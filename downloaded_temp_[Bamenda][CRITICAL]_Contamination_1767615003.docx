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701"/>
        <w:gridCol w:w="3538"/>
      </w:tblGrid>
      <w:tr w:rsidR="009F3D90" w:rsidRPr="00AB7B10" w:rsidTr="00AF5259">
        <w:tc>
          <w:tcPr>
            <w:tcW w:w="3823" w:type="dxa"/>
          </w:tcPr>
          <w:p w:rsidR="009F3D90" w:rsidRPr="00CA1ACD" w:rsidRDefault="009F3D90" w:rsidP="009F3D90">
            <w:pPr>
              <w:jc w:val="center"/>
              <w:rPr>
                <w:rFonts w:ascii="Times New Roman" w:eastAsiaTheme="minorEastAsia" w:hAnsi="Times New Roman"/>
                <w:b/>
                <w:sz w:val="18"/>
                <w:lang w:val="fr-FR"/>
              </w:rPr>
            </w:pPr>
            <w:bookmarkStart w:id="0" w:name="_Toc213130657"/>
            <w:bookmarkStart w:id="1" w:name="_Toc213138576"/>
            <w:bookmarkStart w:id="2" w:name="_Toc213138611"/>
            <w:bookmarkStart w:id="3" w:name="_Toc214128457"/>
            <w:bookmarkStart w:id="4" w:name="_Toc214128486"/>
            <w:bookmarkStart w:id="5" w:name="_Toc214129503"/>
            <w:bookmarkStart w:id="6" w:name="_Toc214178437"/>
            <w:r w:rsidRPr="00CA1ACD">
              <w:rPr>
                <w:rFonts w:ascii="Times New Roman" w:eastAsiaTheme="minorEastAsia" w:hAnsi="Times New Roman"/>
                <w:b/>
                <w:sz w:val="18"/>
                <w:lang w:val="fr-FR"/>
              </w:rPr>
              <w:t>REPUBLIQUE DU CAMEROUN</w:t>
            </w:r>
          </w:p>
          <w:p w:rsidR="009F3D90" w:rsidRPr="00CA1ACD" w:rsidRDefault="009F3D90" w:rsidP="009F3D90">
            <w:pPr>
              <w:jc w:val="center"/>
              <w:rPr>
                <w:rFonts w:ascii="Times New Roman" w:eastAsiaTheme="minorEastAsia" w:hAnsi="Times New Roman"/>
                <w:b/>
                <w:i/>
                <w:sz w:val="18"/>
                <w:lang w:val="fr-FR"/>
              </w:rPr>
            </w:pPr>
            <w:r w:rsidRPr="00CA1ACD">
              <w:rPr>
                <w:rFonts w:ascii="Times New Roman" w:eastAsiaTheme="minorEastAsia" w:hAnsi="Times New Roman"/>
                <w:b/>
                <w:i/>
                <w:sz w:val="18"/>
                <w:lang w:val="fr-FR"/>
              </w:rPr>
              <w:t>Paix – Travail - Patrie</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MINISTERE DE L’ENSEIGNEMENT SUPERIEURE</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UNIVERSITE DE YAOUNDE II</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w:t>
            </w:r>
          </w:p>
          <w:p w:rsidR="009F3D90" w:rsidRPr="00CA1ACD" w:rsidRDefault="009F3D90" w:rsidP="009F3D90">
            <w:pPr>
              <w:jc w:val="center"/>
              <w:rPr>
                <w:rFonts w:ascii="Times New Roman" w:eastAsiaTheme="minorEastAsia" w:hAnsi="Times New Roman"/>
                <w:b/>
                <w:sz w:val="18"/>
                <w:lang w:val="fr-FR"/>
              </w:rPr>
            </w:pPr>
            <w:r w:rsidRPr="00CA1ACD">
              <w:rPr>
                <w:rFonts w:ascii="Times New Roman" w:eastAsiaTheme="minorEastAsia" w:hAnsi="Times New Roman"/>
                <w:b/>
                <w:sz w:val="18"/>
                <w:lang w:val="fr-FR"/>
              </w:rPr>
              <w:t>ECOLE SUPERIEURE DES SCIENCES ET TECHNIQUES DE L’INFORMATION ET DE LA COMMUNICATION</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INFORMATION DOCUMENTAIRE</w:t>
            </w:r>
          </w:p>
        </w:tc>
        <w:tc>
          <w:tcPr>
            <w:tcW w:w="1701" w:type="dxa"/>
          </w:tcPr>
          <w:p w:rsidR="009F3D90" w:rsidRPr="00AB7B10" w:rsidRDefault="009F3D90" w:rsidP="009F3D90">
            <w:pPr>
              <w:rPr>
                <w:rFonts w:ascii="Times New Roman" w:eastAsiaTheme="minorEastAsia" w:hAnsi="Times New Roman"/>
                <w:b/>
                <w:sz w:val="18"/>
              </w:rPr>
            </w:pPr>
            <w:r w:rsidRPr="00AB7B10">
              <w:rPr>
                <w:rFonts w:ascii="Times New Roman" w:eastAsiaTheme="minorEastAsia" w:hAnsi="Times New Roman"/>
                <w:b/>
                <w:noProof/>
                <w:sz w:val="18"/>
                <w:lang w:val="fr-FR" w:eastAsia="fr-FR"/>
              </w:rPr>
              <w:drawing>
                <wp:anchor distT="0" distB="0" distL="114300" distR="114300" simplePos="0" relativeHeight="251704320" behindDoc="1" locked="0" layoutInCell="1" allowOverlap="1" wp14:anchorId="344E51DC" wp14:editId="3BA742F5">
                  <wp:simplePos x="0" y="0"/>
                  <wp:positionH relativeFrom="column">
                    <wp:posOffset>-93177</wp:posOffset>
                  </wp:positionH>
                  <wp:positionV relativeFrom="paragraph">
                    <wp:posOffset>74954</wp:posOffset>
                  </wp:positionV>
                  <wp:extent cx="1163805" cy="1285976"/>
                  <wp:effectExtent l="0" t="0" r="0" b="0"/>
                  <wp:wrapNone/>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63805" cy="1285976"/>
                          </a:xfrm>
                          <a:prstGeom prst="rect">
                            <a:avLst/>
                          </a:prstGeom>
                        </pic:spPr>
                      </pic:pic>
                    </a:graphicData>
                  </a:graphic>
                  <wp14:sizeRelH relativeFrom="page">
                    <wp14:pctWidth>0</wp14:pctWidth>
                  </wp14:sizeRelH>
                  <wp14:sizeRelV relativeFrom="page">
                    <wp14:pctHeight>0</wp14:pctHeight>
                  </wp14:sizeRelV>
                </wp:anchor>
              </w:drawing>
            </w:r>
          </w:p>
        </w:tc>
        <w:tc>
          <w:tcPr>
            <w:tcW w:w="3538" w:type="dxa"/>
          </w:tcPr>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REPUBLIC OF CAMEROON</w:t>
            </w:r>
          </w:p>
          <w:p w:rsidR="009F3D90" w:rsidRPr="00AB7B10" w:rsidRDefault="009F3D90" w:rsidP="009F3D90">
            <w:pPr>
              <w:jc w:val="center"/>
              <w:rPr>
                <w:rFonts w:ascii="Times New Roman" w:eastAsiaTheme="minorEastAsia" w:hAnsi="Times New Roman"/>
                <w:b/>
                <w:i/>
                <w:sz w:val="18"/>
              </w:rPr>
            </w:pPr>
            <w:r w:rsidRPr="00AB7B10">
              <w:rPr>
                <w:rFonts w:ascii="Times New Roman" w:eastAsiaTheme="minorEastAsia" w:hAnsi="Times New Roman"/>
                <w:b/>
                <w:i/>
                <w:sz w:val="18"/>
              </w:rPr>
              <w:t>Peace – Work –Fatherland</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MINISTRY OF HIGHER EDUCATION</w:t>
            </w:r>
          </w:p>
          <w:p w:rsidR="009F3D9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w:t>
            </w:r>
          </w:p>
          <w:p w:rsidR="009F3D90" w:rsidRDefault="009F3D90" w:rsidP="009F3D90">
            <w:pPr>
              <w:jc w:val="center"/>
              <w:rPr>
                <w:rFonts w:ascii="Times New Roman" w:eastAsiaTheme="minorEastAsia" w:hAnsi="Times New Roman"/>
                <w:b/>
                <w:sz w:val="18"/>
              </w:rPr>
            </w:pPr>
            <w:r>
              <w:rPr>
                <w:rFonts w:ascii="Times New Roman" w:eastAsiaTheme="minorEastAsia" w:hAnsi="Times New Roman"/>
                <w:b/>
                <w:sz w:val="18"/>
              </w:rPr>
              <w:t>THE UNIVERSITY OF YAOUNDE II</w:t>
            </w:r>
          </w:p>
          <w:p w:rsidR="009F3D90" w:rsidRPr="007F63A3"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ADVANCED SCHOOL OF SCIENCE AND TECHNICS OF INFORMATION AND COMMUNICATION</w:t>
            </w:r>
          </w:p>
          <w:p w:rsidR="009F3D90" w:rsidRPr="00AB7B10" w:rsidRDefault="009F3D90" w:rsidP="009F3D90">
            <w:pPr>
              <w:jc w:val="center"/>
              <w:rPr>
                <w:rFonts w:ascii="Times New Roman" w:eastAsiaTheme="minorEastAsia" w:hAnsi="Times New Roman"/>
                <w:b/>
                <w:sz w:val="18"/>
              </w:rPr>
            </w:pPr>
            <w:r w:rsidRPr="00AB7B10">
              <w:rPr>
                <w:rFonts w:ascii="Times New Roman" w:eastAsiaTheme="minorEastAsia" w:hAnsi="Times New Roman"/>
                <w:b/>
                <w:sz w:val="18"/>
              </w:rPr>
              <w:t>*****</w:t>
            </w:r>
          </w:p>
          <w:p w:rsidR="009F3D90" w:rsidRPr="00AB7B10" w:rsidRDefault="009F3D90" w:rsidP="009F3D90">
            <w:pPr>
              <w:jc w:val="center"/>
              <w:rPr>
                <w:rFonts w:ascii="Times New Roman" w:eastAsiaTheme="minorEastAsia" w:hAnsi="Times New Roman"/>
                <w:b/>
                <w:sz w:val="18"/>
              </w:rPr>
            </w:pPr>
            <w:r>
              <w:rPr>
                <w:rFonts w:ascii="Times New Roman" w:eastAsiaTheme="minorEastAsia" w:hAnsi="Times New Roman"/>
                <w:b/>
                <w:sz w:val="18"/>
              </w:rPr>
              <w:t>DOCUMENTARY INFORMATION</w:t>
            </w:r>
          </w:p>
        </w:tc>
      </w:tr>
    </w:tbl>
    <w:p w:rsidR="009F3D90" w:rsidRDefault="009F3D90" w:rsidP="009F3D90">
      <w:pPr>
        <w:rPr>
          <w:rFonts w:ascii="Tahoma" w:hAnsi="Tahoma" w:cs="Tahoma"/>
          <w:b/>
          <w:bCs/>
          <w:sz w:val="32"/>
          <w:szCs w:val="32"/>
          <w:lang w:val="zh-CN"/>
        </w:rPr>
      </w:pPr>
      <w:r>
        <w:rPr>
          <w:rFonts w:ascii="Tahoma" w:hAnsi="Tahoma" w:cs="Tahoma"/>
          <w:b/>
          <w:bCs/>
          <w:noProof/>
          <w:sz w:val="32"/>
          <w:szCs w:val="32"/>
          <w:lang w:val="fr-FR" w:eastAsia="fr-FR"/>
        </w:rPr>
        <w:drawing>
          <wp:anchor distT="0" distB="0" distL="0" distR="0" simplePos="0" relativeHeight="251703296" behindDoc="0" locked="0" layoutInCell="1" allowOverlap="1" wp14:anchorId="192924DF" wp14:editId="5A783C9A">
            <wp:simplePos x="0" y="0"/>
            <wp:positionH relativeFrom="margin">
              <wp:posOffset>1572108</wp:posOffset>
            </wp:positionH>
            <wp:positionV relativeFrom="paragraph">
              <wp:posOffset>1784248</wp:posOffset>
            </wp:positionV>
            <wp:extent cx="2775901" cy="811988"/>
            <wp:effectExtent l="0" t="0" r="5715" b="7620"/>
            <wp:wrapNone/>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86799" cy="815176"/>
                    </a:xfrm>
                    <a:prstGeom prst="rect">
                      <a:avLst/>
                    </a:prstGeom>
                  </pic:spPr>
                </pic:pic>
              </a:graphicData>
            </a:graphic>
            <wp14:sizeRelV relativeFrom="margin">
              <wp14:pctHeight>0</wp14:pctHeight>
            </wp14:sizeRelV>
          </wp:anchor>
        </w:drawing>
      </w:r>
      <w:r>
        <w:rPr>
          <w:rFonts w:ascii="Tahoma" w:hAnsi="Tahoma" w:cs="Tahoma"/>
          <w:sz w:val="24"/>
          <w:szCs w:val="24"/>
          <w:lang w:val="zh-CN" w:eastAsia="zh-CN"/>
        </w:rPr>
        <w:t xml:space="preserve"> </w:t>
      </w:r>
    </w:p>
    <w:p w:rsidR="009F3D90" w:rsidRDefault="009F3D90" w:rsidP="009F3D90">
      <w:pPr>
        <w:spacing w:line="360" w:lineRule="auto"/>
        <w:jc w:val="center"/>
        <w:rPr>
          <w:rFonts w:ascii="Times New Roman" w:hAnsi="Times New Roman" w:cs="Times New Roman"/>
          <w:b/>
          <w:sz w:val="24"/>
          <w:szCs w:val="24"/>
          <w:lang w:val="fr-CM"/>
        </w:rPr>
      </w:pPr>
    </w:p>
    <w:p w:rsidR="009F3D90" w:rsidRDefault="00AB5ED1" w:rsidP="009F3D90">
      <w:pPr>
        <w:spacing w:line="360" w:lineRule="auto"/>
        <w:jc w:val="center"/>
        <w:rPr>
          <w:rFonts w:ascii="Times New Roman" w:hAnsi="Times New Roman" w:cs="Times New Roman"/>
          <w:b/>
          <w:noProof/>
          <w:sz w:val="18"/>
          <w:szCs w:val="32"/>
          <w:lang w:val="fr-FR" w:eastAsia="fr-FR"/>
        </w:rPr>
      </w:pPr>
      <w:r>
        <w:rPr>
          <w:rFonts w:ascii="Times New Roman" w:hAnsi="Times New Roman" w:cs="Times New Roman"/>
          <w:b/>
          <w:noProof/>
          <w:sz w:val="24"/>
          <w:szCs w:val="24"/>
          <w:lang w:val="fr-FR" w:eastAsia="fr-FR"/>
        </w:rPr>
        <mc:AlternateContent>
          <mc:Choice Requires="wps">
            <w:drawing>
              <wp:anchor distT="0" distB="0" distL="114300" distR="114300" simplePos="0" relativeHeight="251707392" behindDoc="0" locked="0" layoutInCell="1" allowOverlap="1" wp14:anchorId="5AD09C51" wp14:editId="1009BEC6">
                <wp:simplePos x="0" y="0"/>
                <wp:positionH relativeFrom="margin">
                  <wp:align>center</wp:align>
                </wp:positionH>
                <wp:positionV relativeFrom="paragraph">
                  <wp:posOffset>234391</wp:posOffset>
                </wp:positionV>
                <wp:extent cx="2837891" cy="548640"/>
                <wp:effectExtent l="0" t="0" r="0" b="3810"/>
                <wp:wrapNone/>
                <wp:docPr id="46" name="Zone de texte 46"/>
                <wp:cNvGraphicFramePr/>
                <a:graphic xmlns:a="http://schemas.openxmlformats.org/drawingml/2006/main">
                  <a:graphicData uri="http://schemas.microsoft.com/office/word/2010/wordprocessingShape">
                    <wps:wsp>
                      <wps:cNvSpPr txBox="1"/>
                      <wps:spPr>
                        <a:xfrm>
                          <a:off x="0" y="0"/>
                          <a:ext cx="2837891" cy="548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5259" w:rsidRPr="00302495" w:rsidRDefault="00AF5259" w:rsidP="00AB5ED1">
                            <w:pPr>
                              <w:spacing w:after="0" w:line="240" w:lineRule="auto"/>
                              <w:jc w:val="center"/>
                              <w:rPr>
                                <w:rFonts w:ascii="Arial" w:hAnsi="Arial" w:cs="Arial"/>
                                <w:b/>
                                <w:sz w:val="18"/>
                              </w:rPr>
                            </w:pPr>
                            <w:r w:rsidRPr="00302495">
                              <w:rPr>
                                <w:rFonts w:ascii="Arial" w:hAnsi="Arial" w:cs="Arial"/>
                                <w:b/>
                                <w:sz w:val="18"/>
                              </w:rPr>
                              <w:t>BP: 1328 Yaoundé-Cameroun</w:t>
                            </w:r>
                          </w:p>
                          <w:p w:rsidR="00AF5259" w:rsidRPr="00302495" w:rsidRDefault="00AF5259" w:rsidP="00AB5ED1">
                            <w:pPr>
                              <w:spacing w:after="0" w:line="240" w:lineRule="auto"/>
                              <w:jc w:val="center"/>
                              <w:rPr>
                                <w:rFonts w:ascii="Arial" w:hAnsi="Arial" w:cs="Arial"/>
                                <w:b/>
                                <w:sz w:val="18"/>
                              </w:rPr>
                            </w:pPr>
                            <w:proofErr w:type="spellStart"/>
                            <w:r w:rsidRPr="00302495">
                              <w:rPr>
                                <w:rFonts w:ascii="Arial" w:hAnsi="Arial" w:cs="Arial"/>
                                <w:b/>
                                <w:sz w:val="18"/>
                              </w:rPr>
                              <w:t>Tél</w:t>
                            </w:r>
                            <w:proofErr w:type="spellEnd"/>
                            <w:proofErr w:type="gramStart"/>
                            <w:r w:rsidRPr="00302495">
                              <w:rPr>
                                <w:rFonts w:ascii="Arial" w:hAnsi="Arial" w:cs="Arial"/>
                                <w:b/>
                                <w:sz w:val="18"/>
                              </w:rPr>
                              <w:t>./</w:t>
                            </w:r>
                            <w:proofErr w:type="gramEnd"/>
                            <w:r w:rsidRPr="00302495">
                              <w:rPr>
                                <w:rFonts w:ascii="Arial" w:hAnsi="Arial" w:cs="Arial"/>
                                <w:b/>
                                <w:sz w:val="18"/>
                              </w:rPr>
                              <w:t>Fax: 22 02 45 27</w:t>
                            </w:r>
                          </w:p>
                          <w:p w:rsidR="00AF5259" w:rsidRPr="00302495" w:rsidRDefault="00AF5259" w:rsidP="00AB5ED1">
                            <w:pPr>
                              <w:spacing w:after="0" w:line="240" w:lineRule="auto"/>
                              <w:jc w:val="center"/>
                              <w:rPr>
                                <w:rFonts w:ascii="Arial" w:hAnsi="Arial" w:cs="Arial"/>
                                <w:b/>
                                <w:sz w:val="18"/>
                              </w:rPr>
                            </w:pPr>
                            <w:r w:rsidRPr="00302495">
                              <w:rPr>
                                <w:rFonts w:ascii="Arial" w:hAnsi="Arial" w:cs="Arial"/>
                                <w:b/>
                                <w:sz w:val="18"/>
                              </w:rPr>
                              <w:t xml:space="preserve">Email: </w:t>
                            </w:r>
                            <w:hyperlink r:id="rId10" w:history="1">
                              <w:r w:rsidRPr="00302495">
                                <w:rPr>
                                  <w:rStyle w:val="Lienhypertexte"/>
                                  <w:rFonts w:ascii="Arial" w:hAnsi="Arial" w:cs="Arial"/>
                                  <w:sz w:val="18"/>
                                </w:rPr>
                                <w:t>essticuy2@yahoo.fr</w:t>
                              </w:r>
                            </w:hyperlink>
                            <w:r w:rsidRPr="00302495">
                              <w:rPr>
                                <w:rFonts w:ascii="Arial" w:hAnsi="Arial" w:cs="Arial"/>
                                <w:b/>
                                <w:sz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D09C51" id="_x0000_t202" coordsize="21600,21600" o:spt="202" path="m,l,21600r21600,l21600,xe">
                <v:stroke joinstyle="miter"/>
                <v:path gradientshapeok="t" o:connecttype="rect"/>
              </v:shapetype>
              <v:shape id="Zone de texte 46" o:spid="_x0000_s1026" type="#_x0000_t202" style="position:absolute;left:0;text-align:left;margin-left:0;margin-top:18.45pt;width:223.45pt;height:43.2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" filled="f" stroked="f" strokeweight=".5pt">
                <v:textbox>
                  <w:txbxContent>
                    <w:p w:rsidR="00AF5259" w:rsidRPr="00302495" w:rsidRDefault="00AF5259" w:rsidP="00AB5ED1">
                      <w:pPr>
                        <w:spacing w:after="0" w:line="240" w:lineRule="auto"/>
                        <w:jc w:val="center"/>
                        <w:rPr>
                          <w:rFonts w:ascii="Arial" w:hAnsi="Arial" w:cs="Arial"/>
                          <w:b/>
                          <w:sz w:val="18"/>
                        </w:rPr>
                      </w:pPr>
                      <w:r w:rsidRPr="00302495">
                        <w:rPr>
                          <w:rFonts w:ascii="Arial" w:hAnsi="Arial" w:cs="Arial"/>
                          <w:b/>
                          <w:sz w:val="18"/>
                        </w:rPr>
                        <w:t>BP: 1328 Yaoundé-Cameroun</w:t>
                      </w:r>
                    </w:p>
                    <w:p w:rsidR="00AF5259" w:rsidRPr="00302495" w:rsidRDefault="00AF5259" w:rsidP="00AB5ED1">
                      <w:pPr>
                        <w:spacing w:after="0" w:line="240" w:lineRule="auto"/>
                        <w:jc w:val="center"/>
                        <w:rPr>
                          <w:rFonts w:ascii="Arial" w:hAnsi="Arial" w:cs="Arial"/>
                          <w:b/>
                          <w:sz w:val="18"/>
                        </w:rPr>
                      </w:pPr>
                      <w:r w:rsidRPr="00302495">
                        <w:rPr>
                          <w:rFonts w:ascii="Arial" w:hAnsi="Arial" w:cs="Arial"/>
                          <w:b/>
                          <w:sz w:val="18"/>
                        </w:rPr>
                        <w:t>Tél./Fax: 22 02 45 27</w:t>
                      </w:r>
                    </w:p>
                    <w:p w:rsidR="00AF5259" w:rsidRPr="00302495" w:rsidRDefault="00AF5259" w:rsidP="00AB5ED1">
                      <w:pPr>
                        <w:spacing w:after="0" w:line="240" w:lineRule="auto"/>
                        <w:jc w:val="center"/>
                        <w:rPr>
                          <w:rFonts w:ascii="Arial" w:hAnsi="Arial" w:cs="Arial"/>
                          <w:b/>
                          <w:sz w:val="18"/>
                        </w:rPr>
                      </w:pPr>
                      <w:r w:rsidRPr="00302495">
                        <w:rPr>
                          <w:rFonts w:ascii="Arial" w:hAnsi="Arial" w:cs="Arial"/>
                          <w:b/>
                          <w:sz w:val="18"/>
                        </w:rPr>
                        <w:t xml:space="preserve">Email: </w:t>
                      </w:r>
                      <w:hyperlink r:id="rId11" w:history="1">
                        <w:r w:rsidRPr="00302495">
                          <w:rPr>
                            <w:rStyle w:val="Lienhypertexte"/>
                            <w:rFonts w:ascii="Arial" w:hAnsi="Arial" w:cs="Arial"/>
                            <w:sz w:val="18"/>
                          </w:rPr>
                          <w:t>essticuy2@yahoo.fr</w:t>
                        </w:r>
                      </w:hyperlink>
                      <w:r w:rsidRPr="00302495">
                        <w:rPr>
                          <w:rFonts w:ascii="Arial" w:hAnsi="Arial" w:cs="Arial"/>
                          <w:b/>
                          <w:sz w:val="18"/>
                        </w:rPr>
                        <w:t xml:space="preserve"> </w:t>
                      </w:r>
                    </w:p>
                  </w:txbxContent>
                </v:textbox>
                <w10:wrap anchorx="margin"/>
              </v:shape>
            </w:pict>
          </mc:Fallback>
        </mc:AlternateContent>
      </w:r>
    </w:p>
    <w:p w:rsidR="009F3D90" w:rsidRPr="001D028E" w:rsidRDefault="009F3D90" w:rsidP="009F3D90">
      <w:pPr>
        <w:spacing w:line="360" w:lineRule="auto"/>
        <w:jc w:val="center"/>
        <w:rPr>
          <w:rFonts w:ascii="Times New Roman" w:hAnsi="Times New Roman" w:cs="Times New Roman"/>
          <w:b/>
          <w:noProof/>
          <w:sz w:val="18"/>
          <w:szCs w:val="32"/>
          <w:lang w:val="fr-FR" w:eastAsia="fr-FR"/>
        </w:rPr>
      </w:pPr>
    </w:p>
    <w:p w:rsidR="00BC1060" w:rsidRDefault="00BC1060" w:rsidP="009F3D90">
      <w:pPr>
        <w:spacing w:line="360" w:lineRule="auto"/>
        <w:jc w:val="center"/>
        <w:rPr>
          <w:rFonts w:ascii="Times New Roman" w:hAnsi="Times New Roman" w:cs="Times New Roman"/>
          <w:b/>
          <w:sz w:val="30"/>
          <w:szCs w:val="30"/>
          <w:lang w:val="fr-CM"/>
        </w:rPr>
      </w:pPr>
      <w:r w:rsidRPr="006402B4">
        <w:rPr>
          <w:rFonts w:ascii="Times New Roman" w:hAnsi="Times New Roman" w:cs="Times New Roman"/>
          <w:b/>
          <w:noProof/>
          <w:sz w:val="12"/>
          <w:szCs w:val="32"/>
          <w:lang w:val="fr-FR" w:eastAsia="fr-FR"/>
        </w:rPr>
        <mc:AlternateContent>
          <mc:Choice Requires="wps">
            <w:drawing>
              <wp:anchor distT="0" distB="0" distL="114300" distR="114300" simplePos="0" relativeHeight="251702272" behindDoc="1" locked="0" layoutInCell="1" allowOverlap="1" wp14:anchorId="7964343C" wp14:editId="1434DF01">
                <wp:simplePos x="0" y="0"/>
                <wp:positionH relativeFrom="margin">
                  <wp:align>center</wp:align>
                </wp:positionH>
                <wp:positionV relativeFrom="paragraph">
                  <wp:posOffset>191186</wp:posOffset>
                </wp:positionV>
                <wp:extent cx="6056986" cy="1784350"/>
                <wp:effectExtent l="0" t="0" r="20320" b="25400"/>
                <wp:wrapNone/>
                <wp:docPr id="35" name="Parchemin horizontal 35"/>
                <wp:cNvGraphicFramePr/>
                <a:graphic xmlns:a="http://schemas.openxmlformats.org/drawingml/2006/main">
                  <a:graphicData uri="http://schemas.microsoft.com/office/word/2010/wordprocessingShape">
                    <wps:wsp>
                      <wps:cNvSpPr/>
                      <wps:spPr>
                        <a:xfrm>
                          <a:off x="0" y="0"/>
                          <a:ext cx="6056986" cy="1784350"/>
                        </a:xfrm>
                        <a:prstGeom prst="horizontalScroll">
                          <a:avLst>
                            <a:gd name="adj" fmla="val 10040"/>
                          </a:avLst>
                        </a:prstGeom>
                        <a:gradFill>
                          <a:gsLst>
                            <a:gs pos="0">
                              <a:srgbClr val="0070C0"/>
                            </a:gs>
                            <a:gs pos="47000">
                              <a:schemeClr val="bg1"/>
                            </a:gs>
                            <a:gs pos="47000">
                              <a:schemeClr val="bg1"/>
                            </a:gs>
                            <a:gs pos="100000">
                              <a:srgbClr val="0070C0"/>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txbx>
                        <w:txbxContent>
                          <w:p w:rsidR="00AF5259" w:rsidRDefault="00AF5259" w:rsidP="009F3D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4343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5" o:spid="_x0000_s1027" type="#_x0000_t98" style="position:absolute;left:0;text-align:left;margin-left:0;margin-top:15.05pt;width:476.95pt;height:140.5pt;z-index:-251614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" adj="2169" fillcolor="#0070c0" strokecolor="#1f4d78 [1604]" strokeweight="1pt">
                <v:fill color2="#0070c0" colors="0 #0070c0;30802f white;30802f white;1 #0070c0" focus="100%" type="gradient"/>
                <v:stroke joinstyle="miter"/>
                <v:textbox>
                  <w:txbxContent>
                    <w:p w:rsidR="00AF5259" w:rsidRDefault="00AF5259" w:rsidP="009F3D90"/>
                  </w:txbxContent>
                </v:textbox>
                <w10:wrap anchorx="margin"/>
              </v:shape>
            </w:pict>
          </mc:Fallback>
        </mc:AlternateContent>
      </w:r>
    </w:p>
    <w:p w:rsidR="009F3D90" w:rsidRPr="00F218D2" w:rsidRDefault="009F3D90" w:rsidP="009F3D90">
      <w:pPr>
        <w:spacing w:line="360" w:lineRule="auto"/>
        <w:jc w:val="center"/>
        <w:rPr>
          <w:rFonts w:ascii="Times New Roman" w:hAnsi="Times New Roman" w:cs="Times New Roman"/>
          <w:b/>
          <w:noProof/>
          <w:sz w:val="30"/>
          <w:szCs w:val="30"/>
          <w:lang w:val="fr-FR" w:eastAsia="fr-FR"/>
        </w:rPr>
      </w:pPr>
      <w:r w:rsidRPr="00F218D2">
        <w:rPr>
          <w:rFonts w:ascii="Times New Roman" w:hAnsi="Times New Roman" w:cs="Times New Roman"/>
          <w:b/>
          <w:sz w:val="30"/>
          <w:szCs w:val="30"/>
          <w:lang w:val="fr-CM"/>
        </w:rPr>
        <w:t xml:space="preserve"> </w:t>
      </w:r>
      <w:r w:rsidRPr="00F218D2">
        <w:rPr>
          <w:rFonts w:ascii="Times New Roman" w:hAnsi="Times New Roman" w:cs="Times New Roman"/>
          <w:b/>
          <w:noProof/>
          <w:sz w:val="30"/>
          <w:szCs w:val="30"/>
          <w:lang w:val="fr-FR" w:eastAsia="fr-FR"/>
        </w:rPr>
        <w:t xml:space="preserve">REALISATION PROFESSIONNELLE : DOSSIER DOCUMENTAIRE DES GENRES MUSICAUX CAMEROUNAIS (MAKOSSA, BIKUTSI, ASSIKO, MANGAMBEU, </w:t>
      </w:r>
      <w:r>
        <w:rPr>
          <w:rFonts w:ascii="Times New Roman" w:hAnsi="Times New Roman" w:cs="Times New Roman"/>
          <w:b/>
          <w:noProof/>
          <w:sz w:val="30"/>
          <w:szCs w:val="30"/>
          <w:lang w:val="fr-FR" w:eastAsia="fr-FR"/>
        </w:rPr>
        <w:t xml:space="preserve">BEND-SKIN, AMBASSE-BEY, MBOLE)  </w:t>
      </w:r>
      <w:r w:rsidRPr="00F218D2">
        <w:rPr>
          <w:rFonts w:ascii="Times New Roman" w:hAnsi="Times New Roman" w:cs="Times New Roman"/>
          <w:b/>
          <w:noProof/>
          <w:sz w:val="30"/>
          <w:szCs w:val="30"/>
          <w:lang w:val="fr-FR" w:eastAsia="fr-FR"/>
        </w:rPr>
        <w:t>DE 1950 A NOS JOURS</w:t>
      </w:r>
    </w:p>
    <w:p w:rsidR="009F3D90" w:rsidRPr="006402B4" w:rsidRDefault="009F3D90" w:rsidP="009F3D90">
      <w:pPr>
        <w:pStyle w:val="Paragraphedeliste"/>
        <w:tabs>
          <w:tab w:val="left" w:pos="2130"/>
        </w:tabs>
        <w:spacing w:before="240" w:after="240" w:line="360" w:lineRule="auto"/>
        <w:ind w:left="0"/>
        <w:jc w:val="center"/>
        <w:rPr>
          <w:rFonts w:ascii="Times New Roman" w:hAnsi="Times New Roman" w:cs="Times New Roman"/>
          <w:bCs/>
          <w:i/>
          <w:sz w:val="2"/>
          <w:szCs w:val="32"/>
          <w:lang w:val="fr-CM" w:eastAsia="zh-CN"/>
        </w:rPr>
      </w:pP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Cs/>
          <w:i/>
          <w:sz w:val="24"/>
          <w:szCs w:val="32"/>
          <w:lang w:val="fr-CM" w:eastAsia="zh-CN"/>
        </w:rPr>
      </w:pPr>
      <w:r w:rsidRPr="001D028E">
        <w:rPr>
          <w:rFonts w:ascii="Times New Roman" w:hAnsi="Times New Roman" w:cs="Times New Roman"/>
          <w:bCs/>
          <w:i/>
          <w:sz w:val="24"/>
          <w:szCs w:val="32"/>
          <w:lang w:val="fr-CM" w:eastAsia="zh-CN"/>
        </w:rPr>
        <w:t>Présenté et soutenu publiquement en vue de l</w:t>
      </w:r>
      <w:bookmarkStart w:id="7" w:name="_GoBack"/>
      <w:bookmarkEnd w:id="7"/>
      <w:r w:rsidRPr="001D028E">
        <w:rPr>
          <w:rFonts w:ascii="Times New Roman" w:hAnsi="Times New Roman" w:cs="Times New Roman"/>
          <w:bCs/>
          <w:i/>
          <w:sz w:val="24"/>
          <w:szCs w:val="32"/>
          <w:lang w:val="fr-CM" w:eastAsia="zh-CN"/>
        </w:rPr>
        <w:t xml:space="preserve">’obtention d’une Licence en </w:t>
      </w:r>
      <w:r w:rsidRPr="001D028E">
        <w:rPr>
          <w:rFonts w:ascii="Times New Roman" w:hAnsi="Times New Roman" w:cs="Times New Roman"/>
          <w:bCs/>
          <w:i/>
          <w:sz w:val="24"/>
          <w:szCs w:val="32"/>
          <w:lang w:val="fr-CM" w:eastAsia="zh-CN"/>
        </w:rPr>
        <w:br/>
        <w:t>Sciences et Techniques de l’Information et de la Communication</w:t>
      </w: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16"/>
          <w:szCs w:val="28"/>
          <w:u w:val="single"/>
          <w:lang w:val="fr-CM" w:eastAsia="zh-CN"/>
        </w:rPr>
      </w:pP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r w:rsidRPr="001D028E">
        <w:rPr>
          <w:rFonts w:ascii="Times New Roman" w:hAnsi="Times New Roman" w:cs="Times New Roman"/>
          <w:b/>
          <w:bCs/>
          <w:sz w:val="28"/>
          <w:szCs w:val="28"/>
          <w:u w:val="single"/>
          <w:lang w:val="fr-CM" w:eastAsia="zh-CN"/>
        </w:rPr>
        <w:t>Rédigé par</w:t>
      </w:r>
      <w:r w:rsidRPr="001D028E">
        <w:rPr>
          <w:rFonts w:ascii="Times New Roman" w:hAnsi="Times New Roman" w:cs="Times New Roman"/>
          <w:b/>
          <w:bCs/>
          <w:sz w:val="28"/>
          <w:szCs w:val="28"/>
          <w:lang w:val="fr-CM" w:eastAsia="zh-CN"/>
        </w:rPr>
        <w:t> :</w:t>
      </w: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r w:rsidRPr="001D028E">
        <w:rPr>
          <w:rFonts w:ascii="Times New Roman" w:hAnsi="Times New Roman" w:cs="Times New Roman"/>
          <w:b/>
          <w:bCs/>
          <w:sz w:val="28"/>
          <w:szCs w:val="28"/>
          <w:lang w:val="fr-CM" w:eastAsia="zh-CN"/>
        </w:rPr>
        <w:t>ONGONO ASSOMO Berthe Ornella</w:t>
      </w:r>
    </w:p>
    <w:p w:rsidR="009F3D90"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r>
        <w:rPr>
          <w:rFonts w:ascii="Times New Roman" w:hAnsi="Times New Roman" w:cs="Times New Roman"/>
          <w:b/>
          <w:bCs/>
          <w:sz w:val="28"/>
          <w:szCs w:val="28"/>
          <w:lang w:val="fr-CM" w:eastAsia="zh-CN"/>
        </w:rPr>
        <w:t>Matricule : 22CO59D</w:t>
      </w: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6"/>
          <w:szCs w:val="28"/>
          <w:lang w:val="fr-CM" w:eastAsia="zh-CN"/>
        </w:rPr>
      </w:pP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4"/>
          <w:szCs w:val="28"/>
          <w:lang w:val="fr-CM" w:eastAsia="zh-CN"/>
        </w:rPr>
      </w:pPr>
      <w:r w:rsidRPr="001D028E">
        <w:rPr>
          <w:rFonts w:ascii="Times New Roman" w:hAnsi="Times New Roman" w:cs="Times New Roman"/>
          <w:b/>
          <w:bCs/>
          <w:sz w:val="24"/>
          <w:szCs w:val="28"/>
          <w:lang w:val="fr-CM" w:eastAsia="zh-CN"/>
        </w:rPr>
        <w:t xml:space="preserve">FILIERE : </w:t>
      </w:r>
      <w:r w:rsidRPr="001D028E">
        <w:rPr>
          <w:rFonts w:ascii="Times New Roman" w:hAnsi="Times New Roman" w:cs="Times New Roman"/>
          <w:bCs/>
          <w:sz w:val="24"/>
          <w:szCs w:val="28"/>
          <w:lang w:val="fr-CM" w:eastAsia="zh-CN"/>
        </w:rPr>
        <w:t>INFORMATION DOCUMENTAIRE</w:t>
      </w: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4"/>
          <w:szCs w:val="28"/>
          <w:lang w:val="fr-CM" w:eastAsia="zh-CN"/>
        </w:rPr>
      </w:pPr>
      <w:r w:rsidRPr="001D028E">
        <w:rPr>
          <w:rFonts w:ascii="Times New Roman" w:hAnsi="Times New Roman" w:cs="Times New Roman"/>
          <w:b/>
          <w:bCs/>
          <w:sz w:val="24"/>
          <w:szCs w:val="28"/>
          <w:lang w:val="fr-CM" w:eastAsia="zh-CN"/>
        </w:rPr>
        <w:t xml:space="preserve">OPTION : </w:t>
      </w:r>
      <w:r w:rsidRPr="001D028E">
        <w:rPr>
          <w:rFonts w:ascii="Times New Roman" w:hAnsi="Times New Roman" w:cs="Times New Roman"/>
          <w:bCs/>
          <w:sz w:val="24"/>
          <w:szCs w:val="28"/>
          <w:lang w:val="fr-CM" w:eastAsia="zh-CN"/>
        </w:rPr>
        <w:t>BIBLIOTHECONOMIE ET DOCUMENTATION</w:t>
      </w:r>
    </w:p>
    <w:p w:rsidR="009F3D90" w:rsidRPr="00484748"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
          <w:szCs w:val="28"/>
          <w:lang w:val="fr-CM" w:eastAsia="zh-CN"/>
        </w:rPr>
      </w:pPr>
    </w:p>
    <w:p w:rsidR="009F3D90" w:rsidRPr="006402B4"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16"/>
          <w:szCs w:val="28"/>
          <w:u w:val="single"/>
          <w:lang w:val="fr-CM" w:eastAsia="zh-CN"/>
        </w:rPr>
      </w:pP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r w:rsidRPr="001D028E">
        <w:rPr>
          <w:rFonts w:ascii="Times New Roman" w:hAnsi="Times New Roman" w:cs="Times New Roman"/>
          <w:b/>
          <w:bCs/>
          <w:sz w:val="28"/>
          <w:szCs w:val="28"/>
          <w:u w:val="single"/>
          <w:lang w:val="fr-CM" w:eastAsia="zh-CN"/>
        </w:rPr>
        <w:t>SOUS L’ENCADREMENT PROFESSIONNEL</w:t>
      </w:r>
      <w:r w:rsidRPr="001D028E">
        <w:rPr>
          <w:rFonts w:ascii="Times New Roman" w:hAnsi="Times New Roman" w:cs="Times New Roman"/>
          <w:b/>
          <w:bCs/>
          <w:sz w:val="28"/>
          <w:szCs w:val="28"/>
          <w:lang w:val="fr-CM" w:eastAsia="zh-CN"/>
        </w:rPr>
        <w:t>:</w:t>
      </w:r>
    </w:p>
    <w:p w:rsidR="009F3D90"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r w:rsidRPr="001D028E">
        <w:rPr>
          <w:rFonts w:ascii="Times New Roman" w:hAnsi="Times New Roman" w:cs="Times New Roman"/>
          <w:b/>
          <w:bCs/>
          <w:sz w:val="28"/>
          <w:szCs w:val="28"/>
          <w:lang w:val="fr-CM" w:eastAsia="zh-CN"/>
        </w:rPr>
        <w:t>M. EBOULA</w:t>
      </w:r>
      <w:r>
        <w:rPr>
          <w:rFonts w:ascii="Times New Roman" w:hAnsi="Times New Roman" w:cs="Times New Roman"/>
          <w:b/>
          <w:bCs/>
          <w:sz w:val="28"/>
          <w:szCs w:val="28"/>
          <w:lang w:val="fr-CM" w:eastAsia="zh-CN"/>
        </w:rPr>
        <w:t xml:space="preserve"> NYONGO Auguste </w:t>
      </w:r>
      <w:r w:rsidRPr="001D028E">
        <w:rPr>
          <w:rFonts w:ascii="Times New Roman" w:hAnsi="Times New Roman" w:cs="Times New Roman"/>
          <w:b/>
          <w:bCs/>
          <w:sz w:val="28"/>
          <w:szCs w:val="28"/>
          <w:lang w:val="fr-CM" w:eastAsia="zh-CN"/>
        </w:rPr>
        <w:t>Cyr</w:t>
      </w:r>
    </w:p>
    <w:p w:rsidR="00BC1060" w:rsidRDefault="00BC106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p>
    <w:p w:rsidR="009F3D90"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zh-CN" w:eastAsia="zh-CN"/>
        </w:rPr>
      </w:pPr>
      <w:r>
        <w:rPr>
          <w:rFonts w:ascii="Times New Roman" w:hAnsi="Times New Roman" w:cs="Times New Roman"/>
          <w:b/>
          <w:noProof/>
          <w:sz w:val="32"/>
          <w:szCs w:val="32"/>
          <w:lang w:val="fr-FR" w:eastAsia="fr-FR"/>
        </w:rPr>
        <mc:AlternateContent>
          <mc:Choice Requires="wps">
            <w:drawing>
              <wp:anchor distT="0" distB="0" distL="114300" distR="114300" simplePos="0" relativeHeight="251705344" behindDoc="1" locked="0" layoutInCell="1" allowOverlap="1" wp14:anchorId="6B30E64A" wp14:editId="4DFFA1F0">
                <wp:simplePos x="0" y="0"/>
                <wp:positionH relativeFrom="margin">
                  <wp:posOffset>1644386</wp:posOffset>
                </wp:positionH>
                <wp:positionV relativeFrom="paragraph">
                  <wp:posOffset>147955</wp:posOffset>
                </wp:positionV>
                <wp:extent cx="2553419" cy="534838"/>
                <wp:effectExtent l="0" t="38100" r="18415" b="17780"/>
                <wp:wrapNone/>
                <wp:docPr id="36" name="Parchemin horizontal 36"/>
                <wp:cNvGraphicFramePr/>
                <a:graphic xmlns:a="http://schemas.openxmlformats.org/drawingml/2006/main">
                  <a:graphicData uri="http://schemas.microsoft.com/office/word/2010/wordprocessingShape">
                    <wps:wsp>
                      <wps:cNvSpPr/>
                      <wps:spPr>
                        <a:xfrm>
                          <a:off x="0" y="0"/>
                          <a:ext cx="2553419" cy="534838"/>
                        </a:xfrm>
                        <a:prstGeom prst="horizontalScroll">
                          <a:avLst/>
                        </a:prstGeom>
                        <a:gradFill>
                          <a:gsLst>
                            <a:gs pos="0">
                              <a:srgbClr val="0070C0"/>
                            </a:gs>
                            <a:gs pos="47000">
                              <a:schemeClr val="bg1"/>
                            </a:gs>
                            <a:gs pos="47000">
                              <a:schemeClr val="bg1"/>
                            </a:gs>
                            <a:gs pos="100000">
                              <a:srgbClr val="0070C0"/>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txbx>
                        <w:txbxContent>
                          <w:p w:rsidR="00AF5259" w:rsidRDefault="00AF5259" w:rsidP="009F3D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0E64A" id="Parchemin horizontal 36" o:spid="_x0000_s1028" type="#_x0000_t98" style="position:absolute;left:0;text-align:left;margin-left:129.5pt;margin-top:11.65pt;width:201.05pt;height:42.1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" fillcolor="#0070c0" strokecolor="#1f4d78 [1604]" strokeweight="1pt">
                <v:fill color2="#0070c0" colors="0 #0070c0;30802f white;30802f white;1 #0070c0" focus="100%" type="gradient"/>
                <v:stroke joinstyle="miter"/>
                <v:textbox>
                  <w:txbxContent>
                    <w:p w:rsidR="00AF5259" w:rsidRDefault="00AF5259" w:rsidP="009F3D90"/>
                  </w:txbxContent>
                </v:textbox>
                <w10:wrap anchorx="margin"/>
              </v:shape>
            </w:pict>
          </mc:Fallback>
        </mc:AlternateContent>
      </w:r>
    </w:p>
    <w:p w:rsidR="00484748"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zh-CN"/>
        </w:rPr>
        <w:sectPr w:rsidR="00484748" w:rsidSect="00BC1060">
          <w:footerReference w:type="default" r:id="rId12"/>
          <w:pgSz w:w="11907" w:h="16840" w:code="9"/>
          <w:pgMar w:top="1418" w:right="1418" w:bottom="1418" w:left="1418" w:header="709" w:footer="709" w:gutter="0"/>
          <w:pgBorders w:display="firstPage" w:offsetFrom="page">
            <w:top w:val="flowersDaisies" w:sz="20" w:space="24" w:color="0070C0"/>
            <w:left w:val="flowersDaisies" w:sz="20" w:space="24" w:color="0070C0"/>
            <w:bottom w:val="flowersDaisies" w:sz="20" w:space="24" w:color="0070C0"/>
            <w:right w:val="flowersDaisies" w:sz="20" w:space="24" w:color="0070C0"/>
          </w:pgBorders>
          <w:pgNumType w:fmt="lowerRoman" w:start="1"/>
          <w:cols w:space="708"/>
          <w:docGrid w:linePitch="360"/>
        </w:sectPr>
      </w:pPr>
      <w:r w:rsidRPr="001D028E">
        <w:rPr>
          <w:rFonts w:ascii="Times New Roman" w:hAnsi="Times New Roman" w:cs="Times New Roman"/>
          <w:b/>
          <w:bCs/>
          <w:sz w:val="28"/>
          <w:szCs w:val="28"/>
          <w:lang w:val="zh-CN"/>
        </w:rPr>
        <w:t>Année Académique 2024</w:t>
      </w:r>
      <w:r>
        <w:rPr>
          <w:rFonts w:ascii="Times New Roman" w:hAnsi="Times New Roman" w:cs="Times New Roman"/>
          <w:b/>
          <w:bCs/>
          <w:sz w:val="28"/>
          <w:szCs w:val="28"/>
          <w:lang w:val="fr-FR"/>
        </w:rPr>
        <w:t>-</w:t>
      </w:r>
      <w:r w:rsidRPr="001D028E">
        <w:rPr>
          <w:rFonts w:ascii="Times New Roman" w:hAnsi="Times New Roman" w:cs="Times New Roman"/>
          <w:b/>
          <w:bCs/>
          <w:sz w:val="28"/>
          <w:szCs w:val="28"/>
          <w:lang w:val="zh-CN"/>
        </w:rPr>
        <w:t xml:space="preserve"> 2025</w:t>
      </w:r>
    </w:p>
    <w:p w:rsidR="009F3D90" w:rsidRPr="001D028E" w:rsidRDefault="009F3D90" w:rsidP="009F3D90">
      <w:pPr>
        <w:pStyle w:val="Paragraphedeliste"/>
        <w:tabs>
          <w:tab w:val="left" w:pos="2130"/>
        </w:tabs>
        <w:spacing w:before="240" w:after="240" w:line="360" w:lineRule="auto"/>
        <w:ind w:left="0"/>
        <w:jc w:val="center"/>
        <w:rPr>
          <w:rFonts w:ascii="Times New Roman" w:hAnsi="Times New Roman" w:cs="Times New Roman"/>
          <w:b/>
          <w:bCs/>
          <w:sz w:val="28"/>
          <w:szCs w:val="28"/>
          <w:lang w:val="fr-CM" w:eastAsia="zh-CN"/>
        </w:rPr>
      </w:pPr>
    </w:p>
    <w:bookmarkStart w:id="8" w:name="_Toc214181597"/>
    <w:bookmarkStart w:id="9" w:name="_Toc214181654"/>
    <w:p w:rsidR="00906FC8" w:rsidRPr="00DD17C3" w:rsidRDefault="00906FC8" w:rsidP="00906FC8">
      <w:pPr>
        <w:pStyle w:val="Titre1"/>
        <w:rPr>
          <w:lang w:val="fr-CM"/>
        </w:rPr>
      </w:pPr>
      <w:r>
        <w:rPr>
          <w:noProof/>
          <w:lang w:val="fr-FR" w:eastAsia="fr-FR"/>
        </w:rPr>
        <mc:AlternateContent>
          <mc:Choice Requires="wps">
            <w:drawing>
              <wp:anchor distT="0" distB="0" distL="114300" distR="114300" simplePos="0" relativeHeight="251659264" behindDoc="1" locked="0" layoutInCell="1" allowOverlap="1">
                <wp:simplePos x="0" y="0"/>
                <wp:positionH relativeFrom="margin">
                  <wp:align>center</wp:align>
                </wp:positionH>
                <wp:positionV relativeFrom="paragraph">
                  <wp:posOffset>-47402</wp:posOffset>
                </wp:positionV>
                <wp:extent cx="1591294" cy="468466"/>
                <wp:effectExtent l="0" t="0" r="28575" b="27305"/>
                <wp:wrapNone/>
                <wp:docPr id="2" name="Rectangle à coins arrondis 2"/>
                <wp:cNvGraphicFramePr/>
                <a:graphic xmlns:a="http://schemas.openxmlformats.org/drawingml/2006/main">
                  <a:graphicData uri="http://schemas.microsoft.com/office/word/2010/wordprocessingShape">
                    <wps:wsp>
                      <wps:cNvSpPr/>
                      <wps:spPr>
                        <a:xfrm>
                          <a:off x="0" y="0"/>
                          <a:ext cx="1591294" cy="468466"/>
                        </a:xfrm>
                        <a:prstGeom prst="roundRect">
                          <a:avLst/>
                        </a:prstGeom>
                        <a:gradFill>
                          <a:gsLst>
                            <a:gs pos="0">
                              <a:srgbClr val="0070C0"/>
                            </a:gs>
                            <a:gs pos="35000">
                              <a:schemeClr val="bg1"/>
                            </a:gs>
                            <a:gs pos="71000">
                              <a:schemeClr val="bg1"/>
                            </a:gs>
                            <a:gs pos="100000">
                              <a:srgbClr val="0070C0"/>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D1DA6F" id="Rectangle à coins arrondis 2" o:spid="_x0000_s1026" style="position:absolute;margin-left:0;margin-top:-3.75pt;width:125.3pt;height:36.9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" fillcolor="#0070c0" strokecolor="#1f4d78 [1604]" strokeweight="1pt">
                <v:fill color2="#0070c0" colors="0 #0070c0;22938f white;46531f white;1 #0070c0" focus="100%" type="gradient"/>
                <v:stroke joinstyle="miter"/>
                <w10:wrap anchorx="margin"/>
              </v:roundrect>
            </w:pict>
          </mc:Fallback>
        </mc:AlternateContent>
      </w:r>
      <w:r w:rsidRPr="00DD17C3">
        <w:rPr>
          <w:lang w:val="fr-CM"/>
        </w:rPr>
        <w:t>SOMMAIRE</w:t>
      </w:r>
      <w:bookmarkEnd w:id="0"/>
      <w:bookmarkEnd w:id="1"/>
      <w:bookmarkEnd w:id="2"/>
      <w:bookmarkEnd w:id="3"/>
      <w:bookmarkEnd w:id="4"/>
      <w:bookmarkEnd w:id="5"/>
      <w:bookmarkEnd w:id="6"/>
      <w:bookmarkEnd w:id="8"/>
      <w:bookmarkEnd w:id="9"/>
    </w:p>
    <w:p w:rsidR="00992EB5" w:rsidRPr="00992EB5" w:rsidRDefault="000F4F56" w:rsidP="00992EB5">
      <w:pPr>
        <w:pStyle w:val="TM1"/>
        <w:rPr>
          <w:rFonts w:asciiTheme="minorHAnsi" w:eastAsiaTheme="minorEastAsia" w:hAnsiTheme="minorHAnsi" w:cstheme="minorBidi"/>
          <w:b w:val="0"/>
          <w:sz w:val="22"/>
          <w:szCs w:val="22"/>
          <w:lang w:eastAsia="fr-FR"/>
        </w:rPr>
      </w:pPr>
      <w:r w:rsidRPr="00992EB5">
        <w:rPr>
          <w:b w:val="0"/>
        </w:rPr>
        <w:fldChar w:fldCharType="begin"/>
      </w:r>
      <w:r w:rsidRPr="00992EB5">
        <w:rPr>
          <w:b w:val="0"/>
        </w:rPr>
        <w:instrText xml:space="preserve"> TOC \o "1-1" \h \z \u </w:instrText>
      </w:r>
      <w:r w:rsidRPr="00992EB5">
        <w:rPr>
          <w:b w:val="0"/>
        </w:rPr>
        <w:fldChar w:fldCharType="separate"/>
      </w:r>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55" w:history="1">
        <w:r w:rsidR="00992EB5" w:rsidRPr="00992EB5">
          <w:rPr>
            <w:rStyle w:val="Lienhypertexte"/>
            <w:b w:val="0"/>
            <w:lang w:val="fr-CM"/>
          </w:rPr>
          <w:t>METHODOLOGIE DU TRAVAIL</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_Toc214181655 \h </w:instrText>
        </w:r>
        <w:r w:rsidR="00992EB5" w:rsidRPr="00992EB5">
          <w:rPr>
            <w:b w:val="0"/>
            <w:webHidden/>
          </w:rPr>
        </w:r>
        <w:r w:rsidR="00992EB5" w:rsidRPr="00992EB5">
          <w:rPr>
            <w:b w:val="0"/>
            <w:webHidden/>
          </w:rPr>
          <w:fldChar w:fldCharType="separate"/>
        </w:r>
        <w:r w:rsidR="00AF5259">
          <w:rPr>
            <w:b w:val="0"/>
            <w:webHidden/>
          </w:rPr>
          <w:t>ii</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56" w:history="1">
        <w:r w:rsidR="00992EB5" w:rsidRPr="00992EB5">
          <w:rPr>
            <w:rStyle w:val="Lienhypertexte"/>
            <w:b w:val="0"/>
          </w:rPr>
          <w:t>AVANT-PROPOS</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_Toc214181656 \h </w:instrText>
        </w:r>
        <w:r w:rsidR="00992EB5" w:rsidRPr="00992EB5">
          <w:rPr>
            <w:b w:val="0"/>
            <w:webHidden/>
          </w:rPr>
        </w:r>
        <w:r w:rsidR="00992EB5" w:rsidRPr="00992EB5">
          <w:rPr>
            <w:b w:val="0"/>
            <w:webHidden/>
          </w:rPr>
          <w:fldChar w:fldCharType="separate"/>
        </w:r>
        <w:r w:rsidR="00AF5259">
          <w:rPr>
            <w:b w:val="0"/>
            <w:webHidden/>
          </w:rPr>
          <w:t>iv</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57" w:history="1">
        <w:r w:rsidR="00992EB5" w:rsidRPr="00992EB5">
          <w:rPr>
            <w:rStyle w:val="Lienhypertexte"/>
            <w:b w:val="0"/>
          </w:rPr>
          <w:t>LISTE DES TABLEAUX</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_Toc214181657 \h </w:instrText>
        </w:r>
        <w:r w:rsidR="00992EB5" w:rsidRPr="00992EB5">
          <w:rPr>
            <w:b w:val="0"/>
            <w:webHidden/>
          </w:rPr>
        </w:r>
        <w:r w:rsidR="00992EB5" w:rsidRPr="00992EB5">
          <w:rPr>
            <w:b w:val="0"/>
            <w:webHidden/>
          </w:rPr>
          <w:fldChar w:fldCharType="separate"/>
        </w:r>
        <w:r w:rsidR="00AF5259">
          <w:rPr>
            <w:b w:val="0"/>
            <w:webHidden/>
          </w:rPr>
          <w:t>v</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58" w:history="1">
        <w:r w:rsidR="00992EB5" w:rsidRPr="00992EB5">
          <w:rPr>
            <w:rStyle w:val="Lienhypertexte"/>
            <w:b w:val="0"/>
          </w:rPr>
          <w:t>LISTE DES FIGURES</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_Toc214181658 \h </w:instrText>
        </w:r>
        <w:r w:rsidR="00992EB5" w:rsidRPr="00992EB5">
          <w:rPr>
            <w:b w:val="0"/>
            <w:webHidden/>
          </w:rPr>
        </w:r>
        <w:r w:rsidR="00992EB5" w:rsidRPr="00992EB5">
          <w:rPr>
            <w:b w:val="0"/>
            <w:webHidden/>
          </w:rPr>
          <w:fldChar w:fldCharType="separate"/>
        </w:r>
        <w:r w:rsidR="00AF5259">
          <w:rPr>
            <w:b w:val="0"/>
            <w:webHidden/>
          </w:rPr>
          <w:t>vi</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59" w:history="1">
        <w:r w:rsidR="00992EB5" w:rsidRPr="00992EB5">
          <w:rPr>
            <w:rStyle w:val="Lienhypertexte"/>
            <w:b w:val="0"/>
          </w:rPr>
          <w:t>INTTRODUCTION</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_Toc214181659 \h </w:instrText>
        </w:r>
        <w:r w:rsidR="00992EB5" w:rsidRPr="00992EB5">
          <w:rPr>
            <w:b w:val="0"/>
            <w:webHidden/>
          </w:rPr>
        </w:r>
        <w:r w:rsidR="00992EB5" w:rsidRPr="00992EB5">
          <w:rPr>
            <w:b w:val="0"/>
            <w:webHidden/>
          </w:rPr>
          <w:fldChar w:fldCharType="separate"/>
        </w:r>
        <w:r w:rsidR="00AF5259">
          <w:rPr>
            <w:b w:val="0"/>
            <w:webHidden/>
          </w:rPr>
          <w:t>1</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0" w:history="1">
        <w:r w:rsidR="00992EB5" w:rsidRPr="00992EB5">
          <w:rPr>
            <w:rStyle w:val="Lienhypertexte"/>
            <w:b w:val="0"/>
          </w:rPr>
          <w:t>GENRES MUSICAUX : ORIGINE ET HISTORIQUE, EVOLUTION, PARTICULARITE, INFLUENCE DES GENRES ETRANGERS, INSTRUMENT DE MUSIQUE ET FIGURES PROUES</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_Toc214181660 \h </w:instrText>
        </w:r>
        <w:r w:rsidR="00992EB5" w:rsidRPr="00992EB5">
          <w:rPr>
            <w:b w:val="0"/>
            <w:webHidden/>
          </w:rPr>
        </w:r>
        <w:r w:rsidR="00992EB5" w:rsidRPr="00992EB5">
          <w:rPr>
            <w:b w:val="0"/>
            <w:webHidden/>
          </w:rPr>
          <w:fldChar w:fldCharType="separate"/>
        </w:r>
        <w:r w:rsidR="00AF5259">
          <w:rPr>
            <w:b w:val="0"/>
            <w:webHidden/>
          </w:rPr>
          <w:t>2</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1" w:history="1">
        <w:r w:rsidR="00992EB5" w:rsidRPr="00992EB5">
          <w:rPr>
            <w:rStyle w:val="Lienhypertexte"/>
            <w:b w:val="0"/>
            <w:lang w:val="fr-CM"/>
          </w:rPr>
          <w:t>CHAPITRE I : LE</w:t>
        </w:r>
        <w:r w:rsidR="00992EB5" w:rsidRPr="00992EB5">
          <w:rPr>
            <w:rStyle w:val="Lienhypertexte"/>
            <w:b w:val="0"/>
          </w:rPr>
          <w:t xml:space="preserve"> MAKOSSA</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_Toc214181661 \h </w:instrText>
        </w:r>
        <w:r w:rsidR="00992EB5" w:rsidRPr="00992EB5">
          <w:rPr>
            <w:b w:val="0"/>
            <w:webHidden/>
          </w:rPr>
        </w:r>
        <w:r w:rsidR="00992EB5" w:rsidRPr="00992EB5">
          <w:rPr>
            <w:b w:val="0"/>
            <w:webHidden/>
          </w:rPr>
          <w:fldChar w:fldCharType="separate"/>
        </w:r>
        <w:r w:rsidR="00AF5259">
          <w:rPr>
            <w:b w:val="0"/>
            <w:webHidden/>
          </w:rPr>
          <w:t>3</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2" w:history="1">
        <w:r w:rsidR="00992EB5" w:rsidRPr="00992EB5">
          <w:rPr>
            <w:rStyle w:val="Lienhypertexte"/>
            <w:b w:val="0"/>
          </w:rPr>
          <w:t>CHAPITRE II : LE BIKUTSI</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_Toc214181662 \h </w:instrText>
        </w:r>
        <w:r w:rsidR="00992EB5" w:rsidRPr="00992EB5">
          <w:rPr>
            <w:b w:val="0"/>
            <w:webHidden/>
          </w:rPr>
        </w:r>
        <w:r w:rsidR="00992EB5" w:rsidRPr="00992EB5">
          <w:rPr>
            <w:b w:val="0"/>
            <w:webHidden/>
          </w:rPr>
          <w:fldChar w:fldCharType="separate"/>
        </w:r>
        <w:r w:rsidR="00AF5259">
          <w:rPr>
            <w:b w:val="0"/>
            <w:webHidden/>
          </w:rPr>
          <w:t>12</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3" w:history="1">
        <w:r w:rsidR="00992EB5" w:rsidRPr="00992EB5">
          <w:rPr>
            <w:rStyle w:val="Lienhypertexte"/>
            <w:b w:val="0"/>
          </w:rPr>
          <w:t>CHAPITRE III : L’ASSIKO</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_Toc214181663 \h </w:instrText>
        </w:r>
        <w:r w:rsidR="00992EB5" w:rsidRPr="00992EB5">
          <w:rPr>
            <w:b w:val="0"/>
            <w:webHidden/>
          </w:rPr>
        </w:r>
        <w:r w:rsidR="00992EB5" w:rsidRPr="00992EB5">
          <w:rPr>
            <w:b w:val="0"/>
            <w:webHidden/>
          </w:rPr>
          <w:fldChar w:fldCharType="separate"/>
        </w:r>
        <w:r w:rsidR="00AF5259">
          <w:rPr>
            <w:b w:val="0"/>
            <w:webHidden/>
          </w:rPr>
          <w:t>21</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4" w:history="1">
        <w:r w:rsidR="00992EB5" w:rsidRPr="00992EB5">
          <w:rPr>
            <w:rStyle w:val="Lienhypertexte"/>
            <w:b w:val="0"/>
          </w:rPr>
          <w:t>CHAPITRE IV : LE BEND-SKIN</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_Toc214181664 \h </w:instrText>
        </w:r>
        <w:r w:rsidR="00992EB5" w:rsidRPr="00992EB5">
          <w:rPr>
            <w:b w:val="0"/>
            <w:webHidden/>
          </w:rPr>
        </w:r>
        <w:r w:rsidR="00992EB5" w:rsidRPr="00992EB5">
          <w:rPr>
            <w:b w:val="0"/>
            <w:webHidden/>
          </w:rPr>
          <w:fldChar w:fldCharType="separate"/>
        </w:r>
        <w:r w:rsidR="00AF5259">
          <w:rPr>
            <w:b w:val="0"/>
            <w:webHidden/>
          </w:rPr>
          <w:t>28</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5" w:history="1">
        <w:r w:rsidR="00992EB5" w:rsidRPr="00992EB5">
          <w:rPr>
            <w:rStyle w:val="Lienhypertexte"/>
            <w:b w:val="0"/>
            <w:lang w:val="fr-CM"/>
          </w:rPr>
          <w:t>CHAPITRE V: MAGAMBEU</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_Toc214181665 \h </w:instrText>
        </w:r>
        <w:r w:rsidR="00992EB5" w:rsidRPr="00992EB5">
          <w:rPr>
            <w:b w:val="0"/>
            <w:webHidden/>
          </w:rPr>
        </w:r>
        <w:r w:rsidR="00992EB5" w:rsidRPr="00992EB5">
          <w:rPr>
            <w:b w:val="0"/>
            <w:webHidden/>
          </w:rPr>
          <w:fldChar w:fldCharType="separate"/>
        </w:r>
        <w:r w:rsidR="00AF5259">
          <w:rPr>
            <w:b w:val="0"/>
            <w:webHidden/>
          </w:rPr>
          <w:t>35</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6" w:history="1">
        <w:r w:rsidR="00992EB5" w:rsidRPr="00992EB5">
          <w:rPr>
            <w:rStyle w:val="Lienhypertexte"/>
            <w:b w:val="0"/>
          </w:rPr>
          <w:t>CHAPITRE VI : AMBASSE-BEY</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_Toc214181666 \h </w:instrText>
        </w:r>
        <w:r w:rsidR="00992EB5" w:rsidRPr="00992EB5">
          <w:rPr>
            <w:b w:val="0"/>
            <w:webHidden/>
          </w:rPr>
        </w:r>
        <w:r w:rsidR="00992EB5" w:rsidRPr="00992EB5">
          <w:rPr>
            <w:b w:val="0"/>
            <w:webHidden/>
          </w:rPr>
          <w:fldChar w:fldCharType="separate"/>
        </w:r>
        <w:r w:rsidR="00AF5259">
          <w:rPr>
            <w:b w:val="0"/>
            <w:webHidden/>
          </w:rPr>
          <w:t>42</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7" w:history="1">
        <w:r w:rsidR="00992EB5" w:rsidRPr="00992EB5">
          <w:rPr>
            <w:rStyle w:val="Lienhypertexte"/>
            <w:b w:val="0"/>
          </w:rPr>
          <w:t>CHAPITRE VII : MBOLE</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_Toc214181667 \h </w:instrText>
        </w:r>
        <w:r w:rsidR="00992EB5" w:rsidRPr="00992EB5">
          <w:rPr>
            <w:b w:val="0"/>
            <w:webHidden/>
          </w:rPr>
        </w:r>
        <w:r w:rsidR="00992EB5" w:rsidRPr="00992EB5">
          <w:rPr>
            <w:b w:val="0"/>
            <w:webHidden/>
          </w:rPr>
          <w:fldChar w:fldCharType="separate"/>
        </w:r>
        <w:r w:rsidR="00AF5259">
          <w:rPr>
            <w:b w:val="0"/>
            <w:webHidden/>
          </w:rPr>
          <w:t>46</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8" w:history="1">
        <w:r w:rsidR="00992EB5" w:rsidRPr="00992EB5">
          <w:rPr>
            <w:rStyle w:val="Lienhypertexte"/>
            <w:b w:val="0"/>
          </w:rPr>
          <w:t>CONCLUSION</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_Toc214181668 \h </w:instrText>
        </w:r>
        <w:r w:rsidR="00992EB5" w:rsidRPr="00992EB5">
          <w:rPr>
            <w:b w:val="0"/>
            <w:webHidden/>
          </w:rPr>
        </w:r>
        <w:r w:rsidR="00992EB5" w:rsidRPr="00992EB5">
          <w:rPr>
            <w:b w:val="0"/>
            <w:webHidden/>
          </w:rPr>
          <w:fldChar w:fldCharType="separate"/>
        </w:r>
        <w:r w:rsidR="00AF5259">
          <w:rPr>
            <w:b w:val="0"/>
            <w:webHidden/>
          </w:rPr>
          <w:t>51</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69" w:history="1">
        <w:r w:rsidR="00992EB5" w:rsidRPr="00992EB5">
          <w:rPr>
            <w:rStyle w:val="Lienhypertexte"/>
            <w:b w:val="0"/>
          </w:rPr>
          <w:t>BIBLIOGRAPHIE</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_Toc214181669 \h </w:instrText>
        </w:r>
        <w:r w:rsidR="00992EB5" w:rsidRPr="00992EB5">
          <w:rPr>
            <w:b w:val="0"/>
            <w:webHidden/>
          </w:rPr>
        </w:r>
        <w:r w:rsidR="00992EB5" w:rsidRPr="00992EB5">
          <w:rPr>
            <w:b w:val="0"/>
            <w:webHidden/>
          </w:rPr>
          <w:fldChar w:fldCharType="separate"/>
        </w:r>
        <w:r w:rsidR="00AF5259">
          <w:rPr>
            <w:b w:val="0"/>
            <w:webHidden/>
          </w:rPr>
          <w:t>52</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70" w:history="1">
        <w:r w:rsidR="00992EB5" w:rsidRPr="00992EB5">
          <w:rPr>
            <w:rStyle w:val="Lienhypertexte"/>
            <w:b w:val="0"/>
          </w:rPr>
          <w:t>INDEX DES AUTEURS</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_Toc214181670 \h </w:instrText>
        </w:r>
        <w:r w:rsidR="00992EB5" w:rsidRPr="00992EB5">
          <w:rPr>
            <w:b w:val="0"/>
            <w:webHidden/>
          </w:rPr>
        </w:r>
        <w:r w:rsidR="00992EB5" w:rsidRPr="00992EB5">
          <w:rPr>
            <w:b w:val="0"/>
            <w:webHidden/>
          </w:rPr>
          <w:fldChar w:fldCharType="separate"/>
        </w:r>
        <w:r w:rsidR="00AF5259">
          <w:rPr>
            <w:b w:val="0"/>
            <w:webHidden/>
          </w:rPr>
          <w:t>53</w:t>
        </w:r>
        <w:r w:rsidR="00992EB5" w:rsidRPr="00992EB5">
          <w:rPr>
            <w:b w:val="0"/>
            <w:webHidden/>
          </w:rPr>
          <w:fldChar w:fldCharType="end"/>
        </w:r>
      </w:hyperlink>
    </w:p>
    <w:p w:rsidR="00992EB5" w:rsidRPr="00992EB5" w:rsidRDefault="00072A48" w:rsidP="00992EB5">
      <w:pPr>
        <w:pStyle w:val="TM1"/>
        <w:rPr>
          <w:rFonts w:asciiTheme="minorHAnsi" w:eastAsiaTheme="minorEastAsia" w:hAnsiTheme="minorHAnsi" w:cstheme="minorBidi"/>
          <w:b w:val="0"/>
          <w:sz w:val="22"/>
          <w:szCs w:val="22"/>
          <w:lang w:eastAsia="fr-FR"/>
        </w:rPr>
      </w:pPr>
      <w:hyperlink w:anchor="_Toc214181671" w:history="1">
        <w:r w:rsidR="00992EB5" w:rsidRPr="00992EB5">
          <w:rPr>
            <w:rStyle w:val="Lienhypertexte"/>
            <w:b w:val="0"/>
          </w:rPr>
          <w:t>TABLE DES MATIERES</w:t>
        </w:r>
        <w:r w:rsidR="00992EB5" w:rsidRPr="00992EB5">
          <w:rPr>
            <w:b w:val="0"/>
            <w:webHidden/>
          </w:rPr>
          <w:tab/>
        </w:r>
        <w:r w:rsidR="00992EB5" w:rsidRPr="00992EB5">
          <w:rPr>
            <w:b w:val="0"/>
            <w:webHidden/>
          </w:rPr>
          <w:fldChar w:fldCharType="begin"/>
        </w:r>
        <w:r w:rsidR="00992EB5" w:rsidRPr="00992EB5">
          <w:rPr>
            <w:b w:val="0"/>
            <w:webHidden/>
          </w:rPr>
          <w:instrText xml:space="preserve"> PAGEREF _Toc214181671 \h </w:instrText>
        </w:r>
        <w:r w:rsidR="00992EB5" w:rsidRPr="00992EB5">
          <w:rPr>
            <w:b w:val="0"/>
            <w:webHidden/>
          </w:rPr>
        </w:r>
        <w:r w:rsidR="00992EB5" w:rsidRPr="00992EB5">
          <w:rPr>
            <w:b w:val="0"/>
            <w:webHidden/>
          </w:rPr>
          <w:fldChar w:fldCharType="separate"/>
        </w:r>
        <w:r w:rsidR="00AF5259">
          <w:rPr>
            <w:b w:val="0"/>
            <w:webHidden/>
          </w:rPr>
          <w:t>54</w:t>
        </w:r>
        <w:r w:rsidR="00992EB5" w:rsidRPr="00992EB5">
          <w:rPr>
            <w:b w:val="0"/>
            <w:webHidden/>
          </w:rPr>
          <w:fldChar w:fldCharType="end"/>
        </w:r>
      </w:hyperlink>
    </w:p>
    <w:p w:rsidR="00906FC8" w:rsidRPr="00567940" w:rsidRDefault="000F4F56" w:rsidP="00992EB5">
      <w:pPr>
        <w:spacing w:before="120" w:after="120" w:line="360" w:lineRule="auto"/>
        <w:rPr>
          <w:rFonts w:ascii="Times New Roman" w:hAnsi="Times New Roman" w:cs="Times New Roman"/>
          <w:b/>
          <w:sz w:val="24"/>
          <w:szCs w:val="24"/>
          <w:lang w:val="fr-FR"/>
        </w:rPr>
      </w:pPr>
      <w:r w:rsidRPr="00992EB5">
        <w:rPr>
          <w:rFonts w:ascii="Times New Roman" w:hAnsi="Times New Roman" w:cs="Times New Roman"/>
          <w:sz w:val="24"/>
          <w:szCs w:val="24"/>
          <w:lang w:val="fr-FR"/>
        </w:rPr>
        <w:fldChar w:fldCharType="end"/>
      </w:r>
    </w:p>
    <w:p w:rsidR="000C4BB4" w:rsidRDefault="000C4BB4" w:rsidP="007F7F70">
      <w:pPr>
        <w:spacing w:before="120" w:after="120" w:line="360" w:lineRule="auto"/>
        <w:jc w:val="both"/>
        <w:rPr>
          <w:rFonts w:ascii="Times New Roman" w:hAnsi="Times New Roman" w:cs="Times New Roman"/>
          <w:b/>
          <w:sz w:val="24"/>
          <w:szCs w:val="24"/>
          <w:lang w:val="fr-FR"/>
        </w:rPr>
      </w:pPr>
    </w:p>
    <w:p w:rsidR="000C4BB4" w:rsidRDefault="000C4BB4" w:rsidP="007F7F70">
      <w:pPr>
        <w:spacing w:before="120" w:after="120" w:line="360" w:lineRule="auto"/>
        <w:jc w:val="both"/>
        <w:rPr>
          <w:rFonts w:ascii="Times New Roman" w:hAnsi="Times New Roman" w:cs="Times New Roman"/>
          <w:b/>
          <w:sz w:val="24"/>
          <w:szCs w:val="24"/>
          <w:lang w:val="fr-FR"/>
        </w:rPr>
      </w:pPr>
    </w:p>
    <w:p w:rsidR="005A75FB" w:rsidRDefault="005A75FB">
      <w:pPr>
        <w:rPr>
          <w:rFonts w:ascii="Times New Roman" w:hAnsi="Times New Roman" w:cs="Times New Roman"/>
          <w:sz w:val="28"/>
          <w:szCs w:val="28"/>
          <w:lang w:val="fr-FR"/>
        </w:rPr>
      </w:pPr>
      <w:r>
        <w:rPr>
          <w:noProof/>
          <w:lang w:val="fr-FR" w:eastAsia="fr-FR"/>
        </w:rPr>
        <mc:AlternateContent>
          <mc:Choice Requires="wps">
            <w:drawing>
              <wp:anchor distT="0" distB="0" distL="114300" distR="114300" simplePos="0" relativeHeight="251679744" behindDoc="1" locked="0" layoutInCell="1" allowOverlap="1" wp14:anchorId="4B935292" wp14:editId="6DD3968F">
                <wp:simplePos x="0" y="0"/>
                <wp:positionH relativeFrom="margin">
                  <wp:posOffset>1358265</wp:posOffset>
                </wp:positionH>
                <wp:positionV relativeFrom="paragraph">
                  <wp:posOffset>143814</wp:posOffset>
                </wp:positionV>
                <wp:extent cx="3260035" cy="572494"/>
                <wp:effectExtent l="0" t="0" r="17145" b="18415"/>
                <wp:wrapNone/>
                <wp:docPr id="19" name="Rectangle à coins arrondis 19"/>
                <wp:cNvGraphicFramePr/>
                <a:graphic xmlns:a="http://schemas.openxmlformats.org/drawingml/2006/main">
                  <a:graphicData uri="http://schemas.microsoft.com/office/word/2010/wordprocessingShape">
                    <wps:wsp>
                      <wps:cNvSpPr/>
                      <wps:spPr>
                        <a:xfrm>
                          <a:off x="0" y="0"/>
                          <a:ext cx="3260035" cy="572494"/>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66784" id="Rectangle à coins arrondis 19" o:spid="_x0000_s1026" style="position:absolute;margin-left:106.95pt;margin-top:11.3pt;width:256.7pt;height:45.1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" fillcolor="#0070c0" strokecolor="#41719c" strokeweight="1pt">
                <v:fill color2="#0070c0" colors="0 #0070c0;22938f window;46531f window;1 #0070c0" focus="100%" type="gradient"/>
                <v:stroke joinstyle="miter"/>
                <w10:wrap anchorx="margin"/>
              </v:roundrect>
            </w:pict>
          </mc:Fallback>
        </mc:AlternateContent>
      </w:r>
    </w:p>
    <w:p w:rsidR="005A75FB" w:rsidRDefault="005A75FB" w:rsidP="005A75FB">
      <w:pPr>
        <w:pStyle w:val="Titre1"/>
        <w:rPr>
          <w:lang w:val="fr-CM"/>
        </w:rPr>
      </w:pPr>
      <w:bookmarkStart w:id="10" w:name="_Toc214181598"/>
      <w:bookmarkStart w:id="11" w:name="_Toc214181655"/>
      <w:r w:rsidRPr="005A75FB">
        <w:rPr>
          <w:lang w:val="fr-CM"/>
        </w:rPr>
        <w:t>METHODOLOGIE DU TRAVAIL</w:t>
      </w:r>
      <w:bookmarkEnd w:id="10"/>
      <w:bookmarkEnd w:id="11"/>
    </w:p>
    <w:p w:rsidR="005A75FB" w:rsidRPr="005A75FB" w:rsidRDefault="005A75FB" w:rsidP="005A75FB">
      <w:pPr>
        <w:rPr>
          <w:lang w:val="fr-CM"/>
        </w:rPr>
      </w:pPr>
    </w:p>
    <w:p w:rsidR="005A75FB" w:rsidRPr="005A75FB" w:rsidRDefault="005A75FB" w:rsidP="005A75FB">
      <w:pPr>
        <w:pStyle w:val="Paragraphedeliste"/>
        <w:numPr>
          <w:ilvl w:val="0"/>
          <w:numId w:val="32"/>
        </w:numPr>
        <w:spacing w:line="360" w:lineRule="auto"/>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CHOIX DU SUJET</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De nos jours, nous assistons à un nouveau phénomène musical appelé </w:t>
      </w:r>
      <w:proofErr w:type="spellStart"/>
      <w:r w:rsidRPr="005A75FB">
        <w:rPr>
          <w:rFonts w:ascii="Times New Roman" w:hAnsi="Times New Roman" w:cs="Times New Roman"/>
          <w:sz w:val="24"/>
          <w:szCs w:val="24"/>
          <w:lang w:val="fr-CM"/>
        </w:rPr>
        <w:t>Mbolé</w:t>
      </w:r>
      <w:proofErr w:type="spellEnd"/>
      <w:r w:rsidRPr="005A75FB">
        <w:rPr>
          <w:rFonts w:ascii="Times New Roman" w:hAnsi="Times New Roman" w:cs="Times New Roman"/>
          <w:sz w:val="24"/>
          <w:szCs w:val="24"/>
          <w:lang w:val="fr-CM"/>
        </w:rPr>
        <w:t>, qui suscite de nombreuses interrogations. Ce style, à la fois urbain et traditionnel, reflète la créativité et la vitalité de la jeunesse camerounaise. C’est dans cette dynamique que nous avons choisi de parler des genres musicaux camerounais, afin que la nouvelle génération ait une idée claire de ce que nos grands-parents produisaient et de la richesse culturelle qui a toujours caractérisé notre pays.</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En effet, la musique camerounaise ne se résume pas au </w:t>
      </w:r>
      <w:proofErr w:type="spellStart"/>
      <w:r w:rsidRPr="005A75FB">
        <w:rPr>
          <w:rFonts w:ascii="Times New Roman" w:hAnsi="Times New Roman" w:cs="Times New Roman"/>
          <w:sz w:val="24"/>
          <w:szCs w:val="24"/>
          <w:lang w:val="fr-CM"/>
        </w:rPr>
        <w:t>Mbolé</w:t>
      </w:r>
      <w:proofErr w:type="spellEnd"/>
      <w:r w:rsidRPr="005A75FB">
        <w:rPr>
          <w:rFonts w:ascii="Times New Roman" w:hAnsi="Times New Roman" w:cs="Times New Roman"/>
          <w:sz w:val="24"/>
          <w:szCs w:val="24"/>
          <w:lang w:val="fr-CM"/>
        </w:rPr>
        <w:t xml:space="preserve">. Elle est le fruit d’une longue évolution, marquée par des rythmes et des influences variées selon les régions. Du </w:t>
      </w:r>
      <w:proofErr w:type="spellStart"/>
      <w:r w:rsidRPr="005A75FB">
        <w:rPr>
          <w:rFonts w:ascii="Times New Roman" w:hAnsi="Times New Roman" w:cs="Times New Roman"/>
          <w:sz w:val="24"/>
          <w:szCs w:val="24"/>
          <w:lang w:val="fr-CM"/>
        </w:rPr>
        <w:t>Bikutsi</w:t>
      </w:r>
      <w:proofErr w:type="spellEnd"/>
      <w:r w:rsidRPr="005A75FB">
        <w:rPr>
          <w:rFonts w:ascii="Times New Roman" w:hAnsi="Times New Roman" w:cs="Times New Roman"/>
          <w:sz w:val="24"/>
          <w:szCs w:val="24"/>
          <w:lang w:val="fr-CM"/>
        </w:rPr>
        <w:t xml:space="preserve"> au </w:t>
      </w:r>
      <w:proofErr w:type="spellStart"/>
      <w:r w:rsidRPr="005A75FB">
        <w:rPr>
          <w:rFonts w:ascii="Times New Roman" w:hAnsi="Times New Roman" w:cs="Times New Roman"/>
          <w:sz w:val="24"/>
          <w:szCs w:val="24"/>
          <w:lang w:val="fr-CM"/>
        </w:rPr>
        <w:t>Makossa</w:t>
      </w:r>
      <w:proofErr w:type="spellEnd"/>
      <w:r w:rsidRPr="005A75FB">
        <w:rPr>
          <w:rFonts w:ascii="Times New Roman" w:hAnsi="Times New Roman" w:cs="Times New Roman"/>
          <w:sz w:val="24"/>
          <w:szCs w:val="24"/>
          <w:lang w:val="fr-CM"/>
        </w:rPr>
        <w:t xml:space="preserve">, en passant par le </w:t>
      </w:r>
      <w:proofErr w:type="spellStart"/>
      <w:r w:rsidRPr="005A75FB">
        <w:rPr>
          <w:rFonts w:ascii="Times New Roman" w:hAnsi="Times New Roman" w:cs="Times New Roman"/>
          <w:sz w:val="24"/>
          <w:szCs w:val="24"/>
          <w:lang w:val="fr-CM"/>
        </w:rPr>
        <w:t>Njang</w:t>
      </w:r>
      <w:proofErr w:type="spellEnd"/>
      <w:r w:rsidRPr="005A75FB">
        <w:rPr>
          <w:rFonts w:ascii="Times New Roman" w:hAnsi="Times New Roman" w:cs="Times New Roman"/>
          <w:sz w:val="24"/>
          <w:szCs w:val="24"/>
          <w:lang w:val="fr-CM"/>
        </w:rPr>
        <w:t xml:space="preserve">, le </w:t>
      </w:r>
      <w:proofErr w:type="spellStart"/>
      <w:r w:rsidRPr="005A75FB">
        <w:rPr>
          <w:rFonts w:ascii="Times New Roman" w:hAnsi="Times New Roman" w:cs="Times New Roman"/>
          <w:sz w:val="24"/>
          <w:szCs w:val="24"/>
          <w:lang w:val="fr-CM"/>
        </w:rPr>
        <w:t>Mangambeu</w:t>
      </w:r>
      <w:proofErr w:type="spellEnd"/>
      <w:r w:rsidRPr="005A75FB">
        <w:rPr>
          <w:rFonts w:ascii="Times New Roman" w:hAnsi="Times New Roman" w:cs="Times New Roman"/>
          <w:sz w:val="24"/>
          <w:szCs w:val="24"/>
          <w:lang w:val="fr-CM"/>
        </w:rPr>
        <w:t xml:space="preserve">, le </w:t>
      </w:r>
      <w:proofErr w:type="spellStart"/>
      <w:r w:rsidRPr="005A75FB">
        <w:rPr>
          <w:rFonts w:ascii="Times New Roman" w:hAnsi="Times New Roman" w:cs="Times New Roman"/>
          <w:sz w:val="24"/>
          <w:szCs w:val="24"/>
          <w:lang w:val="fr-CM"/>
        </w:rPr>
        <w:t>Bendskin</w:t>
      </w:r>
      <w:proofErr w:type="spellEnd"/>
      <w:r w:rsidRPr="005A75FB">
        <w:rPr>
          <w:rFonts w:ascii="Times New Roman" w:hAnsi="Times New Roman" w:cs="Times New Roman"/>
          <w:sz w:val="24"/>
          <w:szCs w:val="24"/>
          <w:lang w:val="fr-CM"/>
        </w:rPr>
        <w:t xml:space="preserve"> ou encore le </w:t>
      </w:r>
      <w:proofErr w:type="spellStart"/>
      <w:r w:rsidRPr="005A75FB">
        <w:rPr>
          <w:rFonts w:ascii="Times New Roman" w:hAnsi="Times New Roman" w:cs="Times New Roman"/>
          <w:sz w:val="24"/>
          <w:szCs w:val="24"/>
          <w:lang w:val="fr-CM"/>
        </w:rPr>
        <w:t>Assiko</w:t>
      </w:r>
      <w:proofErr w:type="spellEnd"/>
      <w:r w:rsidRPr="005A75FB">
        <w:rPr>
          <w:rFonts w:ascii="Times New Roman" w:hAnsi="Times New Roman" w:cs="Times New Roman"/>
          <w:sz w:val="24"/>
          <w:szCs w:val="24"/>
          <w:lang w:val="fr-CM"/>
        </w:rPr>
        <w:t>, chaque genre musical témoigne d’une identité, d’une histoire et d’un mode de vie particulier.</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À travers cette étude, nous chercherons donc à comprendre comment ces genres traditionnels ont évolué avec le temps, comment ils ont influencé les tendances musicales actuelles, et surtout, comment le </w:t>
      </w:r>
      <w:proofErr w:type="spellStart"/>
      <w:r w:rsidRPr="005A75FB">
        <w:rPr>
          <w:rFonts w:ascii="Times New Roman" w:hAnsi="Times New Roman" w:cs="Times New Roman"/>
          <w:sz w:val="24"/>
          <w:szCs w:val="24"/>
          <w:lang w:val="fr-CM"/>
        </w:rPr>
        <w:t>Mbolé</w:t>
      </w:r>
      <w:proofErr w:type="spellEnd"/>
      <w:r w:rsidRPr="005A75FB">
        <w:rPr>
          <w:rFonts w:ascii="Times New Roman" w:hAnsi="Times New Roman" w:cs="Times New Roman"/>
          <w:sz w:val="24"/>
          <w:szCs w:val="24"/>
          <w:lang w:val="fr-CM"/>
        </w:rPr>
        <w:t xml:space="preserve"> s’inscrit aujourd’hui dans cette continuité, entre héritage et modernité.</w:t>
      </w:r>
    </w:p>
    <w:p w:rsidR="005A75FB" w:rsidRPr="005A75FB" w:rsidRDefault="005A75FB" w:rsidP="005A75FB">
      <w:pPr>
        <w:pStyle w:val="Paragraphedeliste"/>
        <w:numPr>
          <w:ilvl w:val="0"/>
          <w:numId w:val="32"/>
        </w:numPr>
        <w:spacing w:line="360" w:lineRule="auto"/>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 </w:t>
      </w:r>
      <w:r w:rsidRPr="005A75FB">
        <w:rPr>
          <w:rFonts w:ascii="Times New Roman" w:hAnsi="Times New Roman" w:cs="Times New Roman"/>
          <w:b/>
          <w:sz w:val="24"/>
          <w:szCs w:val="24"/>
          <w:lang w:val="fr-CM"/>
        </w:rPr>
        <w:t>COLLECTE DES INFORMATIONS</w:t>
      </w:r>
    </w:p>
    <w:p w:rsidR="005A75FB" w:rsidRPr="005A75FB" w:rsidRDefault="005A75FB" w:rsidP="005A75FB">
      <w:pPr>
        <w:spacing w:line="360" w:lineRule="auto"/>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Pour parvenir à ce résultat, nous avons utilisés :</w:t>
      </w:r>
    </w:p>
    <w:p w:rsidR="005A75FB" w:rsidRPr="005A75FB" w:rsidRDefault="005A75FB" w:rsidP="005A75FB">
      <w:pPr>
        <w:pStyle w:val="Paragraphedeliste"/>
        <w:numPr>
          <w:ilvl w:val="0"/>
          <w:numId w:val="33"/>
        </w:numPr>
        <w:spacing w:line="360" w:lineRule="auto"/>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Les monographies</w:t>
      </w:r>
    </w:p>
    <w:p w:rsidR="005A75FB" w:rsidRPr="005A75FB" w:rsidRDefault="005A75FB" w:rsidP="005A75FB">
      <w:pPr>
        <w:pStyle w:val="Paragraphedeliste"/>
        <w:numPr>
          <w:ilvl w:val="0"/>
          <w:numId w:val="33"/>
        </w:numPr>
        <w:spacing w:line="360" w:lineRule="auto"/>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Les médias</w:t>
      </w:r>
    </w:p>
    <w:p w:rsidR="005A75FB" w:rsidRPr="005A75FB" w:rsidRDefault="005A75FB" w:rsidP="005A75FB">
      <w:pPr>
        <w:pStyle w:val="Paragraphedeliste"/>
        <w:numPr>
          <w:ilvl w:val="0"/>
          <w:numId w:val="33"/>
        </w:numPr>
        <w:spacing w:line="360" w:lineRule="auto"/>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Les articles</w:t>
      </w:r>
    </w:p>
    <w:p w:rsidR="005A75FB" w:rsidRPr="005A75FB" w:rsidRDefault="005A75FB" w:rsidP="005A75FB">
      <w:pPr>
        <w:pStyle w:val="Paragraphedeliste"/>
        <w:numPr>
          <w:ilvl w:val="0"/>
          <w:numId w:val="33"/>
        </w:numPr>
        <w:spacing w:before="120" w:after="120" w:line="360" w:lineRule="auto"/>
        <w:contextualSpacing w:val="0"/>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Les sites web</w:t>
      </w:r>
    </w:p>
    <w:p w:rsidR="005A75FB" w:rsidRPr="005A75FB" w:rsidRDefault="005A75FB" w:rsidP="005A75FB">
      <w:pPr>
        <w:pStyle w:val="Paragraphedeliste"/>
        <w:numPr>
          <w:ilvl w:val="0"/>
          <w:numId w:val="32"/>
        </w:numPr>
        <w:spacing w:before="120" w:after="120" w:line="360" w:lineRule="auto"/>
        <w:contextualSpacing w:val="0"/>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CRITERES DE SELCTION</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Nous avons utilisés les documents des organismes crédibles avec des mises à jour régulières en rapport avec nos objectifs</w:t>
      </w:r>
    </w:p>
    <w:p w:rsidR="005A75FB" w:rsidRPr="005A75FB" w:rsidRDefault="005A75FB" w:rsidP="005A75FB">
      <w:pPr>
        <w:spacing w:line="360" w:lineRule="auto"/>
        <w:jc w:val="both"/>
        <w:rPr>
          <w:rFonts w:ascii="Times New Roman" w:hAnsi="Times New Roman" w:cs="Times New Roman"/>
          <w:sz w:val="24"/>
          <w:szCs w:val="24"/>
          <w:lang w:val="fr-CM"/>
        </w:rPr>
      </w:pPr>
    </w:p>
    <w:p w:rsidR="005A75FB" w:rsidRPr="005A75FB" w:rsidRDefault="005A75FB" w:rsidP="005A75FB">
      <w:pPr>
        <w:pStyle w:val="Paragraphedeliste"/>
        <w:numPr>
          <w:ilvl w:val="0"/>
          <w:numId w:val="32"/>
        </w:numPr>
        <w:spacing w:before="120" w:after="120" w:line="360" w:lineRule="auto"/>
        <w:contextualSpacing w:val="0"/>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ORGANISATION ET TRAITEMENT</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Nous avons classées et organiser </w:t>
      </w:r>
      <w:r w:rsidR="003F6872">
        <w:rPr>
          <w:rFonts w:ascii="Times New Roman" w:hAnsi="Times New Roman" w:cs="Times New Roman"/>
          <w:sz w:val="24"/>
          <w:szCs w:val="24"/>
          <w:lang w:val="fr-CM"/>
        </w:rPr>
        <w:t>nos données par genres musicaux, origine et</w:t>
      </w:r>
      <w:r w:rsidRPr="005A75FB">
        <w:rPr>
          <w:rFonts w:ascii="Times New Roman" w:hAnsi="Times New Roman" w:cs="Times New Roman"/>
          <w:sz w:val="24"/>
          <w:szCs w:val="24"/>
          <w:lang w:val="fr-CM"/>
        </w:rPr>
        <w:t xml:space="preserve"> historique, évolution, particularité, influences des genres étrangers, les instruments de musique et figures proue</w:t>
      </w:r>
      <w:r w:rsidR="003F6872">
        <w:rPr>
          <w:rFonts w:ascii="Times New Roman" w:hAnsi="Times New Roman" w:cs="Times New Roman"/>
          <w:sz w:val="24"/>
          <w:szCs w:val="24"/>
          <w:lang w:val="fr-CM"/>
        </w:rPr>
        <w:t>.</w:t>
      </w:r>
    </w:p>
    <w:p w:rsidR="005A75FB" w:rsidRPr="005A75FB" w:rsidRDefault="005A75FB" w:rsidP="005A75FB">
      <w:pPr>
        <w:pStyle w:val="Paragraphedeliste"/>
        <w:numPr>
          <w:ilvl w:val="0"/>
          <w:numId w:val="32"/>
        </w:numPr>
        <w:spacing w:before="120" w:after="120" w:line="360" w:lineRule="auto"/>
        <w:contextualSpacing w:val="0"/>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DIFFICULTES RENCONTRES</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Nous avons eu beaucoup de difficultés au niveau de l’accès à l’information (centrale de centrale de lecture publique, les ouvrages non disponible</w:t>
      </w:r>
      <w:r w:rsidR="00EE10BF">
        <w:rPr>
          <w:rFonts w:ascii="Times New Roman" w:hAnsi="Times New Roman" w:cs="Times New Roman"/>
          <w:sz w:val="24"/>
          <w:szCs w:val="24"/>
          <w:lang w:val="fr-CM"/>
        </w:rPr>
        <w:t>s</w:t>
      </w:r>
      <w:r w:rsidRPr="005A75FB">
        <w:rPr>
          <w:rFonts w:ascii="Times New Roman" w:hAnsi="Times New Roman" w:cs="Times New Roman"/>
          <w:sz w:val="24"/>
          <w:szCs w:val="24"/>
          <w:lang w:val="fr-CM"/>
        </w:rPr>
        <w:t xml:space="preserve"> dans les bibliothèques)</w:t>
      </w:r>
    </w:p>
    <w:p w:rsidR="009A7102" w:rsidRPr="009A7102" w:rsidRDefault="009A7102" w:rsidP="009A7102">
      <w:pPr>
        <w:jc w:val="center"/>
        <w:rPr>
          <w:rFonts w:ascii="Times New Roman" w:hAnsi="Times New Roman" w:cs="Times New Roman"/>
          <w:sz w:val="4"/>
          <w:szCs w:val="28"/>
          <w:lang w:val="fr-FR"/>
        </w:rPr>
      </w:pPr>
    </w:p>
    <w:p w:rsidR="005A75FB" w:rsidRDefault="005A75FB" w:rsidP="005A75FB">
      <w:pPr>
        <w:rPr>
          <w:lang w:val="fr-FR"/>
        </w:rPr>
      </w:pPr>
    </w:p>
    <w:p w:rsidR="005A75FB" w:rsidRDefault="005A75FB">
      <w:pPr>
        <w:rPr>
          <w:lang w:val="fr-FR"/>
        </w:rPr>
      </w:pPr>
      <w:r>
        <w:rPr>
          <w:lang w:val="fr-FR"/>
        </w:rPr>
        <w:br w:type="page"/>
      </w:r>
    </w:p>
    <w:p w:rsidR="005A75FB" w:rsidRDefault="005A75FB" w:rsidP="005A75FB">
      <w:pPr>
        <w:rPr>
          <w:lang w:val="fr-FR"/>
        </w:rPr>
      </w:pPr>
      <w:r w:rsidRPr="009A7102">
        <w:rPr>
          <w:noProof/>
          <w:lang w:val="fr-FR" w:eastAsia="fr-FR"/>
        </w:rPr>
        <w:lastRenderedPageBreak/>
        <mc:AlternateContent>
          <mc:Choice Requires="wps">
            <w:drawing>
              <wp:anchor distT="0" distB="0" distL="114300" distR="114300" simplePos="0" relativeHeight="251673600" behindDoc="1" locked="0" layoutInCell="1" allowOverlap="1" wp14:anchorId="02318B3A" wp14:editId="41B6E14C">
                <wp:simplePos x="0" y="0"/>
                <wp:positionH relativeFrom="margin">
                  <wp:posOffset>1919605</wp:posOffset>
                </wp:positionH>
                <wp:positionV relativeFrom="paragraph">
                  <wp:posOffset>162864</wp:posOffset>
                </wp:positionV>
                <wp:extent cx="2105025" cy="476250"/>
                <wp:effectExtent l="0" t="0" r="28575" b="19050"/>
                <wp:wrapNone/>
                <wp:docPr id="8" name="Rectangle à coins arrondis 8"/>
                <wp:cNvGraphicFramePr/>
                <a:graphic xmlns:a="http://schemas.openxmlformats.org/drawingml/2006/main">
                  <a:graphicData uri="http://schemas.microsoft.com/office/word/2010/wordprocessingShape">
                    <wps:wsp>
                      <wps:cNvSpPr/>
                      <wps:spPr>
                        <a:xfrm>
                          <a:off x="0" y="0"/>
                          <a:ext cx="2105025" cy="47625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5C514" id="Rectangle à coins arrondis 8" o:spid="_x0000_s1026" style="position:absolute;margin-left:151.15pt;margin-top:12.8pt;width:165.75pt;height:37.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" fillcolor="#0070c0" strokecolor="#41719c" strokeweight="1pt">
                <v:fill color2="#0070c0" colors="0 #0070c0;22938f window;46531f window;1 #0070c0" focus="100%" type="gradient"/>
                <v:stroke joinstyle="miter"/>
                <w10:wrap anchorx="margin"/>
              </v:roundrect>
            </w:pict>
          </mc:Fallback>
        </mc:AlternateContent>
      </w:r>
    </w:p>
    <w:p w:rsidR="009A7102" w:rsidRPr="000C4BB4" w:rsidRDefault="009A7102" w:rsidP="009A7102">
      <w:pPr>
        <w:pStyle w:val="Titre1"/>
        <w:rPr>
          <w:lang w:val="fr-FR"/>
        </w:rPr>
      </w:pPr>
      <w:bookmarkStart w:id="12" w:name="_Toc214181599"/>
      <w:bookmarkStart w:id="13" w:name="_Toc214181656"/>
      <w:r w:rsidRPr="000C4BB4">
        <w:rPr>
          <w:lang w:val="fr-FR"/>
        </w:rPr>
        <w:t>AVANT-PROPOS</w:t>
      </w:r>
      <w:bookmarkEnd w:id="12"/>
      <w:bookmarkEnd w:id="13"/>
    </w:p>
    <w:p w:rsidR="005A75FB" w:rsidRDefault="005A75FB" w:rsidP="005A75FB">
      <w:pPr>
        <w:spacing w:line="360" w:lineRule="auto"/>
        <w:ind w:firstLine="567"/>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Dans le cadre de la rédaction d’un mémoire académique, ce travail vise à mettre en pratique les com</w:t>
      </w:r>
      <w:r w:rsidR="003F6872">
        <w:rPr>
          <w:rFonts w:ascii="Times New Roman" w:hAnsi="Times New Roman" w:cs="Times New Roman"/>
          <w:sz w:val="24"/>
          <w:szCs w:val="24"/>
          <w:lang w:val="fr-CM"/>
        </w:rPr>
        <w:t>pétences en matière de collecte, de</w:t>
      </w:r>
      <w:r w:rsidRPr="005A75FB">
        <w:rPr>
          <w:rFonts w:ascii="Times New Roman" w:hAnsi="Times New Roman" w:cs="Times New Roman"/>
          <w:sz w:val="24"/>
          <w:szCs w:val="24"/>
          <w:lang w:val="fr-CM"/>
        </w:rPr>
        <w:t xml:space="preserve"> traitement, de conservation et diffusion de l’information documentaire. Le Cameroun, pays riche d’une mosaïque de plus de deux cents groupes ethniques, se distingue par une diversité culturelle exceptionnelle qui se reflète profondément dans ses expressions musicales. Chaque région, chaque peuple, chaque époque a contribué à façonner un paysage sonore unique, où traditions ancestrales, influences modernes et innovations artistiques se rencontrent.</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 xml:space="preserve">Ce travail consacré aux genres musicaux camerounais vise à explorer la richesse, la variété et l’évolution de cette création artistique. Du </w:t>
      </w:r>
      <w:proofErr w:type="spellStart"/>
      <w:r w:rsidRPr="005A75FB">
        <w:rPr>
          <w:rFonts w:ascii="Times New Roman" w:hAnsi="Times New Roman" w:cs="Times New Roman"/>
          <w:sz w:val="24"/>
          <w:szCs w:val="24"/>
          <w:lang w:val="fr-CM"/>
        </w:rPr>
        <w:t>Bikutsi</w:t>
      </w:r>
      <w:proofErr w:type="spellEnd"/>
      <w:r w:rsidRPr="005A75FB">
        <w:rPr>
          <w:rFonts w:ascii="Times New Roman" w:hAnsi="Times New Roman" w:cs="Times New Roman"/>
          <w:sz w:val="24"/>
          <w:szCs w:val="24"/>
          <w:lang w:val="fr-CM"/>
        </w:rPr>
        <w:t xml:space="preserve"> au </w:t>
      </w:r>
      <w:proofErr w:type="spellStart"/>
      <w:r w:rsidRPr="005A75FB">
        <w:rPr>
          <w:rFonts w:ascii="Times New Roman" w:hAnsi="Times New Roman" w:cs="Times New Roman"/>
          <w:sz w:val="24"/>
          <w:szCs w:val="24"/>
          <w:lang w:val="fr-CM"/>
        </w:rPr>
        <w:t>Makossa</w:t>
      </w:r>
      <w:proofErr w:type="spellEnd"/>
      <w:r w:rsidRPr="005A75FB">
        <w:rPr>
          <w:rFonts w:ascii="Times New Roman" w:hAnsi="Times New Roman" w:cs="Times New Roman"/>
          <w:sz w:val="24"/>
          <w:szCs w:val="24"/>
          <w:lang w:val="fr-CM"/>
        </w:rPr>
        <w:t xml:space="preserve">, du </w:t>
      </w:r>
      <w:proofErr w:type="spellStart"/>
      <w:r w:rsidRPr="005A75FB">
        <w:rPr>
          <w:rFonts w:ascii="Times New Roman" w:hAnsi="Times New Roman" w:cs="Times New Roman"/>
          <w:sz w:val="24"/>
          <w:szCs w:val="24"/>
          <w:lang w:val="fr-CM"/>
        </w:rPr>
        <w:t>Mangambeu</w:t>
      </w:r>
      <w:proofErr w:type="spellEnd"/>
      <w:r w:rsidRPr="005A75FB">
        <w:rPr>
          <w:rFonts w:ascii="Times New Roman" w:hAnsi="Times New Roman" w:cs="Times New Roman"/>
          <w:sz w:val="24"/>
          <w:szCs w:val="24"/>
          <w:lang w:val="fr-CM"/>
        </w:rPr>
        <w:t xml:space="preserve"> en passant par le Bend Skin ou encore les expressions contemporaines telles que l’</w:t>
      </w:r>
      <w:proofErr w:type="spellStart"/>
      <w:r w:rsidRPr="005A75FB">
        <w:rPr>
          <w:rFonts w:ascii="Times New Roman" w:hAnsi="Times New Roman" w:cs="Times New Roman"/>
          <w:sz w:val="24"/>
          <w:szCs w:val="24"/>
          <w:lang w:val="fr-CM"/>
        </w:rPr>
        <w:t>Afropop</w:t>
      </w:r>
      <w:proofErr w:type="spellEnd"/>
      <w:r w:rsidRPr="005A75FB">
        <w:rPr>
          <w:rFonts w:ascii="Times New Roman" w:hAnsi="Times New Roman" w:cs="Times New Roman"/>
          <w:sz w:val="24"/>
          <w:szCs w:val="24"/>
          <w:lang w:val="fr-CM"/>
        </w:rPr>
        <w:t xml:space="preserve"> camerounais, la musique s’est imposée comme un vecteur essentiel d’identité, de mémoire collective et d’ouverture sur le monde.</w:t>
      </w:r>
    </w:p>
    <w:p w:rsidR="005A75FB" w:rsidRPr="005A75FB" w:rsidRDefault="005A75FB" w:rsidP="005A75FB">
      <w:pPr>
        <w:spacing w:line="360" w:lineRule="auto"/>
        <w:ind w:firstLine="567"/>
        <w:jc w:val="both"/>
        <w:rPr>
          <w:rFonts w:ascii="Times New Roman" w:hAnsi="Times New Roman" w:cs="Times New Roman"/>
          <w:sz w:val="24"/>
          <w:szCs w:val="24"/>
          <w:lang w:val="fr-CM"/>
        </w:rPr>
      </w:pPr>
      <w:r w:rsidRPr="005A75FB">
        <w:rPr>
          <w:rFonts w:ascii="Times New Roman" w:hAnsi="Times New Roman" w:cs="Times New Roman"/>
          <w:sz w:val="24"/>
          <w:szCs w:val="24"/>
          <w:lang w:val="fr-CM"/>
        </w:rPr>
        <w:t>À travers cette étude, il s’agit non seulement de présenter certains genres musicaux Camerounais, mais aussi de comprendre le contexte social, historique et culturel qui a favorisé leur émergence. Ce travail ambitionne ainsi de mettre en lumière la valeur patrimoniale de la musique camerounaise et son rôle déterminant dans la construction d’une identité culturelle plurielle et dynamique</w:t>
      </w:r>
      <w:r>
        <w:rPr>
          <w:rFonts w:ascii="Times New Roman" w:hAnsi="Times New Roman" w:cs="Times New Roman"/>
          <w:sz w:val="24"/>
          <w:szCs w:val="24"/>
          <w:lang w:val="fr-CM"/>
        </w:rPr>
        <w:t>.</w:t>
      </w:r>
    </w:p>
    <w:p w:rsidR="0013241D" w:rsidRDefault="0013241D" w:rsidP="000C4BB4">
      <w:pPr>
        <w:rPr>
          <w:rFonts w:ascii="Times New Roman" w:hAnsi="Times New Roman" w:cs="Times New Roman"/>
          <w:sz w:val="24"/>
          <w:szCs w:val="24"/>
          <w:lang w:val="fr-FR"/>
        </w:rPr>
      </w:pPr>
    </w:p>
    <w:p w:rsidR="005A75FB" w:rsidRDefault="005A75FB">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5A75FB" w:rsidRDefault="005A75FB" w:rsidP="00567940">
      <w:pPr>
        <w:rPr>
          <w:rFonts w:ascii="Times New Roman" w:hAnsi="Times New Roman" w:cs="Times New Roman"/>
          <w:sz w:val="24"/>
          <w:szCs w:val="24"/>
          <w:lang w:val="fr-FR"/>
        </w:rPr>
      </w:pPr>
    </w:p>
    <w:p w:rsidR="005A75FB" w:rsidRDefault="005A75FB" w:rsidP="000C4BB4">
      <w:pPr>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83840" behindDoc="1" locked="0" layoutInCell="1" allowOverlap="1" wp14:anchorId="1AFB9468" wp14:editId="40790E62">
                <wp:simplePos x="0" y="0"/>
                <wp:positionH relativeFrom="margin">
                  <wp:posOffset>1732086</wp:posOffset>
                </wp:positionH>
                <wp:positionV relativeFrom="paragraph">
                  <wp:posOffset>74295</wp:posOffset>
                </wp:positionV>
                <wp:extent cx="2480807" cy="604299"/>
                <wp:effectExtent l="0" t="0" r="15240" b="24765"/>
                <wp:wrapNone/>
                <wp:docPr id="21" name="Rectangle à coins arrondis 21"/>
                <wp:cNvGraphicFramePr/>
                <a:graphic xmlns:a="http://schemas.openxmlformats.org/drawingml/2006/main">
                  <a:graphicData uri="http://schemas.microsoft.com/office/word/2010/wordprocessingShape">
                    <wps:wsp>
                      <wps:cNvSpPr/>
                      <wps:spPr>
                        <a:xfrm>
                          <a:off x="0" y="0"/>
                          <a:ext cx="2480807" cy="604299"/>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985D2" id="Rectangle à coins arrondis 21" o:spid="_x0000_s1026" style="position:absolute;margin-left:136.4pt;margin-top:5.85pt;width:195.35pt;height:47.6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" fillcolor="#0070c0" strokecolor="#41719c" strokeweight="1pt">
                <v:fill color2="#0070c0" colors="0 #0070c0;22938f window;46531f window;1 #0070c0" focus="100%" type="gradient"/>
                <v:stroke joinstyle="miter"/>
                <w10:wrap anchorx="margin"/>
              </v:roundrect>
            </w:pict>
          </mc:Fallback>
        </mc:AlternateContent>
      </w:r>
    </w:p>
    <w:p w:rsidR="005A75FB" w:rsidRDefault="005A75FB" w:rsidP="005A75FB">
      <w:pPr>
        <w:pStyle w:val="Titre1"/>
        <w:rPr>
          <w:lang w:val="fr-FR"/>
        </w:rPr>
      </w:pPr>
      <w:bookmarkStart w:id="14" w:name="_Toc214181600"/>
      <w:bookmarkStart w:id="15" w:name="_Toc214181657"/>
      <w:r>
        <w:rPr>
          <w:lang w:val="fr-FR"/>
        </w:rPr>
        <w:t>LISTE DES TABLEAUX</w:t>
      </w:r>
      <w:bookmarkEnd w:id="14"/>
      <w:bookmarkEnd w:id="15"/>
    </w:p>
    <w:p w:rsidR="00A511FA" w:rsidRDefault="00A511FA" w:rsidP="00A511FA">
      <w:pPr>
        <w:rPr>
          <w:lang w:val="fr-FR"/>
        </w:rPr>
      </w:pPr>
    </w:p>
    <w:p w:rsidR="00137669" w:rsidRPr="00137669" w:rsidRDefault="00A511FA"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r w:rsidRPr="00137669">
        <w:rPr>
          <w:rFonts w:ascii="Times New Roman" w:hAnsi="Times New Roman" w:cs="Times New Roman"/>
          <w:sz w:val="24"/>
          <w:szCs w:val="24"/>
          <w:lang w:val="fr-FR"/>
        </w:rPr>
        <w:fldChar w:fldCharType="begin"/>
      </w:r>
      <w:r w:rsidRPr="00137669">
        <w:rPr>
          <w:rFonts w:ascii="Times New Roman" w:hAnsi="Times New Roman" w:cs="Times New Roman"/>
          <w:sz w:val="24"/>
          <w:szCs w:val="24"/>
          <w:lang w:val="fr-FR"/>
        </w:rPr>
        <w:instrText xml:space="preserve"> TOC \h \z \c "Tableau" </w:instrText>
      </w:r>
      <w:r w:rsidRPr="00137669">
        <w:rPr>
          <w:rFonts w:ascii="Times New Roman" w:hAnsi="Times New Roman" w:cs="Times New Roman"/>
          <w:sz w:val="24"/>
          <w:szCs w:val="24"/>
          <w:lang w:val="fr-FR"/>
        </w:rPr>
        <w:fldChar w:fldCharType="separate"/>
      </w:r>
      <w:hyperlink w:anchor="_Toc214178299" w:history="1">
        <w:r w:rsidR="00137669" w:rsidRPr="00137669">
          <w:rPr>
            <w:rStyle w:val="Lienhypertexte"/>
            <w:rFonts w:ascii="Times New Roman" w:hAnsi="Times New Roman" w:cs="Times New Roman"/>
            <w:b/>
            <w:noProof/>
            <w:sz w:val="24"/>
            <w:szCs w:val="24"/>
          </w:rPr>
          <w:t>Tableau 1</w:t>
        </w:r>
        <w:r w:rsidR="00137669" w:rsidRPr="00137669">
          <w:rPr>
            <w:rStyle w:val="Lienhypertexte"/>
            <w:rFonts w:ascii="Times New Roman" w:hAnsi="Times New Roman" w:cs="Times New Roman"/>
            <w:b/>
            <w:noProof/>
            <w:sz w:val="24"/>
            <w:szCs w:val="24"/>
            <w:lang w:val="fr-FR"/>
          </w:rPr>
          <w:t xml:space="preserve">: </w:t>
        </w:r>
        <w:r w:rsidR="00137669" w:rsidRPr="00137669">
          <w:rPr>
            <w:rStyle w:val="Lienhypertexte"/>
            <w:rFonts w:ascii="Times New Roman" w:hAnsi="Times New Roman" w:cs="Times New Roman"/>
            <w:noProof/>
            <w:sz w:val="24"/>
            <w:szCs w:val="24"/>
            <w:lang w:val="fr-FR"/>
          </w:rPr>
          <w:t>Discographie de Nelle Eyoum</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_Toc214178299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9</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0" w:history="1">
        <w:r w:rsidR="00137669" w:rsidRPr="00137669">
          <w:rPr>
            <w:rStyle w:val="Lienhypertexte"/>
            <w:rFonts w:ascii="Times New Roman" w:hAnsi="Times New Roman" w:cs="Times New Roman"/>
            <w:b/>
            <w:noProof/>
            <w:sz w:val="24"/>
            <w:szCs w:val="24"/>
          </w:rPr>
          <w:t>Tableau 2</w:t>
        </w:r>
        <w:r w:rsidR="00137669" w:rsidRPr="00137669">
          <w:rPr>
            <w:rStyle w:val="Lienhypertexte"/>
            <w:rFonts w:ascii="Times New Roman" w:hAnsi="Times New Roman" w:cs="Times New Roman"/>
            <w:b/>
            <w:noProof/>
            <w:sz w:val="24"/>
            <w:szCs w:val="24"/>
            <w:lang w:val="fr-FR"/>
          </w:rPr>
          <w:t xml:space="preserve">: </w:t>
        </w:r>
        <w:r w:rsidR="00137669" w:rsidRPr="00137669">
          <w:rPr>
            <w:rStyle w:val="Lienhypertexte"/>
            <w:rFonts w:ascii="Times New Roman" w:hAnsi="Times New Roman" w:cs="Times New Roman"/>
            <w:noProof/>
            <w:sz w:val="24"/>
            <w:szCs w:val="24"/>
            <w:lang w:val="fr-FR"/>
          </w:rPr>
          <w:t>Discographie de Manu DIBANGO</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_Toc214178300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11</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1" w:history="1">
        <w:r w:rsidR="00137669" w:rsidRPr="00137669">
          <w:rPr>
            <w:rStyle w:val="Lienhypertexte"/>
            <w:rFonts w:ascii="Times New Roman" w:hAnsi="Times New Roman" w:cs="Times New Roman"/>
            <w:b/>
            <w:noProof/>
            <w:sz w:val="24"/>
            <w:szCs w:val="24"/>
          </w:rPr>
          <w:t>Tableau 3</w:t>
        </w:r>
        <w:r w:rsidR="00137669" w:rsidRPr="00137669">
          <w:rPr>
            <w:rStyle w:val="Lienhypertexte"/>
            <w:rFonts w:ascii="Times New Roman" w:hAnsi="Times New Roman" w:cs="Times New Roman"/>
            <w:b/>
            <w:noProof/>
            <w:sz w:val="24"/>
            <w:szCs w:val="24"/>
            <w:lang w:val="fr-CM"/>
          </w:rPr>
          <w:t xml:space="preserve">: </w:t>
        </w:r>
        <w:r w:rsidR="00137669" w:rsidRPr="00137669">
          <w:rPr>
            <w:rStyle w:val="Lienhypertexte"/>
            <w:rFonts w:ascii="Times New Roman" w:hAnsi="Times New Roman" w:cs="Times New Roman"/>
            <w:noProof/>
            <w:sz w:val="24"/>
            <w:szCs w:val="24"/>
            <w:lang w:val="fr-CM"/>
          </w:rPr>
          <w:t>Discographie de Messi Martin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_Toc214178301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17</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2" w:history="1">
        <w:r w:rsidR="00137669" w:rsidRPr="00137669">
          <w:rPr>
            <w:rStyle w:val="Lienhypertexte"/>
            <w:rFonts w:ascii="Times New Roman" w:hAnsi="Times New Roman" w:cs="Times New Roman"/>
            <w:b/>
            <w:noProof/>
            <w:sz w:val="24"/>
            <w:szCs w:val="24"/>
          </w:rPr>
          <w:t>Tableau 4</w:t>
        </w:r>
        <w:r w:rsidR="00137669" w:rsidRPr="00137669">
          <w:rPr>
            <w:rStyle w:val="Lienhypertexte"/>
            <w:rFonts w:ascii="Times New Roman" w:eastAsia="Times New Roman" w:hAnsi="Times New Roman" w:cs="Times New Roman"/>
            <w:b/>
            <w:noProof/>
            <w:sz w:val="24"/>
            <w:szCs w:val="24"/>
            <w:lang w:val="fr-CM"/>
          </w:rPr>
          <w:t xml:space="preserve">: </w:t>
        </w:r>
        <w:r w:rsidR="00137669" w:rsidRPr="00137669">
          <w:rPr>
            <w:rStyle w:val="Lienhypertexte"/>
            <w:rFonts w:ascii="Times New Roman" w:eastAsia="Times New Roman" w:hAnsi="Times New Roman" w:cs="Times New Roman"/>
            <w:noProof/>
            <w:sz w:val="24"/>
            <w:szCs w:val="24"/>
            <w:lang w:val="fr-CM"/>
          </w:rPr>
          <w:t>Photo des Têtes Brulées</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_Toc214178302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19</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3" w:history="1">
        <w:r w:rsidR="00137669" w:rsidRPr="00137669">
          <w:rPr>
            <w:rStyle w:val="Lienhypertexte"/>
            <w:rFonts w:ascii="Times New Roman" w:hAnsi="Times New Roman" w:cs="Times New Roman"/>
            <w:b/>
            <w:noProof/>
            <w:sz w:val="24"/>
            <w:szCs w:val="24"/>
          </w:rPr>
          <w:t>Tableau 5</w:t>
        </w:r>
        <w:r w:rsidR="00137669" w:rsidRPr="00137669">
          <w:rPr>
            <w:rStyle w:val="Lienhypertexte"/>
            <w:rFonts w:ascii="Times New Roman" w:hAnsi="Times New Roman" w:cs="Times New Roman"/>
            <w:b/>
            <w:noProof/>
            <w:sz w:val="24"/>
            <w:szCs w:val="24"/>
            <w:lang w:val="fr-CM"/>
          </w:rPr>
          <w:t xml:space="preserve">: </w:t>
        </w:r>
        <w:r w:rsidR="00137669" w:rsidRPr="00137669">
          <w:rPr>
            <w:rStyle w:val="Lienhypertexte"/>
            <w:rFonts w:ascii="Times New Roman" w:hAnsi="Times New Roman" w:cs="Times New Roman"/>
            <w:noProof/>
            <w:sz w:val="24"/>
            <w:szCs w:val="24"/>
            <w:lang w:val="fr-CM"/>
          </w:rPr>
          <w:t>Discographie des Têtes Brulées</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_Toc214178303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20</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4" w:history="1">
        <w:r w:rsidR="00137669" w:rsidRPr="00137669">
          <w:rPr>
            <w:rStyle w:val="Lienhypertexte"/>
            <w:rFonts w:ascii="Times New Roman" w:hAnsi="Times New Roman" w:cs="Times New Roman"/>
            <w:b/>
            <w:noProof/>
            <w:sz w:val="24"/>
            <w:szCs w:val="24"/>
          </w:rPr>
          <w:t>Tableau 6</w:t>
        </w:r>
        <w:r w:rsidR="00137669" w:rsidRPr="00137669">
          <w:rPr>
            <w:rStyle w:val="Lienhypertexte"/>
            <w:rFonts w:ascii="Times New Roman" w:hAnsi="Times New Roman" w:cs="Times New Roman"/>
            <w:b/>
            <w:noProof/>
            <w:sz w:val="24"/>
            <w:szCs w:val="24"/>
            <w:lang w:val="fr-CM"/>
          </w:rPr>
          <w:t xml:space="preserve">: </w:t>
        </w:r>
        <w:r w:rsidR="00137669" w:rsidRPr="00137669">
          <w:rPr>
            <w:rStyle w:val="Lienhypertexte"/>
            <w:rFonts w:ascii="Times New Roman" w:hAnsi="Times New Roman" w:cs="Times New Roman"/>
            <w:noProof/>
            <w:sz w:val="24"/>
            <w:szCs w:val="24"/>
            <w:lang w:val="fr-CM"/>
          </w:rPr>
          <w:t>Discographie de Jean Bikoko Alain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_Toc214178304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27</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5" w:history="1">
        <w:r w:rsidR="00137669" w:rsidRPr="00137669">
          <w:rPr>
            <w:rStyle w:val="Lienhypertexte"/>
            <w:rFonts w:ascii="Times New Roman" w:hAnsi="Times New Roman" w:cs="Times New Roman"/>
            <w:b/>
            <w:noProof/>
            <w:sz w:val="24"/>
            <w:szCs w:val="24"/>
          </w:rPr>
          <w:t>Tableau 7</w:t>
        </w:r>
        <w:r w:rsidR="00137669" w:rsidRPr="00137669">
          <w:rPr>
            <w:rStyle w:val="Lienhypertexte"/>
            <w:rFonts w:ascii="Times New Roman" w:eastAsia="Times New Roman" w:hAnsi="Times New Roman" w:cs="Times New Roman"/>
            <w:b/>
            <w:noProof/>
            <w:sz w:val="24"/>
            <w:szCs w:val="24"/>
            <w:lang w:val="fr-CM"/>
          </w:rPr>
          <w:t xml:space="preserve">: </w:t>
        </w:r>
        <w:r w:rsidR="00137669" w:rsidRPr="00137669">
          <w:rPr>
            <w:rStyle w:val="Lienhypertexte"/>
            <w:rFonts w:ascii="Times New Roman" w:eastAsia="Times New Roman" w:hAnsi="Times New Roman" w:cs="Times New Roman"/>
            <w:noProof/>
            <w:sz w:val="24"/>
            <w:szCs w:val="24"/>
            <w:lang w:val="fr-CM"/>
          </w:rPr>
          <w:t>Discographie de André Marie TALA</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_Toc214178305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34</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6" w:history="1">
        <w:r w:rsidR="00137669" w:rsidRPr="00137669">
          <w:rPr>
            <w:rStyle w:val="Lienhypertexte"/>
            <w:rFonts w:ascii="Times New Roman" w:hAnsi="Times New Roman" w:cs="Times New Roman"/>
            <w:b/>
            <w:noProof/>
            <w:sz w:val="24"/>
            <w:szCs w:val="24"/>
          </w:rPr>
          <w:t>Tableau 8</w:t>
        </w:r>
        <w:r w:rsidR="00137669" w:rsidRPr="00137669">
          <w:rPr>
            <w:rStyle w:val="Lienhypertexte"/>
            <w:rFonts w:ascii="Times New Roman" w:hAnsi="Times New Roman" w:cs="Times New Roman"/>
            <w:b/>
            <w:noProof/>
            <w:sz w:val="24"/>
            <w:szCs w:val="24"/>
            <w:lang w:val="fr-CM"/>
          </w:rPr>
          <w:t xml:space="preserve">: </w:t>
        </w:r>
        <w:r w:rsidR="00137669" w:rsidRPr="00137669">
          <w:rPr>
            <w:rStyle w:val="Lienhypertexte"/>
            <w:rFonts w:ascii="Times New Roman" w:hAnsi="Times New Roman" w:cs="Times New Roman"/>
            <w:noProof/>
            <w:sz w:val="24"/>
            <w:szCs w:val="24"/>
            <w:lang w:val="fr-CM"/>
          </w:rPr>
          <w:t>Discographie de Sallè John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_Toc214178306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45</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rPr>
          <w:rFonts w:ascii="Times New Roman" w:eastAsiaTheme="minorEastAsia" w:hAnsi="Times New Roman" w:cs="Times New Roman"/>
          <w:noProof/>
          <w:sz w:val="24"/>
          <w:szCs w:val="24"/>
          <w:lang w:val="fr-FR" w:eastAsia="fr-FR"/>
        </w:rPr>
      </w:pPr>
      <w:hyperlink w:anchor="_Toc214178307" w:history="1">
        <w:r w:rsidR="00137669" w:rsidRPr="00137669">
          <w:rPr>
            <w:rStyle w:val="Lienhypertexte"/>
            <w:rFonts w:ascii="Times New Roman" w:hAnsi="Times New Roman" w:cs="Times New Roman"/>
            <w:b/>
            <w:noProof/>
            <w:sz w:val="24"/>
            <w:szCs w:val="24"/>
          </w:rPr>
          <w:t>Tableau 9</w:t>
        </w:r>
        <w:r w:rsidR="00137669" w:rsidRPr="00137669">
          <w:rPr>
            <w:rStyle w:val="Lienhypertexte"/>
            <w:rFonts w:ascii="Times New Roman" w:hAnsi="Times New Roman" w:cs="Times New Roman"/>
            <w:b/>
            <w:noProof/>
            <w:sz w:val="24"/>
            <w:szCs w:val="24"/>
            <w:lang w:val="fr-CM"/>
          </w:rPr>
          <w:t xml:space="preserve">: </w:t>
        </w:r>
        <w:r w:rsidR="00137669" w:rsidRPr="00137669">
          <w:rPr>
            <w:rStyle w:val="Lienhypertexte"/>
            <w:rFonts w:ascii="Times New Roman" w:hAnsi="Times New Roman" w:cs="Times New Roman"/>
            <w:noProof/>
            <w:sz w:val="24"/>
            <w:szCs w:val="24"/>
            <w:lang w:val="fr-CM"/>
          </w:rPr>
          <w:t>Discographie de Happy d’Efoulan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_Toc214178307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50</w:t>
        </w:r>
        <w:r w:rsidR="00137669" w:rsidRPr="00137669">
          <w:rPr>
            <w:rFonts w:ascii="Times New Roman" w:hAnsi="Times New Roman" w:cs="Times New Roman"/>
            <w:noProof/>
            <w:webHidden/>
            <w:sz w:val="24"/>
            <w:szCs w:val="24"/>
          </w:rPr>
          <w:fldChar w:fldCharType="end"/>
        </w:r>
      </w:hyperlink>
    </w:p>
    <w:p w:rsidR="00A511FA" w:rsidRPr="00137669" w:rsidRDefault="00A511FA" w:rsidP="00137669">
      <w:pPr>
        <w:spacing w:line="360" w:lineRule="auto"/>
        <w:jc w:val="both"/>
        <w:rPr>
          <w:rFonts w:ascii="Times New Roman" w:hAnsi="Times New Roman" w:cs="Times New Roman"/>
          <w:sz w:val="24"/>
          <w:szCs w:val="24"/>
          <w:lang w:val="fr-FR"/>
        </w:rPr>
      </w:pPr>
      <w:r w:rsidRPr="00137669">
        <w:rPr>
          <w:rFonts w:ascii="Times New Roman" w:hAnsi="Times New Roman" w:cs="Times New Roman"/>
          <w:sz w:val="24"/>
          <w:szCs w:val="24"/>
          <w:lang w:val="fr-FR"/>
        </w:rPr>
        <w:fldChar w:fldCharType="end"/>
      </w:r>
    </w:p>
    <w:p w:rsidR="00137669" w:rsidRDefault="00137669">
      <w:pPr>
        <w:rPr>
          <w:lang w:val="fr-FR"/>
        </w:rPr>
      </w:pPr>
      <w:r>
        <w:rPr>
          <w:lang w:val="fr-FR"/>
        </w:rPr>
        <w:br w:type="page"/>
      </w:r>
    </w:p>
    <w:p w:rsidR="00A511FA" w:rsidRDefault="00137669" w:rsidP="00A511FA">
      <w:pPr>
        <w:rPr>
          <w:lang w:val="fr-FR"/>
        </w:rPr>
      </w:pPr>
      <w:r>
        <w:rPr>
          <w:noProof/>
          <w:lang w:val="fr-FR" w:eastAsia="fr-FR"/>
        </w:rPr>
        <w:lastRenderedPageBreak/>
        <mc:AlternateContent>
          <mc:Choice Requires="wps">
            <w:drawing>
              <wp:anchor distT="0" distB="0" distL="114300" distR="114300" simplePos="0" relativeHeight="251700224" behindDoc="1" locked="0" layoutInCell="1" allowOverlap="1" wp14:anchorId="7A321732" wp14:editId="6EB0E042">
                <wp:simplePos x="0" y="0"/>
                <wp:positionH relativeFrom="margin">
                  <wp:posOffset>1738630</wp:posOffset>
                </wp:positionH>
                <wp:positionV relativeFrom="paragraph">
                  <wp:posOffset>103134</wp:posOffset>
                </wp:positionV>
                <wp:extent cx="2480807" cy="604299"/>
                <wp:effectExtent l="0" t="0" r="15240" b="24765"/>
                <wp:wrapNone/>
                <wp:docPr id="6" name="Rectangle à coins arrondis 6"/>
                <wp:cNvGraphicFramePr/>
                <a:graphic xmlns:a="http://schemas.openxmlformats.org/drawingml/2006/main">
                  <a:graphicData uri="http://schemas.microsoft.com/office/word/2010/wordprocessingShape">
                    <wps:wsp>
                      <wps:cNvSpPr/>
                      <wps:spPr>
                        <a:xfrm>
                          <a:off x="0" y="0"/>
                          <a:ext cx="2480807" cy="604299"/>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7D4609" id="Rectangle à coins arrondis 6" o:spid="_x0000_s1026" style="position:absolute;margin-left:136.9pt;margin-top:8.1pt;width:195.35pt;height:47.6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" fillcolor="#0070c0" strokecolor="#41719c" strokeweight="1pt">
                <v:fill color2="#0070c0" colors="0 #0070c0;22938f window;46531f window;1 #0070c0" focus="100%" type="gradient"/>
                <v:stroke joinstyle="miter"/>
                <w10:wrap anchorx="margin"/>
              </v:roundrect>
            </w:pict>
          </mc:Fallback>
        </mc:AlternateContent>
      </w:r>
    </w:p>
    <w:p w:rsidR="00A511FA" w:rsidRDefault="00137669" w:rsidP="00137669">
      <w:pPr>
        <w:pStyle w:val="Titre1"/>
        <w:rPr>
          <w:lang w:val="fr-FR"/>
        </w:rPr>
      </w:pPr>
      <w:bookmarkStart w:id="16" w:name="_Toc214181601"/>
      <w:bookmarkStart w:id="17" w:name="_Toc214181658"/>
      <w:r>
        <w:rPr>
          <w:lang w:val="fr-FR"/>
        </w:rPr>
        <w:t>LISTE DES FIGURES</w:t>
      </w:r>
      <w:bookmarkEnd w:id="16"/>
      <w:bookmarkEnd w:id="17"/>
    </w:p>
    <w:p w:rsidR="00137669" w:rsidRDefault="00137669" w:rsidP="00A511FA">
      <w:pPr>
        <w:rPr>
          <w:lang w:val="fr-FR"/>
        </w:rPr>
      </w:pPr>
    </w:p>
    <w:p w:rsidR="00137669" w:rsidRPr="00137669" w:rsidRDefault="00137669"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r w:rsidRPr="00137669">
        <w:rPr>
          <w:rFonts w:ascii="Times New Roman" w:hAnsi="Times New Roman" w:cs="Times New Roman"/>
          <w:sz w:val="24"/>
          <w:szCs w:val="24"/>
          <w:lang w:val="fr-FR"/>
        </w:rPr>
        <w:fldChar w:fldCharType="begin"/>
      </w:r>
      <w:r w:rsidRPr="00137669">
        <w:rPr>
          <w:rFonts w:ascii="Times New Roman" w:hAnsi="Times New Roman" w:cs="Times New Roman"/>
          <w:sz w:val="24"/>
          <w:szCs w:val="24"/>
          <w:lang w:val="fr-FR"/>
        </w:rPr>
        <w:instrText xml:space="preserve"> TOC \h \z \c "Figure" </w:instrText>
      </w:r>
      <w:r w:rsidRPr="00137669">
        <w:rPr>
          <w:rFonts w:ascii="Times New Roman" w:hAnsi="Times New Roman" w:cs="Times New Roman"/>
          <w:sz w:val="24"/>
          <w:szCs w:val="24"/>
          <w:lang w:val="fr-FR"/>
        </w:rPr>
        <w:fldChar w:fldCharType="separate"/>
      </w:r>
      <w:hyperlink w:anchor="_Toc214178419" w:history="1">
        <w:r w:rsidRPr="00137669">
          <w:rPr>
            <w:rStyle w:val="Lienhypertexte"/>
            <w:rFonts w:ascii="Times New Roman" w:hAnsi="Times New Roman" w:cs="Times New Roman"/>
            <w:b/>
            <w:noProof/>
            <w:sz w:val="24"/>
            <w:szCs w:val="24"/>
          </w:rPr>
          <w:t>Figure 1</w:t>
        </w:r>
        <w:r w:rsidRPr="00137669">
          <w:rPr>
            <w:rStyle w:val="Lienhypertexte"/>
            <w:rFonts w:ascii="Times New Roman" w:hAnsi="Times New Roman" w:cs="Times New Roman"/>
            <w:b/>
            <w:noProof/>
            <w:sz w:val="24"/>
            <w:szCs w:val="24"/>
            <w:lang w:val="fr-CM"/>
          </w:rPr>
          <w:t xml:space="preserve">:  </w:t>
        </w:r>
        <w:r w:rsidRPr="00137669">
          <w:rPr>
            <w:rStyle w:val="Lienhypertexte"/>
            <w:rFonts w:ascii="Times New Roman" w:hAnsi="Times New Roman" w:cs="Times New Roman"/>
            <w:noProof/>
            <w:sz w:val="24"/>
            <w:szCs w:val="24"/>
            <w:lang w:val="fr-CM"/>
          </w:rPr>
          <w:t>Soul makossa de manu MANU DIBANGO</w:t>
        </w:r>
        <w:r w:rsidRPr="00137669">
          <w:rPr>
            <w:rFonts w:ascii="Times New Roman" w:hAnsi="Times New Roman" w:cs="Times New Roman"/>
            <w:noProof/>
            <w:webHidden/>
            <w:sz w:val="24"/>
            <w:szCs w:val="24"/>
          </w:rPr>
          <w:tab/>
        </w:r>
        <w:r w:rsidRPr="00137669">
          <w:rPr>
            <w:rFonts w:ascii="Times New Roman" w:hAnsi="Times New Roman" w:cs="Times New Roman"/>
            <w:noProof/>
            <w:webHidden/>
            <w:sz w:val="24"/>
            <w:szCs w:val="24"/>
          </w:rPr>
          <w:fldChar w:fldCharType="begin"/>
        </w:r>
        <w:r w:rsidRPr="00137669">
          <w:rPr>
            <w:rFonts w:ascii="Times New Roman" w:hAnsi="Times New Roman" w:cs="Times New Roman"/>
            <w:noProof/>
            <w:webHidden/>
            <w:sz w:val="24"/>
            <w:szCs w:val="24"/>
          </w:rPr>
          <w:instrText xml:space="preserve"> PAGEREF _Toc214178419 \h </w:instrText>
        </w:r>
        <w:r w:rsidRPr="00137669">
          <w:rPr>
            <w:rFonts w:ascii="Times New Roman" w:hAnsi="Times New Roman" w:cs="Times New Roman"/>
            <w:noProof/>
            <w:webHidden/>
            <w:sz w:val="24"/>
            <w:szCs w:val="24"/>
          </w:rPr>
        </w:r>
        <w:r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6</w:t>
        </w:r>
        <w:r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0" w:history="1">
        <w:r w:rsidR="00137669" w:rsidRPr="00137669">
          <w:rPr>
            <w:rStyle w:val="Lienhypertexte"/>
            <w:rFonts w:ascii="Times New Roman" w:hAnsi="Times New Roman" w:cs="Times New Roman"/>
            <w:b/>
            <w:noProof/>
            <w:sz w:val="24"/>
            <w:szCs w:val="24"/>
          </w:rPr>
          <w:t xml:space="preserve">Figure 2: </w:t>
        </w:r>
        <w:r w:rsidR="00137669" w:rsidRPr="00137669">
          <w:rPr>
            <w:rStyle w:val="Lienhypertexte"/>
            <w:rFonts w:ascii="Times New Roman" w:hAnsi="Times New Roman" w:cs="Times New Roman"/>
            <w:noProof/>
            <w:sz w:val="24"/>
            <w:szCs w:val="24"/>
          </w:rPr>
          <w:t>Funky-makassy de Sam Fan Thomas</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_Toc214178420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7</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1" w:history="1">
        <w:r w:rsidR="00137669" w:rsidRPr="00137669">
          <w:rPr>
            <w:rStyle w:val="Lienhypertexte"/>
            <w:rFonts w:ascii="Times New Roman" w:hAnsi="Times New Roman" w:cs="Times New Roman"/>
            <w:b/>
            <w:noProof/>
            <w:sz w:val="24"/>
            <w:szCs w:val="24"/>
          </w:rPr>
          <w:t>Figure 3</w:t>
        </w:r>
        <w:r w:rsidR="00137669" w:rsidRPr="00137669">
          <w:rPr>
            <w:rStyle w:val="Lienhypertexte"/>
            <w:rFonts w:ascii="Times New Roman" w:hAnsi="Times New Roman" w:cs="Times New Roman"/>
            <w:b/>
            <w:noProof/>
            <w:sz w:val="24"/>
            <w:szCs w:val="24"/>
            <w:lang w:val="fr-FR"/>
          </w:rPr>
          <w:t xml:space="preserve">: </w:t>
        </w:r>
        <w:r w:rsidR="00137669" w:rsidRPr="00137669">
          <w:rPr>
            <w:rStyle w:val="Lienhypertexte"/>
            <w:rFonts w:ascii="Times New Roman" w:hAnsi="Times New Roman" w:cs="Times New Roman"/>
            <w:noProof/>
            <w:sz w:val="24"/>
            <w:szCs w:val="24"/>
            <w:lang w:val="fr-FR"/>
          </w:rPr>
          <w:t>Photo de Jean Bikoko Aladin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_Toc214178421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25</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2" w:history="1">
        <w:r w:rsidR="00137669" w:rsidRPr="00137669">
          <w:rPr>
            <w:rStyle w:val="Lienhypertexte"/>
            <w:rFonts w:ascii="Times New Roman" w:hAnsi="Times New Roman" w:cs="Times New Roman"/>
            <w:b/>
            <w:noProof/>
            <w:sz w:val="24"/>
            <w:szCs w:val="24"/>
          </w:rPr>
          <w:t>Figure 4</w:t>
        </w:r>
        <w:r w:rsidR="00137669" w:rsidRPr="00137669">
          <w:rPr>
            <w:rStyle w:val="Lienhypertexte"/>
            <w:rFonts w:ascii="Times New Roman" w:eastAsia="Times New Roman" w:hAnsi="Times New Roman" w:cs="Times New Roman"/>
            <w:b/>
            <w:noProof/>
            <w:sz w:val="24"/>
            <w:szCs w:val="24"/>
            <w:lang w:val="fr-CM"/>
          </w:rPr>
          <w:t xml:space="preserve">: </w:t>
        </w:r>
        <w:r w:rsidR="00137669" w:rsidRPr="00137669">
          <w:rPr>
            <w:rStyle w:val="Lienhypertexte"/>
            <w:rFonts w:ascii="Times New Roman" w:eastAsia="Times New Roman" w:hAnsi="Times New Roman" w:cs="Times New Roman"/>
            <w:noProof/>
            <w:sz w:val="24"/>
            <w:szCs w:val="24"/>
            <w:lang w:val="fr-CM"/>
          </w:rPr>
          <w:t>image de la maraca</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_Toc214178422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31</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3" w:history="1">
        <w:r w:rsidR="00137669" w:rsidRPr="00137669">
          <w:rPr>
            <w:rStyle w:val="Lienhypertexte"/>
            <w:rFonts w:ascii="Times New Roman" w:hAnsi="Times New Roman" w:cs="Times New Roman"/>
            <w:b/>
            <w:noProof/>
            <w:sz w:val="24"/>
            <w:szCs w:val="24"/>
          </w:rPr>
          <w:t>Figure 5</w:t>
        </w:r>
        <w:r w:rsidR="00137669" w:rsidRPr="00137669">
          <w:rPr>
            <w:rStyle w:val="Lienhypertexte"/>
            <w:rFonts w:ascii="Times New Roman" w:eastAsia="Times New Roman" w:hAnsi="Times New Roman" w:cs="Times New Roman"/>
            <w:b/>
            <w:noProof/>
            <w:sz w:val="24"/>
            <w:szCs w:val="24"/>
            <w:lang w:val="fr-CM"/>
          </w:rPr>
          <w:t xml:space="preserve">: </w:t>
        </w:r>
        <w:r w:rsidR="00137669" w:rsidRPr="00137669">
          <w:rPr>
            <w:rStyle w:val="Lienhypertexte"/>
            <w:rFonts w:ascii="Times New Roman" w:eastAsia="Times New Roman" w:hAnsi="Times New Roman" w:cs="Times New Roman"/>
            <w:noProof/>
            <w:sz w:val="24"/>
            <w:szCs w:val="24"/>
            <w:lang w:val="fr-CM"/>
          </w:rPr>
          <w:t>Photo André Marie Tala</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_Toc214178423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32</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4" w:history="1">
        <w:r w:rsidR="00137669" w:rsidRPr="00137669">
          <w:rPr>
            <w:rStyle w:val="Lienhypertexte"/>
            <w:rFonts w:ascii="Times New Roman" w:hAnsi="Times New Roman" w:cs="Times New Roman"/>
            <w:b/>
            <w:noProof/>
            <w:sz w:val="24"/>
            <w:szCs w:val="24"/>
          </w:rPr>
          <w:t>Figure 6</w:t>
        </w:r>
        <w:r w:rsidR="00137669" w:rsidRPr="00137669">
          <w:rPr>
            <w:rStyle w:val="Lienhypertexte"/>
            <w:rFonts w:ascii="Times New Roman" w:hAnsi="Times New Roman" w:cs="Times New Roman"/>
            <w:b/>
            <w:noProof/>
            <w:sz w:val="24"/>
            <w:szCs w:val="24"/>
            <w:lang w:val="fr-FR"/>
          </w:rPr>
          <w:t xml:space="preserve">: </w:t>
        </w:r>
        <w:r w:rsidR="00137669" w:rsidRPr="00137669">
          <w:rPr>
            <w:rStyle w:val="Lienhypertexte"/>
            <w:rFonts w:ascii="Times New Roman" w:hAnsi="Times New Roman" w:cs="Times New Roman"/>
            <w:noProof/>
            <w:sz w:val="24"/>
            <w:szCs w:val="24"/>
            <w:lang w:val="fr-FR"/>
          </w:rPr>
          <w:t>Photo de sanza</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_Toc214178424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39</w:t>
        </w:r>
        <w:r w:rsidR="00137669" w:rsidRPr="00137669">
          <w:rPr>
            <w:rFonts w:ascii="Times New Roman" w:hAnsi="Times New Roman" w:cs="Times New Roman"/>
            <w:noProof/>
            <w:webHidden/>
            <w:sz w:val="24"/>
            <w:szCs w:val="24"/>
          </w:rPr>
          <w:fldChar w:fldCharType="end"/>
        </w:r>
      </w:hyperlink>
    </w:p>
    <w:p w:rsidR="00137669" w:rsidRPr="00137669" w:rsidRDefault="00072A48" w:rsidP="00137669">
      <w:pPr>
        <w:pStyle w:val="Tabledesillustrations"/>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78425" w:history="1">
        <w:r w:rsidR="00137669" w:rsidRPr="00137669">
          <w:rPr>
            <w:rStyle w:val="Lienhypertexte"/>
            <w:rFonts w:ascii="Times New Roman" w:hAnsi="Times New Roman" w:cs="Times New Roman"/>
            <w:b/>
            <w:noProof/>
            <w:sz w:val="24"/>
            <w:szCs w:val="24"/>
          </w:rPr>
          <w:t xml:space="preserve">Figure 7: </w:t>
        </w:r>
        <w:r w:rsidR="00137669" w:rsidRPr="00137669">
          <w:rPr>
            <w:rStyle w:val="Lienhypertexte"/>
            <w:rFonts w:ascii="Times New Roman" w:hAnsi="Times New Roman" w:cs="Times New Roman"/>
            <w:noProof/>
            <w:sz w:val="24"/>
            <w:szCs w:val="24"/>
          </w:rPr>
          <w:t>Photo de Happy d’Efoulan</w:t>
        </w:r>
        <w:r w:rsidR="00137669" w:rsidRPr="00137669">
          <w:rPr>
            <w:rFonts w:ascii="Times New Roman" w:hAnsi="Times New Roman" w:cs="Times New Roman"/>
            <w:noProof/>
            <w:webHidden/>
            <w:sz w:val="24"/>
            <w:szCs w:val="24"/>
          </w:rPr>
          <w:tab/>
        </w:r>
        <w:r w:rsidR="00137669" w:rsidRPr="00137669">
          <w:rPr>
            <w:rFonts w:ascii="Times New Roman" w:hAnsi="Times New Roman" w:cs="Times New Roman"/>
            <w:noProof/>
            <w:webHidden/>
            <w:sz w:val="24"/>
            <w:szCs w:val="24"/>
          </w:rPr>
          <w:fldChar w:fldCharType="begin"/>
        </w:r>
        <w:r w:rsidR="00137669" w:rsidRPr="00137669">
          <w:rPr>
            <w:rFonts w:ascii="Times New Roman" w:hAnsi="Times New Roman" w:cs="Times New Roman"/>
            <w:noProof/>
            <w:webHidden/>
            <w:sz w:val="24"/>
            <w:szCs w:val="24"/>
          </w:rPr>
          <w:instrText xml:space="preserve"> PAGEREF _Toc214178425 \h </w:instrText>
        </w:r>
        <w:r w:rsidR="00137669" w:rsidRPr="00137669">
          <w:rPr>
            <w:rFonts w:ascii="Times New Roman" w:hAnsi="Times New Roman" w:cs="Times New Roman"/>
            <w:noProof/>
            <w:webHidden/>
            <w:sz w:val="24"/>
            <w:szCs w:val="24"/>
          </w:rPr>
        </w:r>
        <w:r w:rsidR="00137669" w:rsidRPr="00137669">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49</w:t>
        </w:r>
        <w:r w:rsidR="00137669" w:rsidRPr="00137669">
          <w:rPr>
            <w:rFonts w:ascii="Times New Roman" w:hAnsi="Times New Roman" w:cs="Times New Roman"/>
            <w:noProof/>
            <w:webHidden/>
            <w:sz w:val="24"/>
            <w:szCs w:val="24"/>
          </w:rPr>
          <w:fldChar w:fldCharType="end"/>
        </w:r>
      </w:hyperlink>
    </w:p>
    <w:p w:rsidR="00A511FA" w:rsidRPr="00137669" w:rsidRDefault="00137669" w:rsidP="00137669">
      <w:pPr>
        <w:spacing w:line="360" w:lineRule="auto"/>
        <w:jc w:val="both"/>
        <w:rPr>
          <w:rFonts w:ascii="Times New Roman" w:hAnsi="Times New Roman" w:cs="Times New Roman"/>
          <w:sz w:val="24"/>
          <w:szCs w:val="24"/>
          <w:lang w:val="fr-FR"/>
        </w:rPr>
      </w:pPr>
      <w:r w:rsidRPr="00137669">
        <w:rPr>
          <w:rFonts w:ascii="Times New Roman" w:hAnsi="Times New Roman" w:cs="Times New Roman"/>
          <w:sz w:val="24"/>
          <w:szCs w:val="24"/>
          <w:lang w:val="fr-FR"/>
        </w:rPr>
        <w:fldChar w:fldCharType="end"/>
      </w:r>
    </w:p>
    <w:p w:rsidR="00A511FA" w:rsidRPr="00137669" w:rsidRDefault="00A511FA" w:rsidP="00137669">
      <w:pPr>
        <w:spacing w:line="360" w:lineRule="auto"/>
        <w:jc w:val="both"/>
        <w:rPr>
          <w:rFonts w:ascii="Times New Roman" w:hAnsi="Times New Roman" w:cs="Times New Roman"/>
          <w:sz w:val="24"/>
          <w:szCs w:val="24"/>
          <w:lang w:val="fr-FR"/>
        </w:rPr>
      </w:pPr>
    </w:p>
    <w:p w:rsidR="00A511FA" w:rsidRDefault="00A511FA" w:rsidP="00A511FA">
      <w:pPr>
        <w:rPr>
          <w:lang w:val="fr-FR"/>
        </w:rPr>
      </w:pPr>
    </w:p>
    <w:p w:rsidR="00A511FA" w:rsidRDefault="00A511FA" w:rsidP="00A511FA">
      <w:pPr>
        <w:rPr>
          <w:lang w:val="fr-FR"/>
        </w:rPr>
      </w:pPr>
    </w:p>
    <w:p w:rsidR="00A511FA" w:rsidRPr="00A511FA" w:rsidRDefault="00A511FA" w:rsidP="00A511FA">
      <w:pPr>
        <w:rPr>
          <w:lang w:val="fr-FR"/>
        </w:rPr>
        <w:sectPr w:rsidR="00A511FA" w:rsidRPr="00A511FA" w:rsidSect="00906FC8">
          <w:headerReference w:type="default" r:id="rId13"/>
          <w:footerReference w:type="default" r:id="rId14"/>
          <w:pgSz w:w="12240" w:h="15840"/>
          <w:pgMar w:top="1417" w:right="1417" w:bottom="1417" w:left="1417" w:header="708" w:footer="708" w:gutter="0"/>
          <w:pgNumType w:fmt="lowerRoman" w:start="1"/>
          <w:cols w:space="708"/>
          <w:docGrid w:linePitch="360"/>
        </w:sect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pPr>
    </w:p>
    <w:p w:rsidR="00137669" w:rsidRDefault="00137669" w:rsidP="00906FC8">
      <w:pPr>
        <w:spacing w:before="120" w:after="120" w:line="360" w:lineRule="auto"/>
        <w:jc w:val="both"/>
        <w:rPr>
          <w:rFonts w:ascii="Times New Roman" w:hAnsi="Times New Roman" w:cs="Times New Roman"/>
          <w:b/>
          <w:sz w:val="24"/>
          <w:szCs w:val="24"/>
          <w:lang w:val="fr-FR"/>
        </w:rPr>
        <w:sectPr w:rsidR="00137669" w:rsidSect="00137669">
          <w:type w:val="continuous"/>
          <w:pgSz w:w="12240" w:h="15840"/>
          <w:pgMar w:top="1417" w:right="1417" w:bottom="1417" w:left="1417" w:header="708" w:footer="708" w:gutter="0"/>
          <w:cols w:space="708"/>
          <w:docGrid w:linePitch="360"/>
        </w:sectPr>
      </w:pPr>
    </w:p>
    <w:p w:rsidR="00906FC8" w:rsidRDefault="00906FC8" w:rsidP="00906FC8">
      <w:pPr>
        <w:spacing w:before="120" w:after="120" w:line="360" w:lineRule="auto"/>
        <w:jc w:val="both"/>
        <w:rPr>
          <w:rFonts w:ascii="Times New Roman" w:hAnsi="Times New Roman" w:cs="Times New Roman"/>
          <w:b/>
          <w:sz w:val="24"/>
          <w:szCs w:val="24"/>
          <w:lang w:val="fr-FR"/>
        </w:rPr>
      </w:pPr>
      <w:r>
        <w:rPr>
          <w:noProof/>
          <w:lang w:val="fr-FR" w:eastAsia="fr-FR"/>
        </w:rPr>
        <w:lastRenderedPageBreak/>
        <mc:AlternateContent>
          <mc:Choice Requires="wps">
            <w:drawing>
              <wp:anchor distT="0" distB="0" distL="114300" distR="114300" simplePos="0" relativeHeight="251661312" behindDoc="1" locked="0" layoutInCell="1" allowOverlap="1" wp14:anchorId="30C6CD56" wp14:editId="55C018C9">
                <wp:simplePos x="0" y="0"/>
                <wp:positionH relativeFrom="margin">
                  <wp:posOffset>2057161</wp:posOffset>
                </wp:positionH>
                <wp:positionV relativeFrom="paragraph">
                  <wp:posOffset>176374</wp:posOffset>
                </wp:positionV>
                <wp:extent cx="1894114" cy="527372"/>
                <wp:effectExtent l="0" t="0" r="11430" b="25400"/>
                <wp:wrapNone/>
                <wp:docPr id="3" name="Rectangle à coins arrondis 3"/>
                <wp:cNvGraphicFramePr/>
                <a:graphic xmlns:a="http://schemas.openxmlformats.org/drawingml/2006/main">
                  <a:graphicData uri="http://schemas.microsoft.com/office/word/2010/wordprocessingShape">
                    <wps:wsp>
                      <wps:cNvSpPr/>
                      <wps:spPr>
                        <a:xfrm>
                          <a:off x="0" y="0"/>
                          <a:ext cx="1894114" cy="527372"/>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E9129" id="Rectangle à coins arrondis 3" o:spid="_x0000_s1026" style="position:absolute;margin-left:162pt;margin-top:13.9pt;width:149.15pt;height:41.5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" fillcolor="#0070c0" strokecolor="#41719c" strokeweight="1pt">
                <v:fill color2="#0070c0" colors="0 #0070c0;22938f window;46531f window;1 #0070c0" focus="100%" type="gradient"/>
                <v:stroke joinstyle="miter"/>
                <w10:wrap anchorx="margin"/>
              </v:roundrect>
            </w:pict>
          </mc:Fallback>
        </mc:AlternateContent>
      </w:r>
    </w:p>
    <w:p w:rsidR="00721163" w:rsidRPr="00906FC8" w:rsidRDefault="00B232B3" w:rsidP="00906FC8">
      <w:pPr>
        <w:pStyle w:val="Titre1"/>
        <w:rPr>
          <w:lang w:val="fr-FR"/>
        </w:rPr>
      </w:pPr>
      <w:bookmarkStart w:id="20" w:name="_Toc213138577"/>
      <w:bookmarkStart w:id="21" w:name="_Toc213138612"/>
      <w:bookmarkStart w:id="22" w:name="_Toc214181602"/>
      <w:bookmarkStart w:id="23" w:name="_Toc214181659"/>
      <w:r w:rsidRPr="00906FC8">
        <w:rPr>
          <w:lang w:val="fr-FR"/>
        </w:rPr>
        <w:t>INTTRODUCTION</w:t>
      </w:r>
      <w:bookmarkEnd w:id="20"/>
      <w:bookmarkEnd w:id="21"/>
      <w:bookmarkEnd w:id="22"/>
      <w:bookmarkEnd w:id="23"/>
    </w:p>
    <w:p w:rsidR="006C100E" w:rsidRPr="00906FC8" w:rsidRDefault="006C100E" w:rsidP="00906FC8">
      <w:pPr>
        <w:spacing w:before="120" w:after="120" w:line="360" w:lineRule="auto"/>
        <w:jc w:val="both"/>
        <w:rPr>
          <w:rFonts w:ascii="Times New Roman" w:hAnsi="Times New Roman" w:cs="Times New Roman"/>
          <w:sz w:val="24"/>
          <w:szCs w:val="24"/>
          <w:lang w:val="fr-FR"/>
        </w:rPr>
      </w:pPr>
    </w:p>
    <w:p w:rsidR="006C100E" w:rsidRPr="00906FC8" w:rsidRDefault="006C100E"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Fière de sa diversité culturelle et linguistique, élément de sa personnalité nationale qu’elle contribue à enrichir mais profondément conscient de la nécessité impérieuse de parfaire son unité, le Cameroun a un patrimoine culturel vaste et riche qui s’étend sur plusieurs domaines à savoir : le domaine vestimentaire, gastronomique, linguistique, artistique et touristique pour ne citer que ceux-ci. Dans l’histoire du Cameroun, </w:t>
      </w:r>
      <w:r w:rsidR="00386CF6" w:rsidRPr="00906FC8">
        <w:rPr>
          <w:rFonts w:ascii="Times New Roman" w:hAnsi="Times New Roman" w:cs="Times New Roman"/>
          <w:sz w:val="24"/>
          <w:szCs w:val="24"/>
          <w:lang w:val="fr-FR"/>
        </w:rPr>
        <w:t>la naissance de la musique est s</w:t>
      </w:r>
      <w:r w:rsidRPr="00906FC8">
        <w:rPr>
          <w:rFonts w:ascii="Times New Roman" w:hAnsi="Times New Roman" w:cs="Times New Roman"/>
          <w:sz w:val="24"/>
          <w:szCs w:val="24"/>
          <w:lang w:val="fr-FR"/>
        </w:rPr>
        <w:t>ans doute moins connue que</w:t>
      </w:r>
      <w:r w:rsidR="003F6872">
        <w:rPr>
          <w:rFonts w:ascii="Times New Roman" w:hAnsi="Times New Roman" w:cs="Times New Roman"/>
          <w:sz w:val="24"/>
          <w:szCs w:val="24"/>
          <w:lang w:val="fr-FR"/>
        </w:rPr>
        <w:t xml:space="preserve"> celle du football par les citoyens</w:t>
      </w:r>
      <w:r w:rsidRPr="00906FC8">
        <w:rPr>
          <w:rFonts w:ascii="Times New Roman" w:hAnsi="Times New Roman" w:cs="Times New Roman"/>
          <w:sz w:val="24"/>
          <w:szCs w:val="24"/>
          <w:lang w:val="fr-FR"/>
        </w:rPr>
        <w:t>, c’est pourtant</w:t>
      </w:r>
      <w:r w:rsidR="00D15F86" w:rsidRPr="00906FC8">
        <w:rPr>
          <w:rFonts w:ascii="Times New Roman" w:hAnsi="Times New Roman" w:cs="Times New Roman"/>
          <w:sz w:val="24"/>
          <w:szCs w:val="24"/>
          <w:lang w:val="fr-FR"/>
        </w:rPr>
        <w:t xml:space="preserve"> un maillon important pour celui-ci. En musique comme dans les autres arts, la diffusion des œuvres est variée. En effet, dans les années 1950 on assiste à</w:t>
      </w:r>
      <w:r w:rsidR="00B232B3" w:rsidRPr="00906FC8">
        <w:rPr>
          <w:rFonts w:ascii="Times New Roman" w:hAnsi="Times New Roman" w:cs="Times New Roman"/>
          <w:sz w:val="24"/>
          <w:szCs w:val="24"/>
          <w:lang w:val="fr-FR"/>
        </w:rPr>
        <w:t xml:space="preserve"> une variété des genres</w:t>
      </w:r>
      <w:r w:rsidR="003F6872">
        <w:rPr>
          <w:rFonts w:ascii="Times New Roman" w:hAnsi="Times New Roman" w:cs="Times New Roman"/>
          <w:sz w:val="24"/>
          <w:szCs w:val="24"/>
          <w:lang w:val="fr-FR"/>
        </w:rPr>
        <w:t xml:space="preserve"> musicaux</w:t>
      </w:r>
      <w:r w:rsidR="00B232B3" w:rsidRPr="00906FC8">
        <w:rPr>
          <w:rFonts w:ascii="Times New Roman" w:hAnsi="Times New Roman" w:cs="Times New Roman"/>
          <w:sz w:val="24"/>
          <w:szCs w:val="24"/>
          <w:lang w:val="fr-FR"/>
        </w:rPr>
        <w:t xml:space="preserve"> uniques</w:t>
      </w:r>
      <w:r w:rsidR="00D15F86" w:rsidRPr="00906FC8">
        <w:rPr>
          <w:rFonts w:ascii="Times New Roman" w:hAnsi="Times New Roman" w:cs="Times New Roman"/>
          <w:sz w:val="24"/>
          <w:szCs w:val="24"/>
          <w:lang w:val="fr-FR"/>
        </w:rPr>
        <w:t>. Ce dossier propose une analyse documentaire d</w:t>
      </w:r>
      <w:r w:rsidR="00FD1D69" w:rsidRPr="00906FC8">
        <w:rPr>
          <w:rFonts w:ascii="Times New Roman" w:hAnsi="Times New Roman" w:cs="Times New Roman"/>
          <w:sz w:val="24"/>
          <w:szCs w:val="24"/>
          <w:lang w:val="fr-FR"/>
        </w:rPr>
        <w:t xml:space="preserve">es genres musicaux </w:t>
      </w:r>
      <w:r w:rsidR="00D15F86" w:rsidRPr="00906FC8">
        <w:rPr>
          <w:rFonts w:ascii="Times New Roman" w:hAnsi="Times New Roman" w:cs="Times New Roman"/>
          <w:sz w:val="24"/>
          <w:szCs w:val="24"/>
          <w:lang w:val="fr-FR"/>
        </w:rPr>
        <w:t>Camerounais, de leur</w:t>
      </w:r>
      <w:r w:rsidR="003F6872">
        <w:rPr>
          <w:rFonts w:ascii="Times New Roman" w:hAnsi="Times New Roman" w:cs="Times New Roman"/>
          <w:sz w:val="24"/>
          <w:szCs w:val="24"/>
          <w:lang w:val="fr-FR"/>
        </w:rPr>
        <w:t xml:space="preserve"> origine et</w:t>
      </w:r>
      <w:r w:rsidR="007D0D65">
        <w:rPr>
          <w:rFonts w:ascii="Times New Roman" w:hAnsi="Times New Roman" w:cs="Times New Roman"/>
          <w:sz w:val="24"/>
          <w:szCs w:val="24"/>
          <w:lang w:val="fr-FR"/>
        </w:rPr>
        <w:t xml:space="preserve"> histoire</w:t>
      </w:r>
      <w:r w:rsidR="00FD1D69" w:rsidRPr="00906FC8">
        <w:rPr>
          <w:rFonts w:ascii="Times New Roman" w:hAnsi="Times New Roman" w:cs="Times New Roman"/>
          <w:sz w:val="24"/>
          <w:szCs w:val="24"/>
          <w:lang w:val="fr-FR"/>
        </w:rPr>
        <w:t>, leur évolution,</w:t>
      </w:r>
      <w:r w:rsidR="003F6872">
        <w:rPr>
          <w:rFonts w:ascii="Times New Roman" w:hAnsi="Times New Roman" w:cs="Times New Roman"/>
          <w:sz w:val="24"/>
          <w:szCs w:val="24"/>
          <w:lang w:val="fr-FR"/>
        </w:rPr>
        <w:t xml:space="preserve"> des influences des genres étranger</w:t>
      </w:r>
      <w:r w:rsidR="00EE10BF">
        <w:rPr>
          <w:rFonts w:ascii="Times New Roman" w:hAnsi="Times New Roman" w:cs="Times New Roman"/>
          <w:sz w:val="24"/>
          <w:szCs w:val="24"/>
          <w:lang w:val="fr-FR"/>
        </w:rPr>
        <w:t>s</w:t>
      </w:r>
      <w:r w:rsidR="00D15F86" w:rsidRPr="00906FC8">
        <w:rPr>
          <w:rFonts w:ascii="Times New Roman" w:hAnsi="Times New Roman" w:cs="Times New Roman"/>
          <w:sz w:val="24"/>
          <w:szCs w:val="24"/>
          <w:lang w:val="fr-FR"/>
        </w:rPr>
        <w:t>,</w:t>
      </w:r>
      <w:r w:rsidR="003F6872">
        <w:rPr>
          <w:rFonts w:ascii="Times New Roman" w:hAnsi="Times New Roman" w:cs="Times New Roman"/>
          <w:sz w:val="24"/>
          <w:szCs w:val="24"/>
          <w:lang w:val="fr-FR"/>
        </w:rPr>
        <w:t xml:space="preserve"> de leur instrument de musique et biographie et des</w:t>
      </w:r>
      <w:r w:rsidR="00676A59">
        <w:rPr>
          <w:rFonts w:ascii="Times New Roman" w:hAnsi="Times New Roman" w:cs="Times New Roman"/>
          <w:sz w:val="24"/>
          <w:szCs w:val="24"/>
          <w:lang w:val="fr-FR"/>
        </w:rPr>
        <w:t xml:space="preserve"> figures fars de chaque genre</w:t>
      </w:r>
      <w:r w:rsidR="00FD1D69" w:rsidRPr="00906FC8">
        <w:rPr>
          <w:rFonts w:ascii="Times New Roman" w:hAnsi="Times New Roman" w:cs="Times New Roman"/>
          <w:sz w:val="24"/>
          <w:szCs w:val="24"/>
          <w:lang w:val="fr-FR"/>
        </w:rPr>
        <w:t>.</w:t>
      </w:r>
    </w:p>
    <w:p w:rsidR="001D5961" w:rsidRPr="00906FC8" w:rsidRDefault="00AA044F" w:rsidP="00906FC8">
      <w:pPr>
        <w:pStyle w:val="Paragraphedeliste"/>
        <w:numPr>
          <w:ilvl w:val="0"/>
          <w:numId w:val="8"/>
        </w:numPr>
        <w:spacing w:before="120" w:after="120" w:line="360" w:lineRule="auto"/>
        <w:jc w:val="both"/>
        <w:rPr>
          <w:rFonts w:ascii="Times New Roman" w:hAnsi="Times New Roman" w:cs="Times New Roman"/>
          <w:b/>
          <w:sz w:val="24"/>
          <w:szCs w:val="24"/>
          <w:lang w:val="fr-FR"/>
        </w:rPr>
      </w:pPr>
      <w:r w:rsidRPr="00906FC8">
        <w:rPr>
          <w:rFonts w:ascii="Times New Roman" w:hAnsi="Times New Roman" w:cs="Times New Roman"/>
          <w:b/>
          <w:sz w:val="24"/>
          <w:szCs w:val="24"/>
          <w:lang w:val="fr-FR"/>
        </w:rPr>
        <w:t>GENRE MUSICALL</w:t>
      </w:r>
    </w:p>
    <w:p w:rsidR="00AA044F" w:rsidRPr="00906FC8" w:rsidRDefault="00AA044F"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Un genre musical est une classification utilisée pour regrouper des œuvres partageant des caractéristiques stylistiques, rythmiques ou culturelles communes. Par exemple, des genres comme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ou le</w:t>
      </w:r>
      <w:r w:rsidR="00FD7E69" w:rsidRPr="00906FC8">
        <w:rPr>
          <w:rFonts w:ascii="Times New Roman" w:hAnsi="Times New Roman" w:cs="Times New Roman"/>
          <w:sz w:val="24"/>
          <w:szCs w:val="24"/>
          <w:lang w:val="fr-FR"/>
        </w:rPr>
        <w:t xml:space="preserve"> </w:t>
      </w:r>
      <w:proofErr w:type="spellStart"/>
      <w:r w:rsidR="00FD7E69" w:rsidRPr="00906FC8">
        <w:rPr>
          <w:rFonts w:ascii="Times New Roman" w:hAnsi="Times New Roman" w:cs="Times New Roman"/>
          <w:sz w:val="24"/>
          <w:szCs w:val="24"/>
          <w:lang w:val="fr-FR"/>
        </w:rPr>
        <w:t>Mag</w:t>
      </w:r>
      <w:r w:rsidR="00D57E48" w:rsidRPr="00906FC8">
        <w:rPr>
          <w:rFonts w:ascii="Times New Roman" w:hAnsi="Times New Roman" w:cs="Times New Roman"/>
          <w:sz w:val="24"/>
          <w:szCs w:val="24"/>
          <w:lang w:val="fr-FR"/>
        </w:rPr>
        <w:t>ambeu</w:t>
      </w:r>
      <w:proofErr w:type="spellEnd"/>
      <w:r w:rsidRPr="00906FC8">
        <w:rPr>
          <w:rFonts w:ascii="Times New Roman" w:hAnsi="Times New Roman" w:cs="Times New Roman"/>
          <w:sz w:val="24"/>
          <w:szCs w:val="24"/>
          <w:lang w:val="fr-FR"/>
        </w:rPr>
        <w:t> se distinguent par leur instrumentation, leurs structures mélodiques et leur contexte culturel. Cette catégorisation permet de naviguer dans la vaste palette musicale Camerounaise, facilitant ainsi la découverte de nouveaux artistes ou albums. Les genres évoluent souvent grâce à des fusion</w:t>
      </w:r>
      <w:r w:rsidR="00B232B3" w:rsidRPr="00906FC8">
        <w:rPr>
          <w:rFonts w:ascii="Times New Roman" w:hAnsi="Times New Roman" w:cs="Times New Roman"/>
          <w:sz w:val="24"/>
          <w:szCs w:val="24"/>
          <w:lang w:val="fr-FR"/>
        </w:rPr>
        <w:t xml:space="preserve">s, donnant naissance à des </w:t>
      </w:r>
      <w:r w:rsidRPr="00906FC8">
        <w:rPr>
          <w:rFonts w:ascii="Times New Roman" w:hAnsi="Times New Roman" w:cs="Times New Roman"/>
          <w:sz w:val="24"/>
          <w:szCs w:val="24"/>
          <w:lang w:val="fr-FR"/>
        </w:rPr>
        <w:t>genres innovants comme le </w:t>
      </w:r>
      <w:proofErr w:type="spellStart"/>
      <w:r w:rsidR="00B232B3" w:rsidRPr="00906FC8">
        <w:rPr>
          <w:rFonts w:ascii="Times New Roman" w:hAnsi="Times New Roman" w:cs="Times New Roman"/>
          <w:sz w:val="24"/>
          <w:szCs w:val="24"/>
          <w:lang w:val="fr-FR"/>
        </w:rPr>
        <w:t>Mbolé</w:t>
      </w:r>
      <w:proofErr w:type="spellEnd"/>
      <w:r w:rsidRPr="00906FC8">
        <w:rPr>
          <w:rFonts w:ascii="Times New Roman" w:hAnsi="Times New Roman" w:cs="Times New Roman"/>
          <w:sz w:val="24"/>
          <w:szCs w:val="24"/>
          <w:lang w:val="fr-FR"/>
        </w:rPr>
        <w:t> ou la </w:t>
      </w:r>
      <w:r w:rsidR="00B232B3" w:rsidRPr="00906FC8">
        <w:rPr>
          <w:rFonts w:ascii="Times New Roman" w:hAnsi="Times New Roman" w:cs="Times New Roman"/>
          <w:sz w:val="24"/>
          <w:szCs w:val="24"/>
          <w:lang w:val="fr-FR"/>
        </w:rPr>
        <w:t>M</w:t>
      </w:r>
      <w:r w:rsidRPr="00906FC8">
        <w:rPr>
          <w:rFonts w:ascii="Times New Roman" w:hAnsi="Times New Roman" w:cs="Times New Roman"/>
          <w:sz w:val="24"/>
          <w:szCs w:val="24"/>
          <w:lang w:val="fr-FR"/>
        </w:rPr>
        <w:t>usique moderne, enrichissant encore davantage cet univers.</w:t>
      </w:r>
    </w:p>
    <w:p w:rsidR="00CF21D7" w:rsidRPr="00906FC8" w:rsidRDefault="00CF21D7" w:rsidP="00906FC8">
      <w:pPr>
        <w:spacing w:before="120" w:after="120" w:line="360" w:lineRule="auto"/>
        <w:jc w:val="both"/>
        <w:rPr>
          <w:rFonts w:ascii="Times New Roman" w:hAnsi="Times New Roman" w:cs="Times New Roman"/>
          <w:sz w:val="24"/>
          <w:szCs w:val="24"/>
          <w:lang w:val="fr-FR"/>
        </w:rPr>
      </w:pPr>
    </w:p>
    <w:p w:rsidR="00CF21D7" w:rsidRPr="00906FC8" w:rsidRDefault="00CF21D7" w:rsidP="00906FC8">
      <w:pPr>
        <w:spacing w:before="120" w:after="120" w:line="360" w:lineRule="auto"/>
        <w:jc w:val="both"/>
        <w:rPr>
          <w:rFonts w:ascii="Times New Roman" w:hAnsi="Times New Roman" w:cs="Times New Roman"/>
          <w:sz w:val="24"/>
          <w:szCs w:val="24"/>
          <w:lang w:val="fr-FR"/>
        </w:rPr>
      </w:pPr>
    </w:p>
    <w:p w:rsidR="00CF21D7" w:rsidRPr="00906FC8" w:rsidRDefault="00CF21D7" w:rsidP="00906FC8">
      <w:pPr>
        <w:spacing w:before="120" w:after="120" w:line="360" w:lineRule="auto"/>
        <w:jc w:val="both"/>
        <w:rPr>
          <w:rFonts w:ascii="Times New Roman" w:hAnsi="Times New Roman" w:cs="Times New Roman"/>
          <w:sz w:val="24"/>
          <w:szCs w:val="24"/>
          <w:lang w:val="fr-FR"/>
        </w:rPr>
      </w:pPr>
    </w:p>
    <w:p w:rsidR="009A7102" w:rsidRDefault="009A7102">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F21D7" w:rsidRDefault="00CF21D7" w:rsidP="00906FC8">
      <w:pPr>
        <w:spacing w:before="120" w:after="120" w:line="360" w:lineRule="auto"/>
        <w:jc w:val="both"/>
        <w:rPr>
          <w:rFonts w:ascii="Times New Roman" w:hAnsi="Times New Roman" w:cs="Times New Roman"/>
          <w:sz w:val="24"/>
          <w:szCs w:val="24"/>
          <w:lang w:val="fr-FR"/>
        </w:rPr>
      </w:pPr>
    </w:p>
    <w:p w:rsidR="007E052E" w:rsidRDefault="007E052E" w:rsidP="00906FC8">
      <w:pPr>
        <w:spacing w:before="120" w:after="120" w:line="360" w:lineRule="auto"/>
        <w:jc w:val="both"/>
        <w:rPr>
          <w:rFonts w:ascii="Times New Roman" w:hAnsi="Times New Roman" w:cs="Times New Roman"/>
          <w:sz w:val="24"/>
          <w:szCs w:val="24"/>
          <w:lang w:val="fr-FR"/>
        </w:rPr>
      </w:pPr>
    </w:p>
    <w:p w:rsidR="007E052E" w:rsidRDefault="007E052E" w:rsidP="00906FC8">
      <w:pPr>
        <w:spacing w:before="120" w:after="120" w:line="360" w:lineRule="auto"/>
        <w:jc w:val="both"/>
        <w:rPr>
          <w:rFonts w:ascii="Times New Roman" w:hAnsi="Times New Roman" w:cs="Times New Roman"/>
          <w:sz w:val="24"/>
          <w:szCs w:val="24"/>
          <w:lang w:val="fr-FR"/>
        </w:rPr>
      </w:pPr>
    </w:p>
    <w:p w:rsidR="007E052E" w:rsidRDefault="007E052E" w:rsidP="00906FC8">
      <w:pPr>
        <w:spacing w:before="120" w:after="120" w:line="360" w:lineRule="auto"/>
        <w:jc w:val="both"/>
        <w:rPr>
          <w:rFonts w:ascii="Times New Roman" w:hAnsi="Times New Roman" w:cs="Times New Roman"/>
          <w:sz w:val="24"/>
          <w:szCs w:val="24"/>
          <w:lang w:val="fr-FR"/>
        </w:rPr>
      </w:pPr>
    </w:p>
    <w:p w:rsidR="007E052E" w:rsidRDefault="007E052E" w:rsidP="00906FC8">
      <w:pPr>
        <w:spacing w:before="120" w:after="120" w:line="360" w:lineRule="auto"/>
        <w:jc w:val="both"/>
        <w:rPr>
          <w:rFonts w:ascii="Times New Roman" w:hAnsi="Times New Roman" w:cs="Times New Roman"/>
          <w:sz w:val="24"/>
          <w:szCs w:val="24"/>
          <w:lang w:val="fr-FR"/>
        </w:rPr>
      </w:pPr>
    </w:p>
    <w:p w:rsidR="007E052E" w:rsidRDefault="007E052E" w:rsidP="00906FC8">
      <w:pPr>
        <w:spacing w:before="120" w:after="120" w:line="360" w:lineRule="auto"/>
        <w:jc w:val="both"/>
        <w:rPr>
          <w:rFonts w:ascii="Times New Roman" w:hAnsi="Times New Roman" w:cs="Times New Roman"/>
          <w:sz w:val="24"/>
          <w:szCs w:val="24"/>
          <w:lang w:val="fr-FR"/>
        </w:rPr>
      </w:pPr>
    </w:p>
    <w:p w:rsidR="007E052E" w:rsidRPr="00906FC8" w:rsidRDefault="007E052E" w:rsidP="00906FC8">
      <w:pPr>
        <w:spacing w:before="120" w:after="120" w:line="360" w:lineRule="auto"/>
        <w:jc w:val="both"/>
        <w:rPr>
          <w:rFonts w:ascii="Times New Roman" w:hAnsi="Times New Roman" w:cs="Times New Roman"/>
          <w:sz w:val="24"/>
          <w:szCs w:val="24"/>
          <w:lang w:val="fr-FR"/>
        </w:rPr>
      </w:pPr>
    </w:p>
    <w:p w:rsidR="009A7102" w:rsidRDefault="00A4795C" w:rsidP="009A7102">
      <w:pPr>
        <w:rPr>
          <w:lang w:val="fr-FR"/>
        </w:rPr>
      </w:pPr>
      <w:bookmarkStart w:id="24" w:name="_Toc213138578"/>
      <w:bookmarkStart w:id="25" w:name="_Toc213138613"/>
      <w:r>
        <w:rPr>
          <w:lang w:val="fr-FR"/>
        </w:rPr>
        <w:t xml:space="preserve"> </w:t>
      </w:r>
    </w:p>
    <w:bookmarkStart w:id="26" w:name="_Toc214181603"/>
    <w:bookmarkStart w:id="27" w:name="_Toc214181660"/>
    <w:p w:rsidR="00AA044F" w:rsidRPr="00906FC8" w:rsidRDefault="00A7589D" w:rsidP="00A4795C">
      <w:pPr>
        <w:pStyle w:val="Titre1"/>
        <w:rPr>
          <w:lang w:val="fr-FR"/>
        </w:rPr>
      </w:pPr>
      <w:r>
        <w:rPr>
          <w:noProof/>
          <w:lang w:val="fr-FR" w:eastAsia="fr-FR"/>
        </w:rPr>
        <mc:AlternateContent>
          <mc:Choice Requires="wps">
            <w:drawing>
              <wp:anchor distT="0" distB="0" distL="114300" distR="114300" simplePos="0" relativeHeight="251665408" behindDoc="1" locked="0" layoutInCell="1" allowOverlap="1" wp14:anchorId="7E13BB8A" wp14:editId="560E965E">
                <wp:simplePos x="0" y="0"/>
                <wp:positionH relativeFrom="margin">
                  <wp:posOffset>-11274</wp:posOffset>
                </wp:positionH>
                <wp:positionV relativeFrom="paragraph">
                  <wp:posOffset>190895</wp:posOffset>
                </wp:positionV>
                <wp:extent cx="5970905" cy="1624882"/>
                <wp:effectExtent l="0" t="0" r="10795" b="13970"/>
                <wp:wrapNone/>
                <wp:docPr id="9" name="Rectangle à coins arrondis 9"/>
                <wp:cNvGraphicFramePr/>
                <a:graphic xmlns:a="http://schemas.openxmlformats.org/drawingml/2006/main">
                  <a:graphicData uri="http://schemas.microsoft.com/office/word/2010/wordprocessingShape">
                    <wps:wsp>
                      <wps:cNvSpPr/>
                      <wps:spPr>
                        <a:xfrm>
                          <a:off x="0" y="0"/>
                          <a:ext cx="5970905" cy="1624882"/>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B76284" id="Rectangle à coins arrondis 9" o:spid="_x0000_s1026" style="position:absolute;margin-left:-.9pt;margin-top:15.05pt;width:470.15pt;height:127.9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" fillcolor="#0070c0" strokecolor="#41719c" strokeweight="1pt">
                <v:fill color2="#0070c0" colors="0 #0070c0;22938f window;46531f window;1 #0070c0" focus="100%" type="gradient"/>
                <v:stroke joinstyle="miter"/>
                <w10:wrap anchorx="margin"/>
              </v:roundrect>
            </w:pict>
          </mc:Fallback>
        </mc:AlternateContent>
      </w:r>
      <w:r w:rsidR="007E052E">
        <w:rPr>
          <w:lang w:val="fr-FR"/>
        </w:rPr>
        <w:br/>
      </w:r>
      <w:r w:rsidR="00A4795C" w:rsidRPr="00906FC8">
        <w:rPr>
          <w:lang w:val="fr-FR"/>
        </w:rPr>
        <w:t>GENRES MUSICAUX</w:t>
      </w:r>
      <w:r w:rsidR="00585B27">
        <w:rPr>
          <w:lang w:val="fr-FR"/>
        </w:rPr>
        <w:t> :</w:t>
      </w:r>
      <w:r w:rsidR="00A4795C" w:rsidRPr="00906FC8">
        <w:rPr>
          <w:lang w:val="fr-FR"/>
        </w:rPr>
        <w:t xml:space="preserve"> </w:t>
      </w:r>
      <w:bookmarkEnd w:id="24"/>
      <w:bookmarkEnd w:id="25"/>
      <w:r w:rsidR="00585B27">
        <w:rPr>
          <w:lang w:val="fr-FR"/>
        </w:rPr>
        <w:t>ORIGINE ET HISTORIQUE, EVOLUTION, PARTICULARITE, INFLUENCE DES GENRES ETRANGERS, INSTRUMENT DE MUSIQUE ET FIGURES PROUES</w:t>
      </w:r>
      <w:bookmarkEnd w:id="26"/>
      <w:bookmarkEnd w:id="27"/>
    </w:p>
    <w:p w:rsidR="007E052E" w:rsidRDefault="007E052E">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116C57" w:rsidRDefault="007E052E" w:rsidP="00906FC8">
      <w:pPr>
        <w:spacing w:before="120" w:after="120" w:line="360" w:lineRule="auto"/>
        <w:jc w:val="both"/>
        <w:rPr>
          <w:rFonts w:ascii="Times New Roman" w:hAnsi="Times New Roman" w:cs="Times New Roman"/>
          <w:sz w:val="24"/>
          <w:szCs w:val="24"/>
          <w:lang w:val="fr-FR"/>
        </w:rPr>
      </w:pPr>
      <w:r>
        <w:rPr>
          <w:noProof/>
          <w:lang w:val="fr-FR" w:eastAsia="fr-FR"/>
        </w:rPr>
        <w:lastRenderedPageBreak/>
        <mc:AlternateContent>
          <mc:Choice Requires="wps">
            <w:drawing>
              <wp:anchor distT="0" distB="0" distL="114300" distR="114300" simplePos="0" relativeHeight="251675648" behindDoc="1" locked="0" layoutInCell="1" allowOverlap="1" wp14:anchorId="76A9C027" wp14:editId="693D8EB4">
                <wp:simplePos x="0" y="0"/>
                <wp:positionH relativeFrom="margin">
                  <wp:align>center</wp:align>
                </wp:positionH>
                <wp:positionV relativeFrom="paragraph">
                  <wp:posOffset>24765</wp:posOffset>
                </wp:positionV>
                <wp:extent cx="3467100" cy="781050"/>
                <wp:effectExtent l="0" t="0" r="19050" b="19050"/>
                <wp:wrapNone/>
                <wp:docPr id="10" name="Rectangle à coins arrondis 10"/>
                <wp:cNvGraphicFramePr/>
                <a:graphic xmlns:a="http://schemas.openxmlformats.org/drawingml/2006/main">
                  <a:graphicData uri="http://schemas.microsoft.com/office/word/2010/wordprocessingShape">
                    <wps:wsp>
                      <wps:cNvSpPr/>
                      <wps:spPr>
                        <a:xfrm>
                          <a:off x="0" y="0"/>
                          <a:ext cx="3467100" cy="78105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2D6E6" id="Rectangle à coins arrondis 10" o:spid="_x0000_s1026" style="position:absolute;margin-left:0;margin-top:1.95pt;width:273pt;height:61.5pt;z-index:-251640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" fillcolor="#0070c0" strokecolor="#41719c" strokeweight="1pt">
                <v:fill color2="#0070c0" colors="0 #0070c0;22938f window;46531f window;1 #0070c0" focus="100%" type="gradient"/>
                <v:stroke joinstyle="miter"/>
                <w10:wrap anchorx="margin"/>
              </v:roundrect>
            </w:pict>
          </mc:Fallback>
        </mc:AlternateContent>
      </w:r>
    </w:p>
    <w:p w:rsidR="00BA737C" w:rsidRDefault="007E052E" w:rsidP="007E052E">
      <w:pPr>
        <w:pStyle w:val="Titre1"/>
        <w:rPr>
          <w:lang w:val="fr-FR"/>
        </w:rPr>
      </w:pPr>
      <w:bookmarkStart w:id="28" w:name="_Toc213138579"/>
      <w:bookmarkStart w:id="29" w:name="_Toc213138614"/>
      <w:bookmarkStart w:id="30" w:name="_Toc214181604"/>
      <w:bookmarkStart w:id="31" w:name="_Toc214181661"/>
      <w:r>
        <w:rPr>
          <w:lang w:val="fr-CM"/>
        </w:rPr>
        <w:t xml:space="preserve">CHAPITRE </w:t>
      </w:r>
      <w:r w:rsidR="0013276D">
        <w:rPr>
          <w:lang w:val="fr-CM"/>
        </w:rPr>
        <w:t>I</w:t>
      </w:r>
      <w:r>
        <w:rPr>
          <w:lang w:val="fr-CM"/>
        </w:rPr>
        <w:t> :</w:t>
      </w:r>
      <w:r w:rsidR="00A4795C" w:rsidRPr="00C3025A">
        <w:rPr>
          <w:lang w:val="fr-CM"/>
        </w:rPr>
        <w:t xml:space="preserve"> </w:t>
      </w:r>
      <w:r w:rsidR="00846767" w:rsidRPr="00C3025A">
        <w:rPr>
          <w:lang w:val="fr-CM"/>
        </w:rPr>
        <w:t>LE</w:t>
      </w:r>
      <w:r w:rsidR="00846767" w:rsidRPr="00906FC8">
        <w:rPr>
          <w:lang w:val="fr-FR"/>
        </w:rPr>
        <w:t xml:space="preserve"> MAKOSSA</w:t>
      </w:r>
      <w:bookmarkEnd w:id="28"/>
      <w:bookmarkEnd w:id="29"/>
      <w:bookmarkEnd w:id="30"/>
      <w:bookmarkEnd w:id="31"/>
    </w:p>
    <w:p w:rsidR="007E052E" w:rsidRPr="007E052E" w:rsidRDefault="007E052E" w:rsidP="007E052E">
      <w:pPr>
        <w:rPr>
          <w:lang w:val="fr-FR"/>
        </w:rPr>
      </w:pPr>
    </w:p>
    <w:p w:rsidR="00D90557" w:rsidRPr="0070539C" w:rsidRDefault="0013276D" w:rsidP="005A75FB">
      <w:pPr>
        <w:pStyle w:val="Titre2"/>
        <w:rPr>
          <w:lang w:val="fr-CM"/>
        </w:rPr>
      </w:pPr>
      <w:bookmarkStart w:id="32" w:name="_Toc213138580"/>
      <w:bookmarkStart w:id="33" w:name="_Toc214181605"/>
      <w:r w:rsidRPr="0070539C">
        <w:rPr>
          <w:lang w:val="fr-CM"/>
        </w:rPr>
        <w:t>Origine</w:t>
      </w:r>
      <w:r w:rsidR="00D90557" w:rsidRPr="0070539C">
        <w:rPr>
          <w:lang w:val="fr-CM"/>
        </w:rPr>
        <w:t xml:space="preserve"> et histoire</w:t>
      </w:r>
      <w:bookmarkEnd w:id="32"/>
      <w:bookmarkEnd w:id="33"/>
    </w:p>
    <w:p w:rsidR="00D90557" w:rsidRPr="00906FC8" w:rsidRDefault="00D90557"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est</w:t>
      </w:r>
      <w:r w:rsidR="000D5E38" w:rsidRPr="00906FC8">
        <w:rPr>
          <w:rFonts w:ascii="Times New Roman" w:hAnsi="Times New Roman" w:cs="Times New Roman"/>
          <w:sz w:val="24"/>
          <w:szCs w:val="24"/>
          <w:lang w:val="fr-FR"/>
        </w:rPr>
        <w:t xml:space="preserve"> un</w:t>
      </w:r>
      <w:r w:rsidRPr="00906FC8">
        <w:rPr>
          <w:rFonts w:ascii="Times New Roman" w:hAnsi="Times New Roman" w:cs="Times New Roman"/>
          <w:sz w:val="24"/>
          <w:szCs w:val="24"/>
          <w:lang w:val="fr-FR"/>
        </w:rPr>
        <w:t xml:space="preserve"> rythme de musique originaire du peuple </w:t>
      </w:r>
      <w:proofErr w:type="spellStart"/>
      <w:r w:rsidRPr="00906FC8">
        <w:rPr>
          <w:rFonts w:ascii="Times New Roman" w:hAnsi="Times New Roman" w:cs="Times New Roman"/>
          <w:sz w:val="24"/>
          <w:szCs w:val="24"/>
          <w:lang w:val="fr-FR"/>
        </w:rPr>
        <w:t>sawa</w:t>
      </w:r>
      <w:proofErr w:type="spellEnd"/>
      <w:r w:rsidRPr="00906FC8">
        <w:rPr>
          <w:rFonts w:ascii="Times New Roman" w:hAnsi="Times New Roman" w:cs="Times New Roman"/>
          <w:sz w:val="24"/>
          <w:szCs w:val="24"/>
          <w:lang w:val="fr-FR"/>
        </w:rPr>
        <w:t>, il</w:t>
      </w:r>
      <w:r w:rsidR="00CF21D7" w:rsidRPr="00906FC8">
        <w:rPr>
          <w:rFonts w:ascii="Times New Roman" w:hAnsi="Times New Roman" w:cs="Times New Roman"/>
          <w:sz w:val="24"/>
          <w:szCs w:val="24"/>
          <w:lang w:val="fr-FR"/>
        </w:rPr>
        <w:t xml:space="preserve"> voit le jour dans les années</w:t>
      </w:r>
      <w:r w:rsidRPr="00906FC8">
        <w:rPr>
          <w:rFonts w:ascii="Times New Roman" w:hAnsi="Times New Roman" w:cs="Times New Roman"/>
          <w:sz w:val="24"/>
          <w:szCs w:val="24"/>
          <w:lang w:val="fr-FR"/>
        </w:rPr>
        <w:t xml:space="preserve">1950 à Douala. C’est en effet un assemblage rythmique de musiques </w:t>
      </w:r>
      <w:r w:rsidR="000B3B3A" w:rsidRPr="00906FC8">
        <w:rPr>
          <w:rFonts w:ascii="Times New Roman" w:hAnsi="Times New Roman" w:cs="Times New Roman"/>
          <w:sz w:val="24"/>
          <w:szCs w:val="24"/>
          <w:lang w:val="fr-FR"/>
        </w:rPr>
        <w:t>traditionnelles</w:t>
      </w:r>
      <w:r w:rsidRPr="00906FC8">
        <w:rPr>
          <w:rFonts w:ascii="Times New Roman" w:hAnsi="Times New Roman" w:cs="Times New Roman"/>
          <w:sz w:val="24"/>
          <w:szCs w:val="24"/>
          <w:lang w:val="fr-FR"/>
        </w:rPr>
        <w:t xml:space="preserve"> comme l’</w:t>
      </w:r>
      <w:proofErr w:type="spellStart"/>
      <w:r w:rsidRPr="00906FC8">
        <w:rPr>
          <w:rFonts w:ascii="Times New Roman" w:hAnsi="Times New Roman" w:cs="Times New Roman"/>
          <w:sz w:val="24"/>
          <w:szCs w:val="24"/>
          <w:lang w:val="fr-FR"/>
        </w:rPr>
        <w:t>ambassi</w:t>
      </w:r>
      <w:proofErr w:type="spellEnd"/>
      <w:r w:rsidRPr="00906FC8">
        <w:rPr>
          <w:rFonts w:ascii="Times New Roman" w:hAnsi="Times New Roman" w:cs="Times New Roman"/>
          <w:sz w:val="24"/>
          <w:szCs w:val="24"/>
          <w:lang w:val="fr-FR"/>
        </w:rPr>
        <w:t>-bey, l’</w:t>
      </w:r>
      <w:proofErr w:type="spellStart"/>
      <w:r w:rsidR="00886E3B" w:rsidRPr="00906FC8">
        <w:rPr>
          <w:rFonts w:ascii="Times New Roman" w:hAnsi="Times New Roman" w:cs="Times New Roman"/>
          <w:sz w:val="24"/>
          <w:szCs w:val="24"/>
          <w:lang w:val="fr-FR"/>
        </w:rPr>
        <w:t>assiko</w:t>
      </w:r>
      <w:proofErr w:type="spellEnd"/>
      <w:r w:rsidR="00886E3B" w:rsidRPr="00906FC8">
        <w:rPr>
          <w:rFonts w:ascii="Times New Roman" w:hAnsi="Times New Roman" w:cs="Times New Roman"/>
          <w:sz w:val="24"/>
          <w:szCs w:val="24"/>
          <w:lang w:val="fr-FR"/>
        </w:rPr>
        <w:t xml:space="preserve">, </w:t>
      </w:r>
      <w:r w:rsidR="00CF21D7" w:rsidRPr="00906FC8">
        <w:rPr>
          <w:rFonts w:ascii="Times New Roman" w:hAnsi="Times New Roman" w:cs="Times New Roman"/>
          <w:sz w:val="24"/>
          <w:szCs w:val="24"/>
          <w:lang w:val="fr-FR"/>
        </w:rPr>
        <w:t xml:space="preserve">des </w:t>
      </w:r>
      <w:r w:rsidRPr="00906FC8">
        <w:rPr>
          <w:rFonts w:ascii="Times New Roman" w:hAnsi="Times New Roman" w:cs="Times New Roman"/>
          <w:sz w:val="24"/>
          <w:szCs w:val="24"/>
          <w:lang w:val="fr-FR"/>
        </w:rPr>
        <w:t>musiques étrangère</w:t>
      </w:r>
      <w:r w:rsidR="00CF21D7" w:rsidRPr="00906FC8">
        <w:rPr>
          <w:rFonts w:ascii="Times New Roman" w:hAnsi="Times New Roman" w:cs="Times New Roman"/>
          <w:sz w:val="24"/>
          <w:szCs w:val="24"/>
          <w:lang w:val="fr-FR"/>
        </w:rPr>
        <w:t>s</w:t>
      </w:r>
      <w:r w:rsidRPr="00906FC8">
        <w:rPr>
          <w:rFonts w:ascii="Times New Roman" w:hAnsi="Times New Roman" w:cs="Times New Roman"/>
          <w:sz w:val="24"/>
          <w:szCs w:val="24"/>
          <w:lang w:val="fr-FR"/>
        </w:rPr>
        <w:t xml:space="preserve"> comme </w:t>
      </w:r>
      <w:r w:rsidR="000B3B3A" w:rsidRPr="00906FC8">
        <w:rPr>
          <w:rFonts w:ascii="Times New Roman" w:hAnsi="Times New Roman" w:cs="Times New Roman"/>
          <w:sz w:val="24"/>
          <w:szCs w:val="24"/>
          <w:lang w:val="fr-FR"/>
        </w:rPr>
        <w:t>la rumba congolaise, l’afro-cubaine, le high life et même</w:t>
      </w:r>
      <w:r w:rsidR="000D5E38" w:rsidRPr="00906FC8">
        <w:rPr>
          <w:rFonts w:ascii="Times New Roman" w:hAnsi="Times New Roman" w:cs="Times New Roman"/>
          <w:sz w:val="24"/>
          <w:szCs w:val="24"/>
          <w:lang w:val="fr-FR"/>
        </w:rPr>
        <w:t xml:space="preserve"> des </w:t>
      </w:r>
      <w:r w:rsidR="000B3B3A" w:rsidRPr="00906FC8">
        <w:rPr>
          <w:rFonts w:ascii="Times New Roman" w:hAnsi="Times New Roman" w:cs="Times New Roman"/>
          <w:sz w:val="24"/>
          <w:szCs w:val="24"/>
          <w:lang w:val="fr-FR"/>
        </w:rPr>
        <w:t>rythmes de l’Amérique latine.</w:t>
      </w:r>
    </w:p>
    <w:p w:rsidR="00886E3B" w:rsidRPr="00906FC8" w:rsidRDefault="00B50687"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Pour certain</w:t>
      </w:r>
      <w:r w:rsidR="00886E3B" w:rsidRPr="00906FC8">
        <w:rPr>
          <w:rFonts w:ascii="Times New Roman" w:hAnsi="Times New Roman" w:cs="Times New Roman"/>
          <w:sz w:val="24"/>
          <w:szCs w:val="24"/>
          <w:lang w:val="fr-FR"/>
        </w:rPr>
        <w:t>,</w:t>
      </w:r>
      <w:r w:rsidRPr="00906FC8">
        <w:rPr>
          <w:rFonts w:ascii="Times New Roman" w:hAnsi="Times New Roman" w:cs="Times New Roman"/>
          <w:sz w:val="24"/>
          <w:szCs w:val="24"/>
          <w:lang w:val="fr-FR"/>
        </w:rPr>
        <w:t xml:space="preserve"> l’</w:t>
      </w:r>
      <w:r w:rsidR="00CF21D7" w:rsidRPr="00906FC8">
        <w:rPr>
          <w:rFonts w:ascii="Times New Roman" w:hAnsi="Times New Roman" w:cs="Times New Roman"/>
          <w:sz w:val="24"/>
          <w:szCs w:val="24"/>
          <w:lang w:val="fr-FR"/>
        </w:rPr>
        <w:t>éty</w:t>
      </w:r>
      <w:r w:rsidRPr="00906FC8">
        <w:rPr>
          <w:rFonts w:ascii="Times New Roman" w:hAnsi="Times New Roman" w:cs="Times New Roman"/>
          <w:sz w:val="24"/>
          <w:szCs w:val="24"/>
          <w:lang w:val="fr-FR"/>
        </w:rPr>
        <w:t>mologie</w:t>
      </w:r>
      <w:r w:rsidR="000D5E38" w:rsidRPr="00906FC8">
        <w:rPr>
          <w:rFonts w:ascii="Times New Roman" w:hAnsi="Times New Roman" w:cs="Times New Roman"/>
          <w:sz w:val="24"/>
          <w:szCs w:val="24"/>
          <w:lang w:val="fr-FR"/>
        </w:rPr>
        <w:t xml:space="preserve"> du </w:t>
      </w:r>
      <w:proofErr w:type="spellStart"/>
      <w:r w:rsidR="000D5E38" w:rsidRPr="00906FC8">
        <w:rPr>
          <w:rFonts w:ascii="Times New Roman" w:hAnsi="Times New Roman" w:cs="Times New Roman"/>
          <w:sz w:val="24"/>
          <w:szCs w:val="24"/>
          <w:lang w:val="fr-FR"/>
        </w:rPr>
        <w:t>makossa</w:t>
      </w:r>
      <w:proofErr w:type="spellEnd"/>
      <w:r w:rsidR="000D5E38" w:rsidRPr="00906FC8">
        <w:rPr>
          <w:rFonts w:ascii="Times New Roman" w:hAnsi="Times New Roman" w:cs="Times New Roman"/>
          <w:sz w:val="24"/>
          <w:szCs w:val="24"/>
          <w:lang w:val="fr-FR"/>
        </w:rPr>
        <w:t xml:space="preserve"> viendrait du mot « </w:t>
      </w:r>
      <w:proofErr w:type="spellStart"/>
      <w:r w:rsidR="000D5E38" w:rsidRPr="00906FC8">
        <w:rPr>
          <w:rFonts w:ascii="Times New Roman" w:hAnsi="Times New Roman" w:cs="Times New Roman"/>
          <w:sz w:val="24"/>
          <w:szCs w:val="24"/>
          <w:lang w:val="fr-FR"/>
        </w:rPr>
        <w:t>cos</w:t>
      </w:r>
      <w:r w:rsidRPr="00906FC8">
        <w:rPr>
          <w:rFonts w:ascii="Times New Roman" w:hAnsi="Times New Roman" w:cs="Times New Roman"/>
          <w:sz w:val="24"/>
          <w:szCs w:val="24"/>
          <w:lang w:val="fr-FR"/>
        </w:rPr>
        <w:t>a</w:t>
      </w:r>
      <w:proofErr w:type="spellEnd"/>
      <w:r w:rsidRPr="00906FC8">
        <w:rPr>
          <w:rFonts w:ascii="Times New Roman" w:hAnsi="Times New Roman" w:cs="Times New Roman"/>
          <w:sz w:val="24"/>
          <w:szCs w:val="24"/>
          <w:lang w:val="fr-FR"/>
        </w:rPr>
        <w:t xml:space="preserve"> » qui désigne la chose en espagnol, pour d’autre par contre il est </w:t>
      </w:r>
      <w:r w:rsidR="00CF21D7" w:rsidRPr="00906FC8">
        <w:rPr>
          <w:rFonts w:ascii="Times New Roman" w:hAnsi="Times New Roman" w:cs="Times New Roman"/>
          <w:sz w:val="24"/>
          <w:szCs w:val="24"/>
          <w:lang w:val="fr-FR"/>
        </w:rPr>
        <w:t>rattaché</w:t>
      </w:r>
      <w:r w:rsidRPr="00906FC8">
        <w:rPr>
          <w:rFonts w:ascii="Times New Roman" w:hAnsi="Times New Roman" w:cs="Times New Roman"/>
          <w:sz w:val="24"/>
          <w:szCs w:val="24"/>
          <w:lang w:val="fr-FR"/>
        </w:rPr>
        <w:t xml:space="preserve"> au mot « </w:t>
      </w:r>
      <w:proofErr w:type="spellStart"/>
      <w:r w:rsidRPr="00906FC8">
        <w:rPr>
          <w:rFonts w:ascii="Times New Roman" w:hAnsi="Times New Roman" w:cs="Times New Roman"/>
          <w:sz w:val="24"/>
          <w:szCs w:val="24"/>
          <w:lang w:val="fr-FR"/>
        </w:rPr>
        <w:t>gotsa</w:t>
      </w:r>
      <w:proofErr w:type="spellEnd"/>
      <w:r w:rsidRPr="00906FC8">
        <w:rPr>
          <w:rFonts w:ascii="Times New Roman" w:hAnsi="Times New Roman" w:cs="Times New Roman"/>
          <w:sz w:val="24"/>
          <w:szCs w:val="24"/>
          <w:lang w:val="fr-FR"/>
        </w:rPr>
        <w:t xml:space="preserve"> » qui signifie jouir toujours en espagnol et pour d’autre en fin,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est tiré de l’un de titres de son parrain </w:t>
      </w:r>
      <w:proofErr w:type="spellStart"/>
      <w:r w:rsidRPr="00906FC8">
        <w:rPr>
          <w:rFonts w:ascii="Times New Roman" w:hAnsi="Times New Roman" w:cs="Times New Roman"/>
          <w:sz w:val="24"/>
          <w:szCs w:val="24"/>
          <w:lang w:val="fr-FR"/>
        </w:rPr>
        <w:t>Nelle</w:t>
      </w:r>
      <w:proofErr w:type="spellEnd"/>
      <w:r w:rsidRPr="00906FC8">
        <w:rPr>
          <w:rFonts w:ascii="Times New Roman" w:hAnsi="Times New Roman" w:cs="Times New Roman"/>
          <w:sz w:val="24"/>
          <w:szCs w:val="24"/>
          <w:lang w:val="fr-FR"/>
        </w:rPr>
        <w:t xml:space="preserve"> EYOUM qui l’aurait prononcé pour sa première fois</w:t>
      </w:r>
      <w:r w:rsidR="00CF21D7" w:rsidRPr="00906FC8">
        <w:rPr>
          <w:rFonts w:ascii="Times New Roman" w:hAnsi="Times New Roman" w:cs="Times New Roman"/>
          <w:sz w:val="24"/>
          <w:szCs w:val="24"/>
          <w:lang w:val="fr-FR"/>
        </w:rPr>
        <w:t xml:space="preserve"> en 1950. </w:t>
      </w:r>
    </w:p>
    <w:p w:rsidR="00B50687" w:rsidRDefault="00FD7E69"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w:t>
      </w:r>
      <w:r w:rsidR="00CF21D7" w:rsidRPr="00906FC8">
        <w:rPr>
          <w:rFonts w:ascii="Times New Roman" w:hAnsi="Times New Roman" w:cs="Times New Roman"/>
          <w:sz w:val="24"/>
          <w:szCs w:val="24"/>
          <w:lang w:val="fr-FR"/>
        </w:rPr>
        <w:t xml:space="preserve">a </w:t>
      </w:r>
      <w:proofErr w:type="spellStart"/>
      <w:r w:rsidR="00CF21D7" w:rsidRPr="00906FC8">
        <w:rPr>
          <w:rFonts w:ascii="Times New Roman" w:hAnsi="Times New Roman" w:cs="Times New Roman"/>
          <w:sz w:val="24"/>
          <w:szCs w:val="24"/>
          <w:lang w:val="fr-FR"/>
        </w:rPr>
        <w:t>camerounéité</w:t>
      </w:r>
      <w:proofErr w:type="spellEnd"/>
      <w:r w:rsidR="00CF21D7" w:rsidRPr="00906FC8">
        <w:rPr>
          <w:rFonts w:ascii="Times New Roman" w:hAnsi="Times New Roman" w:cs="Times New Roman"/>
          <w:sz w:val="24"/>
          <w:szCs w:val="24"/>
          <w:lang w:val="fr-FR"/>
        </w:rPr>
        <w:t xml:space="preserve"> de cette variété m</w:t>
      </w:r>
      <w:r w:rsidRPr="00906FC8">
        <w:rPr>
          <w:rFonts w:ascii="Times New Roman" w:hAnsi="Times New Roman" w:cs="Times New Roman"/>
          <w:sz w:val="24"/>
          <w:szCs w:val="24"/>
          <w:lang w:val="fr-FR"/>
        </w:rPr>
        <w:t>usicale en</w:t>
      </w:r>
      <w:r w:rsidR="004C1535" w:rsidRPr="00906FC8">
        <w:rPr>
          <w:rFonts w:ascii="Times New Roman" w:hAnsi="Times New Roman" w:cs="Times New Roman"/>
          <w:sz w:val="24"/>
          <w:szCs w:val="24"/>
          <w:lang w:val="fr-FR"/>
        </w:rPr>
        <w:t xml:space="preserve"> vaut la peine. C</w:t>
      </w:r>
      <w:r w:rsidR="00CF21D7" w:rsidRPr="00906FC8">
        <w:rPr>
          <w:rFonts w:ascii="Times New Roman" w:hAnsi="Times New Roman" w:cs="Times New Roman"/>
          <w:sz w:val="24"/>
          <w:szCs w:val="24"/>
          <w:lang w:val="fr-FR"/>
        </w:rPr>
        <w:t>’est alors d’après les sourc</w:t>
      </w:r>
      <w:r w:rsidR="00886E3B" w:rsidRPr="00906FC8">
        <w:rPr>
          <w:rFonts w:ascii="Times New Roman" w:hAnsi="Times New Roman" w:cs="Times New Roman"/>
          <w:sz w:val="24"/>
          <w:szCs w:val="24"/>
          <w:lang w:val="fr-FR"/>
        </w:rPr>
        <w:t xml:space="preserve">es locales </w:t>
      </w:r>
      <w:r w:rsidR="00CF21D7" w:rsidRPr="00906FC8">
        <w:rPr>
          <w:rFonts w:ascii="Times New Roman" w:hAnsi="Times New Roman" w:cs="Times New Roman"/>
          <w:sz w:val="24"/>
          <w:szCs w:val="24"/>
          <w:lang w:val="fr-FR"/>
        </w:rPr>
        <w:t>et selo</w:t>
      </w:r>
      <w:r w:rsidR="007015C0" w:rsidRPr="00906FC8">
        <w:rPr>
          <w:rFonts w:ascii="Times New Roman" w:hAnsi="Times New Roman" w:cs="Times New Roman"/>
          <w:sz w:val="24"/>
          <w:szCs w:val="24"/>
          <w:lang w:val="fr-FR"/>
        </w:rPr>
        <w:t>n</w:t>
      </w:r>
      <w:r w:rsidR="00CF21D7" w:rsidRPr="00906FC8">
        <w:rPr>
          <w:rFonts w:ascii="Times New Roman" w:hAnsi="Times New Roman" w:cs="Times New Roman"/>
          <w:sz w:val="24"/>
          <w:szCs w:val="24"/>
          <w:lang w:val="fr-FR"/>
        </w:rPr>
        <w:t xml:space="preserve"> </w:t>
      </w:r>
      <w:r w:rsidRPr="00906FC8">
        <w:rPr>
          <w:rFonts w:ascii="Times New Roman" w:hAnsi="Times New Roman" w:cs="Times New Roman"/>
          <w:sz w:val="24"/>
          <w:szCs w:val="24"/>
          <w:lang w:val="fr-FR"/>
        </w:rPr>
        <w:t xml:space="preserve">le dictionnaire douala-français </w:t>
      </w:r>
      <w:r w:rsidR="00C30449" w:rsidRPr="00906FC8">
        <w:rPr>
          <w:rFonts w:ascii="Times New Roman" w:hAnsi="Times New Roman" w:cs="Times New Roman"/>
          <w:sz w:val="24"/>
          <w:szCs w:val="24"/>
          <w:lang w:val="fr-FR"/>
        </w:rPr>
        <w:t>« </w:t>
      </w:r>
      <w:proofErr w:type="spellStart"/>
      <w:r w:rsidR="00CF21D7" w:rsidRPr="00906FC8">
        <w:rPr>
          <w:rFonts w:ascii="Times New Roman" w:hAnsi="Times New Roman" w:cs="Times New Roman"/>
          <w:b/>
          <w:sz w:val="24"/>
          <w:szCs w:val="24"/>
          <w:lang w:val="fr-FR"/>
        </w:rPr>
        <w:t>kossa</w:t>
      </w:r>
      <w:proofErr w:type="spellEnd"/>
      <w:r w:rsidR="00C30449" w:rsidRPr="00906FC8">
        <w:rPr>
          <w:rFonts w:ascii="Times New Roman" w:hAnsi="Times New Roman" w:cs="Times New Roman"/>
          <w:b/>
          <w:sz w:val="24"/>
          <w:szCs w:val="24"/>
          <w:lang w:val="fr-FR"/>
        </w:rPr>
        <w:t> »</w:t>
      </w:r>
      <w:r w:rsidRPr="00906FC8">
        <w:rPr>
          <w:rFonts w:ascii="Times New Roman" w:hAnsi="Times New Roman" w:cs="Times New Roman"/>
          <w:sz w:val="24"/>
          <w:szCs w:val="24"/>
          <w:lang w:val="fr-FR"/>
        </w:rPr>
        <w:t xml:space="preserve"> </w:t>
      </w:r>
      <w:r w:rsidR="00CF21D7" w:rsidRPr="00906FC8">
        <w:rPr>
          <w:rFonts w:ascii="Times New Roman" w:hAnsi="Times New Roman" w:cs="Times New Roman"/>
          <w:sz w:val="24"/>
          <w:szCs w:val="24"/>
          <w:lang w:val="fr-FR"/>
        </w:rPr>
        <w:t xml:space="preserve">désigne l’action d’éplucher ou de peler. </w:t>
      </w:r>
      <w:r w:rsidR="007015C0" w:rsidRPr="00906FC8">
        <w:rPr>
          <w:rFonts w:ascii="Times New Roman" w:hAnsi="Times New Roman" w:cs="Times New Roman"/>
          <w:sz w:val="24"/>
          <w:szCs w:val="24"/>
          <w:lang w:val="fr-FR"/>
        </w:rPr>
        <w:t xml:space="preserve">Cette </w:t>
      </w:r>
      <w:r w:rsidR="00DE333C" w:rsidRPr="00906FC8">
        <w:rPr>
          <w:rFonts w:ascii="Times New Roman" w:hAnsi="Times New Roman" w:cs="Times New Roman"/>
          <w:sz w:val="24"/>
          <w:szCs w:val="24"/>
          <w:lang w:val="fr-FR"/>
        </w:rPr>
        <w:t>approche serait mieux adaptée parce que la danse est un moyen de sortir de son enveloppe pour se défouler aux couleurs de la musique afin de créer une rupture avec ses so</w:t>
      </w:r>
      <w:r w:rsidRPr="00906FC8">
        <w:rPr>
          <w:rFonts w:ascii="Times New Roman" w:hAnsi="Times New Roman" w:cs="Times New Roman"/>
          <w:sz w:val="24"/>
          <w:szCs w:val="24"/>
          <w:lang w:val="fr-FR"/>
        </w:rPr>
        <w:t xml:space="preserve">ucis. Dans le domaine musical </w:t>
      </w:r>
      <w:proofErr w:type="spellStart"/>
      <w:r w:rsidR="00DE333C" w:rsidRPr="00906FC8">
        <w:rPr>
          <w:rFonts w:ascii="Times New Roman" w:hAnsi="Times New Roman" w:cs="Times New Roman"/>
          <w:b/>
          <w:sz w:val="24"/>
          <w:szCs w:val="24"/>
          <w:lang w:val="fr-FR"/>
        </w:rPr>
        <w:t>kos</w:t>
      </w:r>
      <w:r w:rsidRPr="00906FC8">
        <w:rPr>
          <w:rFonts w:ascii="Times New Roman" w:hAnsi="Times New Roman" w:cs="Times New Roman"/>
          <w:b/>
          <w:sz w:val="24"/>
          <w:szCs w:val="24"/>
          <w:lang w:val="fr-FR"/>
        </w:rPr>
        <w:t>s</w:t>
      </w:r>
      <w:r w:rsidR="00DE333C" w:rsidRPr="00906FC8">
        <w:rPr>
          <w:rFonts w:ascii="Times New Roman" w:hAnsi="Times New Roman" w:cs="Times New Roman"/>
          <w:b/>
          <w:sz w:val="24"/>
          <w:szCs w:val="24"/>
          <w:lang w:val="fr-FR"/>
        </w:rPr>
        <w:t>a</w:t>
      </w:r>
      <w:proofErr w:type="spellEnd"/>
      <w:r w:rsidRPr="00906FC8">
        <w:rPr>
          <w:rFonts w:ascii="Times New Roman" w:hAnsi="Times New Roman" w:cs="Times New Roman"/>
          <w:sz w:val="24"/>
          <w:szCs w:val="24"/>
          <w:lang w:val="fr-FR"/>
        </w:rPr>
        <w:t xml:space="preserve"> </w:t>
      </w:r>
      <w:r w:rsidR="00886E3B" w:rsidRPr="00906FC8">
        <w:rPr>
          <w:rFonts w:ascii="Times New Roman" w:hAnsi="Times New Roman" w:cs="Times New Roman"/>
          <w:sz w:val="24"/>
          <w:szCs w:val="24"/>
          <w:lang w:val="fr-FR"/>
        </w:rPr>
        <w:t>est une invitation à la piste de danse. « </w:t>
      </w:r>
      <w:r w:rsidR="00886E3B" w:rsidRPr="00906FC8">
        <w:rPr>
          <w:rFonts w:ascii="Times New Roman" w:hAnsi="Times New Roman" w:cs="Times New Roman"/>
          <w:b/>
          <w:sz w:val="24"/>
          <w:szCs w:val="24"/>
          <w:lang w:val="fr-FR"/>
        </w:rPr>
        <w:t>MA</w:t>
      </w:r>
      <w:r w:rsidR="00886E3B" w:rsidRPr="00906FC8">
        <w:rPr>
          <w:rFonts w:ascii="Times New Roman" w:hAnsi="Times New Roman" w:cs="Times New Roman"/>
          <w:sz w:val="24"/>
          <w:szCs w:val="24"/>
          <w:lang w:val="fr-FR"/>
        </w:rPr>
        <w:t> » pluralise alors ce contexte en mettant en avant non seulement la pluralité d’usage e</w:t>
      </w:r>
      <w:r w:rsidR="00973AE8" w:rsidRPr="00906FC8">
        <w:rPr>
          <w:rFonts w:ascii="Times New Roman" w:hAnsi="Times New Roman" w:cs="Times New Roman"/>
          <w:sz w:val="24"/>
          <w:szCs w:val="24"/>
          <w:lang w:val="fr-FR"/>
        </w:rPr>
        <w:t>t des rythmes qui composent cet</w:t>
      </w:r>
      <w:r w:rsidR="00886E3B" w:rsidRPr="00906FC8">
        <w:rPr>
          <w:rFonts w:ascii="Times New Roman" w:hAnsi="Times New Roman" w:cs="Times New Roman"/>
          <w:sz w:val="24"/>
          <w:szCs w:val="24"/>
          <w:lang w:val="fr-FR"/>
        </w:rPr>
        <w:t xml:space="preserve"> héritage mais aussi des figures de proue qui se sont engagées autour de ce rythme.</w:t>
      </w:r>
    </w:p>
    <w:p w:rsidR="00EE10BF" w:rsidRPr="00906FC8" w:rsidRDefault="00EE10BF" w:rsidP="00906FC8">
      <w:pPr>
        <w:spacing w:before="120" w:after="120" w:line="360" w:lineRule="auto"/>
        <w:ind w:firstLine="567"/>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Source : </w:t>
      </w:r>
      <w:r w:rsidRPr="00EE10BF">
        <w:rPr>
          <w:rFonts w:ascii="Times New Roman" w:hAnsi="Times New Roman" w:cs="Times New Roman"/>
          <w:sz w:val="24"/>
          <w:szCs w:val="24"/>
          <w:lang w:val="fr-FR"/>
        </w:rPr>
        <w:t>https://tamtamdumboa.com/la-genese-du-makosa-camerounais-devoilee/, consulté le 15 Octobre 2025</w:t>
      </w:r>
    </w:p>
    <w:p w:rsidR="00B66230" w:rsidRPr="00906FC8" w:rsidRDefault="0013276D" w:rsidP="007E052E">
      <w:pPr>
        <w:pStyle w:val="Titre3"/>
        <w:rPr>
          <w:lang w:val="fr-FR"/>
        </w:rPr>
      </w:pPr>
      <w:bookmarkStart w:id="34" w:name="_Toc213138581"/>
      <w:bookmarkStart w:id="35" w:name="_Toc214181606"/>
      <w:r>
        <w:rPr>
          <w:lang w:val="fr-FR"/>
        </w:rPr>
        <w:t>I</w:t>
      </w:r>
      <w:r w:rsidR="007E052E">
        <w:rPr>
          <w:lang w:val="fr-FR"/>
        </w:rPr>
        <w:t>.1</w:t>
      </w:r>
      <w:r w:rsidR="00A4795C">
        <w:rPr>
          <w:lang w:val="fr-FR"/>
        </w:rPr>
        <w:t xml:space="preserve">. </w:t>
      </w:r>
      <w:r w:rsidR="00B66230" w:rsidRPr="00906FC8">
        <w:rPr>
          <w:lang w:val="fr-FR"/>
        </w:rPr>
        <w:t>Evolution</w:t>
      </w:r>
      <w:bookmarkEnd w:id="34"/>
      <w:bookmarkEnd w:id="35"/>
      <w:r w:rsidR="00B66230" w:rsidRPr="00906FC8">
        <w:rPr>
          <w:lang w:val="fr-FR"/>
        </w:rPr>
        <w:t xml:space="preserve"> </w:t>
      </w:r>
    </w:p>
    <w:p w:rsidR="00BA737C" w:rsidRPr="00906FC8" w:rsidRDefault="00BA737C"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Au fil des années,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a évolué, intégrant des influences diverses pour créer un son unique et captivant qui continue de résonner à travers les générations.</w:t>
      </w:r>
      <w:r w:rsidR="00B66230" w:rsidRPr="00906FC8">
        <w:rPr>
          <w:rFonts w:ascii="Times New Roman" w:hAnsi="Times New Roman" w:cs="Times New Roman"/>
          <w:sz w:val="24"/>
          <w:szCs w:val="24"/>
          <w:lang w:val="fr-FR"/>
        </w:rPr>
        <w:t xml:space="preserve"> En effet, il est bien plus qu’une simple musique, c’est ainsi l’expression d’une identité culturelle, d’un héritage qui raconte l’histoire de son peuple, de sa joie, de sa résilience et de son esprit indom</w:t>
      </w:r>
      <w:r w:rsidR="001D0429" w:rsidRPr="00906FC8">
        <w:rPr>
          <w:rFonts w:ascii="Times New Roman" w:hAnsi="Times New Roman" w:cs="Times New Roman"/>
          <w:sz w:val="24"/>
          <w:szCs w:val="24"/>
          <w:lang w:val="fr-FR"/>
        </w:rPr>
        <w:t>p</w:t>
      </w:r>
      <w:r w:rsidR="00B66230" w:rsidRPr="00906FC8">
        <w:rPr>
          <w:rFonts w:ascii="Times New Roman" w:hAnsi="Times New Roman" w:cs="Times New Roman"/>
          <w:sz w:val="24"/>
          <w:szCs w:val="24"/>
          <w:lang w:val="fr-FR"/>
        </w:rPr>
        <w:t>table</w:t>
      </w:r>
      <w:r w:rsidR="001D0429" w:rsidRPr="00906FC8">
        <w:rPr>
          <w:rFonts w:ascii="Times New Roman" w:hAnsi="Times New Roman" w:cs="Times New Roman"/>
          <w:sz w:val="24"/>
          <w:szCs w:val="24"/>
          <w:lang w:val="fr-FR"/>
        </w:rPr>
        <w:t>.</w:t>
      </w:r>
    </w:p>
    <w:p w:rsidR="00BA737C" w:rsidRPr="00906FC8" w:rsidRDefault="00BA737C"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Les années 1970 et 1980 représentent l’â</w:t>
      </w:r>
      <w:r w:rsidR="003911AD" w:rsidRPr="00906FC8">
        <w:rPr>
          <w:rFonts w:ascii="Times New Roman" w:hAnsi="Times New Roman" w:cs="Times New Roman"/>
          <w:sz w:val="24"/>
          <w:szCs w:val="24"/>
          <w:lang w:val="fr-FR"/>
        </w:rPr>
        <w:t xml:space="preserve">ge d’or du </w:t>
      </w:r>
      <w:proofErr w:type="spellStart"/>
      <w:r w:rsidR="003911AD" w:rsidRPr="00906FC8">
        <w:rPr>
          <w:rFonts w:ascii="Times New Roman" w:hAnsi="Times New Roman" w:cs="Times New Roman"/>
          <w:sz w:val="24"/>
          <w:szCs w:val="24"/>
          <w:lang w:val="fr-FR"/>
        </w:rPr>
        <w:t>makossa</w:t>
      </w:r>
      <w:proofErr w:type="spellEnd"/>
      <w:r w:rsidR="003911AD" w:rsidRPr="00906FC8">
        <w:rPr>
          <w:rFonts w:ascii="Times New Roman" w:hAnsi="Times New Roman" w:cs="Times New Roman"/>
          <w:sz w:val="24"/>
          <w:szCs w:val="24"/>
          <w:lang w:val="fr-FR"/>
        </w:rPr>
        <w:t xml:space="preserve"> car plusieurs morceaux </w:t>
      </w:r>
      <w:r w:rsidRPr="00906FC8">
        <w:rPr>
          <w:rFonts w:ascii="Times New Roman" w:hAnsi="Times New Roman" w:cs="Times New Roman"/>
          <w:sz w:val="24"/>
          <w:szCs w:val="24"/>
          <w:lang w:val="fr-FR"/>
        </w:rPr>
        <w:t>ont propulsé ce genre musical sur la scène in</w:t>
      </w:r>
      <w:r w:rsidR="00973AE8" w:rsidRPr="00906FC8">
        <w:rPr>
          <w:rFonts w:ascii="Times New Roman" w:hAnsi="Times New Roman" w:cs="Times New Roman"/>
          <w:sz w:val="24"/>
          <w:szCs w:val="24"/>
          <w:lang w:val="fr-FR"/>
        </w:rPr>
        <w:t xml:space="preserve">ternationale. Le célèbre morceau </w:t>
      </w:r>
      <w:r w:rsidRPr="00906FC8">
        <w:rPr>
          <w:rFonts w:ascii="Times New Roman" w:hAnsi="Times New Roman" w:cs="Times New Roman"/>
          <w:sz w:val="24"/>
          <w:szCs w:val="24"/>
          <w:lang w:val="fr-FR"/>
        </w:rPr>
        <w:t xml:space="preserve">« Soul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 de </w:t>
      </w:r>
      <w:r w:rsidRPr="00906FC8">
        <w:rPr>
          <w:rFonts w:ascii="Times New Roman" w:hAnsi="Times New Roman" w:cs="Times New Roman"/>
          <w:sz w:val="24"/>
          <w:szCs w:val="24"/>
          <w:lang w:val="fr-FR"/>
        </w:rPr>
        <w:lastRenderedPageBreak/>
        <w:t xml:space="preserve">Manu </w:t>
      </w:r>
      <w:proofErr w:type="spellStart"/>
      <w:r w:rsidRPr="00906FC8">
        <w:rPr>
          <w:rFonts w:ascii="Times New Roman" w:hAnsi="Times New Roman" w:cs="Times New Roman"/>
          <w:sz w:val="24"/>
          <w:szCs w:val="24"/>
          <w:lang w:val="fr-FR"/>
        </w:rPr>
        <w:t>Dibango</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Pr="00906FC8">
        <w:rPr>
          <w:rFonts w:ascii="Times New Roman" w:hAnsi="Times New Roman" w:cs="Times New Roman"/>
          <w:sz w:val="24"/>
          <w:szCs w:val="24"/>
          <w:lang w:val="fr-FR"/>
        </w:rPr>
        <w:t xml:space="preserve"> est devenu un hit mondial, attirant l’attention sur la richesse culturelle et musicale du Cameroun. Cette période a également vu la professionnalisation des musiciens et une augmentation significative de la production musicale.</w:t>
      </w:r>
    </w:p>
    <w:p w:rsidR="00BA737C" w:rsidRPr="00906FC8" w:rsidRDefault="00BA737C"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Avec l’arrivée des années 2000,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a su se réinventer tout en préservant son essence. Les nouveaux artistes ont fusionné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avec d’autres genres contemporains tels que l’afrobeat, le hip-hop et le R&amp;B, créant ainsi une musique hybride qui attire un public jeune et diversifié. Cette évolution a permis au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de rester pertinent et de s’adapter aux goûts changeants des auditeurs.</w:t>
      </w:r>
    </w:p>
    <w:p w:rsidR="00BA737C" w:rsidRPr="00906FC8" w:rsidRDefault="00BA737C"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La diaspora camerounaise joue un rôle crucial dans la diffusion du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à l’échelle mondiale. En organisant des événements culturels et des festivals, elle contribue à faire découvrir et apprécier ce genre musical au-delà des frontières du Cameroun. Des artistes expatriés continuent de produire du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renforçant ainsi les liens entre les communautés camerounaises à travers le monde.</w:t>
      </w:r>
    </w:p>
    <w:p w:rsidR="003911AD" w:rsidRPr="00906FC8" w:rsidRDefault="00BA737C"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Aujourd’hui,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est p</w:t>
      </w:r>
      <w:r w:rsidR="003911AD" w:rsidRPr="00906FC8">
        <w:rPr>
          <w:rFonts w:ascii="Times New Roman" w:hAnsi="Times New Roman" w:cs="Times New Roman"/>
          <w:sz w:val="24"/>
          <w:szCs w:val="24"/>
          <w:lang w:val="fr-FR"/>
        </w:rPr>
        <w:t>lus qu’un simple genre musical,</w:t>
      </w:r>
      <w:r w:rsidRPr="00906FC8">
        <w:rPr>
          <w:rFonts w:ascii="Times New Roman" w:hAnsi="Times New Roman" w:cs="Times New Roman"/>
          <w:sz w:val="24"/>
          <w:szCs w:val="24"/>
          <w:lang w:val="fr-FR"/>
        </w:rPr>
        <w:t xml:space="preserve"> c’est une véritable identité culturelle pour le Cameroun. Les efforts pour préserver et promouvoir cette musique se multiplient, avec des initiatives éducatives, des collaborations internationales et une présence croissante sur les plateformes numériques.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continue de captiver et d’inspirer, témoin de sa capacité à évoluer tout en restant fidèle à ses racines</w:t>
      </w:r>
    </w:p>
    <w:p w:rsidR="003911AD" w:rsidRPr="00906FC8" w:rsidRDefault="00FD7E69" w:rsidP="00906FC8">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Ainsi, de </w:t>
      </w:r>
      <w:proofErr w:type="spellStart"/>
      <w:r w:rsidRPr="00906FC8">
        <w:rPr>
          <w:rFonts w:ascii="Times New Roman" w:hAnsi="Times New Roman" w:cs="Times New Roman"/>
          <w:sz w:val="24"/>
          <w:szCs w:val="24"/>
          <w:lang w:val="fr-FR"/>
        </w:rPr>
        <w:t>Nelle</w:t>
      </w:r>
      <w:proofErr w:type="spellEnd"/>
      <w:r w:rsidRPr="00906FC8">
        <w:rPr>
          <w:rFonts w:ascii="Times New Roman" w:hAnsi="Times New Roman" w:cs="Times New Roman"/>
          <w:sz w:val="24"/>
          <w:szCs w:val="24"/>
          <w:lang w:val="fr-FR"/>
        </w:rPr>
        <w:t xml:space="preserve"> </w:t>
      </w:r>
      <w:proofErr w:type="spellStart"/>
      <w:r w:rsidRPr="00906FC8">
        <w:rPr>
          <w:rFonts w:ascii="Times New Roman" w:hAnsi="Times New Roman" w:cs="Times New Roman"/>
          <w:sz w:val="24"/>
          <w:szCs w:val="24"/>
          <w:lang w:val="fr-FR"/>
        </w:rPr>
        <w:t>Eyoum</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4E4612">
        <w:rPr>
          <w:rFonts w:ascii="Times New Roman" w:hAnsi="Times New Roman" w:cs="Times New Roman"/>
          <w:sz w:val="24"/>
          <w:szCs w:val="24"/>
          <w:lang w:val="fr-FR"/>
        </w:rPr>
        <w:instrText>Nelle Eyoum</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003911AD" w:rsidRPr="00906FC8">
        <w:rPr>
          <w:rFonts w:ascii="Times New Roman" w:hAnsi="Times New Roman" w:cs="Times New Roman"/>
          <w:sz w:val="24"/>
          <w:szCs w:val="24"/>
          <w:lang w:val="fr-FR"/>
        </w:rPr>
        <w:t xml:space="preserve"> à Kotto </w:t>
      </w:r>
      <w:proofErr w:type="spellStart"/>
      <w:r w:rsidR="003911AD" w:rsidRPr="00906FC8">
        <w:rPr>
          <w:rFonts w:ascii="Times New Roman" w:hAnsi="Times New Roman" w:cs="Times New Roman"/>
          <w:sz w:val="24"/>
          <w:szCs w:val="24"/>
          <w:lang w:val="fr-FR"/>
        </w:rPr>
        <w:t>Kotto</w:t>
      </w:r>
      <w:proofErr w:type="spellEnd"/>
      <w:r w:rsidR="003911AD" w:rsidRPr="00906FC8">
        <w:rPr>
          <w:rFonts w:ascii="Times New Roman" w:hAnsi="Times New Roman" w:cs="Times New Roman"/>
          <w:sz w:val="24"/>
          <w:szCs w:val="24"/>
          <w:lang w:val="fr-FR"/>
        </w:rPr>
        <w:t xml:space="preserve"> Bass le </w:t>
      </w:r>
      <w:proofErr w:type="spellStart"/>
      <w:r w:rsidR="003911AD" w:rsidRPr="00906FC8">
        <w:rPr>
          <w:rFonts w:ascii="Times New Roman" w:hAnsi="Times New Roman" w:cs="Times New Roman"/>
          <w:sz w:val="24"/>
          <w:szCs w:val="24"/>
          <w:lang w:val="fr-FR"/>
        </w:rPr>
        <w:t>Mako</w:t>
      </w:r>
      <w:r w:rsidRPr="00906FC8">
        <w:rPr>
          <w:rFonts w:ascii="Times New Roman" w:hAnsi="Times New Roman" w:cs="Times New Roman"/>
          <w:sz w:val="24"/>
          <w:szCs w:val="24"/>
          <w:lang w:val="fr-FR"/>
        </w:rPr>
        <w:t>s</w:t>
      </w:r>
      <w:r w:rsidR="003911AD" w:rsidRPr="00906FC8">
        <w:rPr>
          <w:rFonts w:ascii="Times New Roman" w:hAnsi="Times New Roman" w:cs="Times New Roman"/>
          <w:sz w:val="24"/>
          <w:szCs w:val="24"/>
          <w:lang w:val="fr-FR"/>
        </w:rPr>
        <w:t>sa</w:t>
      </w:r>
      <w:proofErr w:type="spellEnd"/>
      <w:r w:rsidR="003911AD" w:rsidRPr="00906FC8">
        <w:rPr>
          <w:rFonts w:ascii="Times New Roman" w:hAnsi="Times New Roman" w:cs="Times New Roman"/>
          <w:sz w:val="24"/>
          <w:szCs w:val="24"/>
          <w:lang w:val="fr-FR"/>
        </w:rPr>
        <w:t xml:space="preserve"> à travers Manu </w:t>
      </w:r>
      <w:proofErr w:type="spellStart"/>
      <w:r w:rsidR="003911AD" w:rsidRPr="00906FC8">
        <w:rPr>
          <w:rFonts w:ascii="Times New Roman" w:hAnsi="Times New Roman" w:cs="Times New Roman"/>
          <w:sz w:val="24"/>
          <w:szCs w:val="24"/>
          <w:lang w:val="fr-FR"/>
        </w:rPr>
        <w:t>Dibango</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003911AD" w:rsidRPr="00906FC8">
        <w:rPr>
          <w:rFonts w:ascii="Times New Roman" w:hAnsi="Times New Roman" w:cs="Times New Roman"/>
          <w:sz w:val="24"/>
          <w:szCs w:val="24"/>
          <w:lang w:val="fr-FR"/>
        </w:rPr>
        <w:t xml:space="preserve">, </w:t>
      </w:r>
      <w:proofErr w:type="spellStart"/>
      <w:r w:rsidR="003911AD" w:rsidRPr="00906FC8">
        <w:rPr>
          <w:rFonts w:ascii="Times New Roman" w:hAnsi="Times New Roman" w:cs="Times New Roman"/>
          <w:sz w:val="24"/>
          <w:szCs w:val="24"/>
          <w:lang w:val="fr-FR"/>
        </w:rPr>
        <w:t>Totto</w:t>
      </w:r>
      <w:proofErr w:type="spellEnd"/>
      <w:r w:rsidR="003911AD" w:rsidRPr="00906FC8">
        <w:rPr>
          <w:rFonts w:ascii="Times New Roman" w:hAnsi="Times New Roman" w:cs="Times New Roman"/>
          <w:sz w:val="24"/>
          <w:szCs w:val="24"/>
          <w:lang w:val="fr-FR"/>
        </w:rPr>
        <w:t xml:space="preserve"> Guillaume, Etienne </w:t>
      </w:r>
      <w:proofErr w:type="spellStart"/>
      <w:r w:rsidR="003911AD" w:rsidRPr="00906FC8">
        <w:rPr>
          <w:rFonts w:ascii="Times New Roman" w:hAnsi="Times New Roman" w:cs="Times New Roman"/>
          <w:sz w:val="24"/>
          <w:szCs w:val="24"/>
          <w:lang w:val="fr-FR"/>
        </w:rPr>
        <w:t>Mbappe</w:t>
      </w:r>
      <w:proofErr w:type="spellEnd"/>
      <w:r w:rsidR="003911AD" w:rsidRPr="00906FC8">
        <w:rPr>
          <w:rFonts w:ascii="Times New Roman" w:hAnsi="Times New Roman" w:cs="Times New Roman"/>
          <w:sz w:val="24"/>
          <w:szCs w:val="24"/>
          <w:lang w:val="fr-FR"/>
        </w:rPr>
        <w:t xml:space="preserve">, Ben Decca, </w:t>
      </w:r>
      <w:proofErr w:type="spellStart"/>
      <w:r w:rsidR="003911AD" w:rsidRPr="00906FC8">
        <w:rPr>
          <w:rFonts w:ascii="Times New Roman" w:hAnsi="Times New Roman" w:cs="Times New Roman"/>
          <w:sz w:val="24"/>
          <w:szCs w:val="24"/>
          <w:lang w:val="fr-FR"/>
        </w:rPr>
        <w:t>Ebanda</w:t>
      </w:r>
      <w:proofErr w:type="spellEnd"/>
      <w:r w:rsidR="003911AD" w:rsidRPr="00906FC8">
        <w:rPr>
          <w:rFonts w:ascii="Times New Roman" w:hAnsi="Times New Roman" w:cs="Times New Roman"/>
          <w:sz w:val="24"/>
          <w:szCs w:val="24"/>
          <w:lang w:val="fr-FR"/>
        </w:rPr>
        <w:t xml:space="preserve"> Manfred, </w:t>
      </w:r>
      <w:proofErr w:type="spellStart"/>
      <w:r w:rsidR="003911AD" w:rsidRPr="00906FC8">
        <w:rPr>
          <w:rFonts w:ascii="Times New Roman" w:hAnsi="Times New Roman" w:cs="Times New Roman"/>
          <w:sz w:val="24"/>
          <w:szCs w:val="24"/>
          <w:lang w:val="fr-FR"/>
        </w:rPr>
        <w:t>Eboa</w:t>
      </w:r>
      <w:proofErr w:type="spellEnd"/>
      <w:r w:rsidR="003911AD" w:rsidRPr="00906FC8">
        <w:rPr>
          <w:rFonts w:ascii="Times New Roman" w:hAnsi="Times New Roman" w:cs="Times New Roman"/>
          <w:sz w:val="24"/>
          <w:szCs w:val="24"/>
          <w:lang w:val="fr-FR"/>
        </w:rPr>
        <w:t xml:space="preserve"> </w:t>
      </w:r>
      <w:proofErr w:type="spellStart"/>
      <w:r w:rsidR="003911AD" w:rsidRPr="00906FC8">
        <w:rPr>
          <w:rFonts w:ascii="Times New Roman" w:hAnsi="Times New Roman" w:cs="Times New Roman"/>
          <w:sz w:val="24"/>
          <w:szCs w:val="24"/>
          <w:lang w:val="fr-FR"/>
        </w:rPr>
        <w:t>Lottin</w:t>
      </w:r>
      <w:proofErr w:type="spellEnd"/>
      <w:r w:rsidR="003911AD" w:rsidRPr="00906FC8">
        <w:rPr>
          <w:rFonts w:ascii="Times New Roman" w:hAnsi="Times New Roman" w:cs="Times New Roman"/>
          <w:sz w:val="24"/>
          <w:szCs w:val="24"/>
          <w:lang w:val="fr-FR"/>
        </w:rPr>
        <w:t xml:space="preserve">, Salle John, Richard </w:t>
      </w:r>
      <w:proofErr w:type="spellStart"/>
      <w:r w:rsidR="003911AD" w:rsidRPr="00906FC8">
        <w:rPr>
          <w:rFonts w:ascii="Times New Roman" w:hAnsi="Times New Roman" w:cs="Times New Roman"/>
          <w:sz w:val="24"/>
          <w:szCs w:val="24"/>
          <w:lang w:val="fr-FR"/>
        </w:rPr>
        <w:t>Bona</w:t>
      </w:r>
      <w:proofErr w:type="spellEnd"/>
      <w:r w:rsidR="003911AD" w:rsidRPr="00906FC8">
        <w:rPr>
          <w:rFonts w:ascii="Times New Roman" w:hAnsi="Times New Roman" w:cs="Times New Roman"/>
          <w:sz w:val="24"/>
          <w:szCs w:val="24"/>
          <w:lang w:val="fr-FR"/>
        </w:rPr>
        <w:t xml:space="preserve">, Tom </w:t>
      </w:r>
      <w:proofErr w:type="spellStart"/>
      <w:r w:rsidR="003911AD" w:rsidRPr="00906FC8">
        <w:rPr>
          <w:rFonts w:ascii="Times New Roman" w:hAnsi="Times New Roman" w:cs="Times New Roman"/>
          <w:sz w:val="24"/>
          <w:szCs w:val="24"/>
          <w:lang w:val="fr-FR"/>
        </w:rPr>
        <w:t>Yom’s</w:t>
      </w:r>
      <w:proofErr w:type="spellEnd"/>
      <w:r w:rsidR="003911AD" w:rsidRPr="00906FC8">
        <w:rPr>
          <w:rFonts w:ascii="Times New Roman" w:hAnsi="Times New Roman" w:cs="Times New Roman"/>
          <w:sz w:val="24"/>
          <w:szCs w:val="24"/>
          <w:lang w:val="fr-FR"/>
        </w:rPr>
        <w:t xml:space="preserve">, </w:t>
      </w:r>
      <w:proofErr w:type="spellStart"/>
      <w:r w:rsidR="003911AD" w:rsidRPr="00906FC8">
        <w:rPr>
          <w:rFonts w:ascii="Times New Roman" w:hAnsi="Times New Roman" w:cs="Times New Roman"/>
          <w:sz w:val="24"/>
          <w:szCs w:val="24"/>
          <w:lang w:val="fr-FR"/>
        </w:rPr>
        <w:t>Ekambi</w:t>
      </w:r>
      <w:proofErr w:type="spellEnd"/>
      <w:r w:rsidR="003911AD" w:rsidRPr="00906FC8">
        <w:rPr>
          <w:rFonts w:ascii="Times New Roman" w:hAnsi="Times New Roman" w:cs="Times New Roman"/>
          <w:sz w:val="24"/>
          <w:szCs w:val="24"/>
          <w:lang w:val="fr-FR"/>
        </w:rPr>
        <w:t xml:space="preserve"> louis brillant, Epée </w:t>
      </w:r>
      <w:proofErr w:type="spellStart"/>
      <w:r w:rsidR="003911AD" w:rsidRPr="00906FC8">
        <w:rPr>
          <w:rFonts w:ascii="Times New Roman" w:hAnsi="Times New Roman" w:cs="Times New Roman"/>
          <w:sz w:val="24"/>
          <w:szCs w:val="24"/>
          <w:lang w:val="fr-FR"/>
        </w:rPr>
        <w:t>Mbende</w:t>
      </w:r>
      <w:proofErr w:type="spellEnd"/>
      <w:r w:rsidR="003911AD" w:rsidRPr="00906FC8">
        <w:rPr>
          <w:rFonts w:ascii="Times New Roman" w:hAnsi="Times New Roman" w:cs="Times New Roman"/>
          <w:sz w:val="24"/>
          <w:szCs w:val="24"/>
          <w:lang w:val="fr-FR"/>
        </w:rPr>
        <w:t xml:space="preserve">, </w:t>
      </w:r>
      <w:proofErr w:type="spellStart"/>
      <w:r w:rsidR="003911AD" w:rsidRPr="00906FC8">
        <w:rPr>
          <w:rFonts w:ascii="Times New Roman" w:hAnsi="Times New Roman" w:cs="Times New Roman"/>
          <w:sz w:val="24"/>
          <w:szCs w:val="24"/>
          <w:lang w:val="fr-FR"/>
        </w:rPr>
        <w:t>Mondo</w:t>
      </w:r>
      <w:proofErr w:type="spellEnd"/>
      <w:r w:rsidR="003911AD" w:rsidRPr="00906FC8">
        <w:rPr>
          <w:rFonts w:ascii="Times New Roman" w:hAnsi="Times New Roman" w:cs="Times New Roman"/>
          <w:sz w:val="24"/>
          <w:szCs w:val="24"/>
          <w:lang w:val="fr-FR"/>
        </w:rPr>
        <w:t xml:space="preserve"> </w:t>
      </w:r>
      <w:proofErr w:type="spellStart"/>
      <w:r w:rsidR="003911AD" w:rsidRPr="00906FC8">
        <w:rPr>
          <w:rFonts w:ascii="Times New Roman" w:hAnsi="Times New Roman" w:cs="Times New Roman"/>
          <w:sz w:val="24"/>
          <w:szCs w:val="24"/>
          <w:lang w:val="fr-FR"/>
        </w:rPr>
        <w:t>mingole</w:t>
      </w:r>
      <w:proofErr w:type="spellEnd"/>
      <w:r w:rsidR="003911AD" w:rsidRPr="00906FC8">
        <w:rPr>
          <w:rFonts w:ascii="Times New Roman" w:hAnsi="Times New Roman" w:cs="Times New Roman"/>
          <w:sz w:val="24"/>
          <w:szCs w:val="24"/>
          <w:lang w:val="fr-FR"/>
        </w:rPr>
        <w:t xml:space="preserve"> Isaac, </w:t>
      </w:r>
      <w:proofErr w:type="spellStart"/>
      <w:r w:rsidR="003911AD" w:rsidRPr="00906FC8">
        <w:rPr>
          <w:rFonts w:ascii="Times New Roman" w:hAnsi="Times New Roman" w:cs="Times New Roman"/>
          <w:sz w:val="24"/>
          <w:szCs w:val="24"/>
          <w:lang w:val="fr-FR"/>
        </w:rPr>
        <w:t>Nkotti</w:t>
      </w:r>
      <w:proofErr w:type="spellEnd"/>
      <w:r w:rsidR="003911AD" w:rsidRPr="00906FC8">
        <w:rPr>
          <w:rFonts w:ascii="Times New Roman" w:hAnsi="Times New Roman" w:cs="Times New Roman"/>
          <w:sz w:val="24"/>
          <w:szCs w:val="24"/>
          <w:lang w:val="fr-FR"/>
        </w:rPr>
        <w:t xml:space="preserve"> François Jean Paul </w:t>
      </w:r>
      <w:proofErr w:type="spellStart"/>
      <w:r w:rsidR="003911AD" w:rsidRPr="00906FC8">
        <w:rPr>
          <w:rFonts w:ascii="Times New Roman" w:hAnsi="Times New Roman" w:cs="Times New Roman"/>
          <w:sz w:val="24"/>
          <w:szCs w:val="24"/>
          <w:lang w:val="fr-FR"/>
        </w:rPr>
        <w:t>Mondo</w:t>
      </w:r>
      <w:proofErr w:type="spellEnd"/>
      <w:r w:rsidR="003911AD" w:rsidRPr="00906FC8">
        <w:rPr>
          <w:rFonts w:ascii="Times New Roman" w:hAnsi="Times New Roman" w:cs="Times New Roman"/>
          <w:sz w:val="24"/>
          <w:szCs w:val="24"/>
          <w:lang w:val="fr-FR"/>
        </w:rPr>
        <w:t xml:space="preserve">, Francis </w:t>
      </w:r>
      <w:proofErr w:type="spellStart"/>
      <w:r w:rsidR="003911AD" w:rsidRPr="00906FC8">
        <w:rPr>
          <w:rFonts w:ascii="Times New Roman" w:hAnsi="Times New Roman" w:cs="Times New Roman"/>
          <w:sz w:val="24"/>
          <w:szCs w:val="24"/>
          <w:lang w:val="fr-FR"/>
        </w:rPr>
        <w:t>Bebey</w:t>
      </w:r>
      <w:proofErr w:type="spellEnd"/>
      <w:r w:rsidR="003911AD" w:rsidRPr="00906FC8">
        <w:rPr>
          <w:rFonts w:ascii="Times New Roman" w:hAnsi="Times New Roman" w:cs="Times New Roman"/>
          <w:sz w:val="24"/>
          <w:szCs w:val="24"/>
          <w:lang w:val="fr-FR"/>
        </w:rPr>
        <w:t xml:space="preserve"> pour ne citer que ceux-là, le </w:t>
      </w:r>
      <w:proofErr w:type="spellStart"/>
      <w:r w:rsidR="003911AD" w:rsidRPr="00906FC8">
        <w:rPr>
          <w:rFonts w:ascii="Times New Roman" w:hAnsi="Times New Roman" w:cs="Times New Roman"/>
          <w:sz w:val="24"/>
          <w:szCs w:val="24"/>
          <w:lang w:val="fr-FR"/>
        </w:rPr>
        <w:t>makossa</w:t>
      </w:r>
      <w:proofErr w:type="spellEnd"/>
      <w:r w:rsidR="003911AD" w:rsidRPr="00906FC8">
        <w:rPr>
          <w:rFonts w:ascii="Times New Roman" w:hAnsi="Times New Roman" w:cs="Times New Roman"/>
          <w:sz w:val="24"/>
          <w:szCs w:val="24"/>
          <w:lang w:val="fr-FR"/>
        </w:rPr>
        <w:t xml:space="preserve"> camerounais est un héritage culturel qui mérite d’être transmis de génération en génération avec comme corroie le respect de l’art.</w:t>
      </w:r>
    </w:p>
    <w:p w:rsidR="00906FC8" w:rsidRPr="00EE10BF" w:rsidRDefault="002A7A3A" w:rsidP="00906FC8">
      <w:pPr>
        <w:spacing w:before="120" w:after="120" w:line="360" w:lineRule="auto"/>
        <w:jc w:val="both"/>
        <w:rPr>
          <w:rFonts w:ascii="Times New Roman" w:hAnsi="Times New Roman" w:cs="Times New Roman"/>
          <w:lang w:val="fr-CM"/>
        </w:rPr>
      </w:pPr>
      <w:r>
        <w:rPr>
          <w:rFonts w:ascii="Times New Roman" w:hAnsi="Times New Roman" w:cs="Times New Roman"/>
          <w:sz w:val="24"/>
          <w:szCs w:val="24"/>
          <w:lang w:val="fr-FR"/>
        </w:rPr>
        <w:t>Sources </w:t>
      </w:r>
      <w:r w:rsidRPr="007E052E">
        <w:rPr>
          <w:rFonts w:ascii="Times New Roman" w:hAnsi="Times New Roman" w:cs="Times New Roman"/>
          <w:sz w:val="24"/>
          <w:szCs w:val="24"/>
          <w:lang w:val="fr-FR"/>
        </w:rPr>
        <w:t xml:space="preserve">: </w:t>
      </w:r>
      <w:hyperlink r:id="rId15" w:history="1">
        <w:r w:rsidR="00546291" w:rsidRPr="007E052E">
          <w:rPr>
            <w:rStyle w:val="Lienhypertexte"/>
            <w:rFonts w:ascii="Times New Roman" w:hAnsi="Times New Roman" w:cs="Times New Roman"/>
            <w:lang w:val="fr-CM"/>
          </w:rPr>
          <w:t>https://tamtamdumboa.com/la-genese-du-makosa-camerounais-devoilee/</w:t>
        </w:r>
      </w:hyperlink>
      <w:r w:rsidR="00546291" w:rsidRPr="007E052E">
        <w:rPr>
          <w:rFonts w:ascii="Times New Roman" w:hAnsi="Times New Roman" w:cs="Times New Roman"/>
          <w:color w:val="0000FF"/>
          <w:u w:val="single"/>
          <w:lang w:val="fr-CM"/>
        </w:rPr>
        <w:t xml:space="preserve">, </w:t>
      </w:r>
      <w:r w:rsidR="00546291" w:rsidRPr="00EE10BF">
        <w:rPr>
          <w:rFonts w:ascii="Times New Roman" w:hAnsi="Times New Roman" w:cs="Times New Roman"/>
          <w:lang w:val="fr-CM"/>
        </w:rPr>
        <w:t>consulté le 15 Octobre 2025</w:t>
      </w:r>
    </w:p>
    <w:p w:rsidR="00546291" w:rsidRPr="00EE10BF" w:rsidRDefault="00072A48" w:rsidP="00906FC8">
      <w:pPr>
        <w:spacing w:before="120" w:after="120" w:line="360" w:lineRule="auto"/>
        <w:jc w:val="both"/>
        <w:rPr>
          <w:rFonts w:ascii="Times New Roman" w:hAnsi="Times New Roman" w:cs="Times New Roman"/>
          <w:lang w:val="fr-CM"/>
        </w:rPr>
      </w:pPr>
      <w:hyperlink r:id="rId16" w:history="1">
        <w:r w:rsidR="00546291" w:rsidRPr="007E052E">
          <w:rPr>
            <w:rStyle w:val="Lienhypertexte"/>
            <w:rFonts w:ascii="Times New Roman" w:hAnsi="Times New Roman" w:cs="Times New Roman"/>
            <w:lang w:val="fr-CM"/>
          </w:rPr>
          <w:t>https://esmaparis1.com/2020/12/21/a-la-decouverte-du-makossa-embleme-du-cameroun/</w:t>
        </w:r>
      </w:hyperlink>
      <w:r w:rsidR="00546291" w:rsidRPr="007E052E">
        <w:rPr>
          <w:rFonts w:ascii="Times New Roman" w:hAnsi="Times New Roman" w:cs="Times New Roman"/>
          <w:color w:val="0000FF"/>
          <w:u w:val="single"/>
          <w:lang w:val="fr-CM"/>
        </w:rPr>
        <w:t xml:space="preserve">, </w:t>
      </w:r>
      <w:r w:rsidR="00546291" w:rsidRPr="00EE10BF">
        <w:rPr>
          <w:rFonts w:ascii="Times New Roman" w:hAnsi="Times New Roman" w:cs="Times New Roman"/>
          <w:lang w:val="fr-CM"/>
        </w:rPr>
        <w:t>consulté le 3 novembre 2025</w:t>
      </w:r>
    </w:p>
    <w:p w:rsidR="000A6B3D" w:rsidRPr="000A6B3D" w:rsidRDefault="0013276D" w:rsidP="007E052E">
      <w:pPr>
        <w:pStyle w:val="Titre3"/>
        <w:rPr>
          <w:lang w:val="fr-FR"/>
        </w:rPr>
      </w:pPr>
      <w:bookmarkStart w:id="36" w:name="_Toc213138582"/>
      <w:bookmarkStart w:id="37" w:name="_Toc214181607"/>
      <w:r>
        <w:rPr>
          <w:lang w:val="fr-FR"/>
        </w:rPr>
        <w:lastRenderedPageBreak/>
        <w:t>I</w:t>
      </w:r>
      <w:r w:rsidR="00514E6A">
        <w:rPr>
          <w:lang w:val="fr-FR"/>
        </w:rPr>
        <w:t>.</w:t>
      </w:r>
      <w:r w:rsidR="007E052E">
        <w:rPr>
          <w:lang w:val="fr-FR"/>
        </w:rPr>
        <w:t>2</w:t>
      </w:r>
      <w:r w:rsidR="00A4795C">
        <w:rPr>
          <w:lang w:val="fr-FR"/>
        </w:rPr>
        <w:t xml:space="preserve">. </w:t>
      </w:r>
      <w:bookmarkEnd w:id="36"/>
      <w:r w:rsidR="00514E6A">
        <w:rPr>
          <w:lang w:val="fr-FR"/>
        </w:rPr>
        <w:t>Particularité</w:t>
      </w:r>
      <w:bookmarkEnd w:id="37"/>
    </w:p>
    <w:p w:rsidR="005E5CD4" w:rsidRPr="000A6B3D" w:rsidRDefault="00072A48" w:rsidP="003F27E1">
      <w:pPr>
        <w:spacing w:before="120" w:after="120" w:line="360" w:lineRule="auto"/>
        <w:ind w:firstLine="567"/>
        <w:jc w:val="both"/>
        <w:rPr>
          <w:rFonts w:ascii="Times New Roman" w:hAnsi="Times New Roman" w:cs="Times New Roman"/>
          <w:sz w:val="24"/>
          <w:szCs w:val="24"/>
          <w:lang w:val="fr-FR"/>
        </w:rPr>
      </w:pPr>
      <w:hyperlink r:id="rId17" w:tgtFrame="_blank" w:history="1">
        <w:r w:rsidR="000A6B3D" w:rsidRPr="000A6B3D">
          <w:rPr>
            <w:rFonts w:ascii="Times New Roman" w:hAnsi="Times New Roman" w:cs="Times New Roman"/>
            <w:sz w:val="24"/>
            <w:szCs w:val="24"/>
            <w:lang w:val="fr-FR"/>
          </w:rPr>
          <w:t> Le makossa se distingue par son rythme entraînant et dansant, souvent basé sur des motifs syncopés qui incitent </w:t>
        </w:r>
        <w:r w:rsidR="000A6B3D" w:rsidRPr="005E5CD4">
          <w:rPr>
            <w:rFonts w:ascii="Times New Roman" w:hAnsi="Times New Roman" w:cs="Times New Roman"/>
            <w:sz w:val="24"/>
            <w:szCs w:val="24"/>
            <w:lang w:val="fr-FR"/>
          </w:rPr>
          <w:t>à la danse. Le terme "makossa" luimême signifie</w:t>
        </w:r>
        <w:r w:rsidR="000A6B3D" w:rsidRPr="000A6B3D">
          <w:rPr>
            <w:rFonts w:ascii="Times New Roman" w:hAnsi="Times New Roman" w:cs="Times New Roman"/>
            <w:sz w:val="24"/>
            <w:szCs w:val="24"/>
            <w:lang w:val="fr-FR"/>
          </w:rPr>
          <w:t> "déhanchement", ce qui reflète son aspect dansant. </w:t>
        </w:r>
      </w:hyperlink>
      <w:r w:rsidR="003F27E1" w:rsidRPr="003F27E1">
        <w:rPr>
          <w:rFonts w:ascii="Times New Roman" w:hAnsi="Times New Roman" w:cs="Times New Roman"/>
          <w:lang w:val="fr-FR"/>
        </w:rPr>
        <w:t xml:space="preserve"> </w:t>
      </w:r>
      <w:r w:rsidR="003F27E1">
        <w:rPr>
          <w:rFonts w:ascii="Times New Roman" w:hAnsi="Times New Roman" w:cs="Times New Roman"/>
          <w:lang w:val="fr-FR"/>
        </w:rPr>
        <w:t>S</w:t>
      </w:r>
      <w:r w:rsidR="003F27E1" w:rsidRPr="00722592">
        <w:rPr>
          <w:rFonts w:ascii="Times New Roman" w:hAnsi="Times New Roman" w:cs="Times New Roman"/>
          <w:lang w:val="fr-FR"/>
        </w:rPr>
        <w:t>ymbolise, par la gestuelle, un véritable épluchage du corps.</w:t>
      </w:r>
    </w:p>
    <w:p w:rsidR="000A6B3D" w:rsidRPr="000A6B3D" w:rsidRDefault="000A6B3D" w:rsidP="007E052E">
      <w:pPr>
        <w:spacing w:before="120" w:after="120" w:line="360" w:lineRule="auto"/>
        <w:ind w:firstLine="567"/>
        <w:jc w:val="both"/>
        <w:rPr>
          <w:rFonts w:ascii="Helvetica" w:eastAsia="Times New Roman" w:hAnsi="Helvetica" w:cs="Helvetica"/>
          <w:sz w:val="27"/>
          <w:szCs w:val="27"/>
          <w:lang w:val="fr-FR"/>
        </w:rPr>
      </w:pPr>
      <w:r w:rsidRPr="005E5CD4">
        <w:rPr>
          <w:rFonts w:ascii="Times New Roman" w:hAnsi="Times New Roman" w:cs="Times New Roman"/>
          <w:sz w:val="24"/>
          <w:szCs w:val="24"/>
          <w:lang w:val="fr-FR"/>
        </w:rPr>
        <w:t>En somme, le makossa se distingue par sa richesse rythmique, sa capacité à fusionner divers styles musicaux, et son rôle en tant qu'expression culturelle. Il continue d'évoluer tout en restant ancré dans ses racines, ce qui en fait un genre unique et dynamique sur la scène musicale mondiale.</w:t>
      </w:r>
      <w:r w:rsidR="00DB0A2B">
        <w:rPr>
          <w:rFonts w:ascii="Times New Roman" w:hAnsi="Times New Roman" w:cs="Times New Roman"/>
          <w:sz w:val="24"/>
          <w:szCs w:val="24"/>
          <w:lang w:val="fr-FR"/>
        </w:rPr>
        <w:t xml:space="preserve"> </w:t>
      </w:r>
    </w:p>
    <w:p w:rsidR="00DB0A2B" w:rsidRDefault="00DB0A2B" w:rsidP="00DB0A2B">
      <w:pPr>
        <w:spacing w:before="120" w:after="120" w:line="360" w:lineRule="auto"/>
        <w:jc w:val="both"/>
        <w:rPr>
          <w:rFonts w:ascii="Times New Roman" w:hAnsi="Times New Roman" w:cs="Times New Roman"/>
          <w:lang w:val="fr-FR"/>
        </w:rPr>
      </w:pPr>
      <w:bookmarkStart w:id="38" w:name="_Toc213138583"/>
      <w:r>
        <w:rPr>
          <w:rFonts w:ascii="Times New Roman" w:hAnsi="Times New Roman" w:cs="Times New Roman"/>
          <w:lang w:val="fr-FR"/>
        </w:rPr>
        <w:t>Sources </w:t>
      </w:r>
      <w:r w:rsidRPr="00DB0A2B">
        <w:rPr>
          <w:rFonts w:ascii="Times New Roman" w:hAnsi="Times New Roman" w:cs="Times New Roman"/>
          <w:lang w:val="fr-FR"/>
        </w:rPr>
        <w:t xml:space="preserve">: </w:t>
      </w:r>
      <w:r w:rsidR="00072A48">
        <w:fldChar w:fldCharType="begin"/>
      </w:r>
      <w:r w:rsidR="00072A48" w:rsidRPr="00CA1ACD">
        <w:rPr>
          <w:lang w:val="fr-FR"/>
        </w:rPr>
        <w:instrText xml:space="preserve"> HYPERLINK "https://www.bing.com" </w:instrText>
      </w:r>
      <w:r w:rsidR="00072A48">
        <w:fldChar w:fldCharType="separate"/>
      </w:r>
      <w:r w:rsidRPr="00DB0A2B">
        <w:rPr>
          <w:rStyle w:val="Lienhypertexte"/>
          <w:rFonts w:ascii="Times New Roman" w:hAnsi="Times New Roman" w:cs="Times New Roman"/>
          <w:color w:val="auto"/>
          <w:lang w:val="fr-FR"/>
        </w:rPr>
        <w:t>https://www.bing.com</w:t>
      </w:r>
      <w:r w:rsidR="00072A48">
        <w:rPr>
          <w:rStyle w:val="Lienhypertexte"/>
          <w:rFonts w:ascii="Times New Roman" w:hAnsi="Times New Roman" w:cs="Times New Roman"/>
          <w:color w:val="auto"/>
          <w:lang w:val="fr-FR"/>
        </w:rPr>
        <w:fldChar w:fldCharType="end"/>
      </w:r>
    </w:p>
    <w:p w:rsidR="000C39FB" w:rsidRPr="000C39FB" w:rsidRDefault="0013276D" w:rsidP="007E052E">
      <w:pPr>
        <w:pStyle w:val="Titre3"/>
        <w:rPr>
          <w:lang w:val="fr-FR"/>
        </w:rPr>
      </w:pPr>
      <w:bookmarkStart w:id="39" w:name="_Toc214181608"/>
      <w:r>
        <w:rPr>
          <w:lang w:val="fr-FR"/>
        </w:rPr>
        <w:t>I</w:t>
      </w:r>
      <w:r w:rsidR="00514E6A" w:rsidRPr="005E5CD4">
        <w:rPr>
          <w:lang w:val="fr-FR"/>
        </w:rPr>
        <w:t>.</w:t>
      </w:r>
      <w:r w:rsidR="007E052E">
        <w:rPr>
          <w:lang w:val="fr-FR"/>
        </w:rPr>
        <w:t>3</w:t>
      </w:r>
      <w:r w:rsidR="00A4795C" w:rsidRPr="005E5CD4">
        <w:rPr>
          <w:lang w:val="fr-FR"/>
        </w:rPr>
        <w:t xml:space="preserve">. </w:t>
      </w:r>
      <w:r w:rsidR="00746D35" w:rsidRPr="005E5CD4">
        <w:rPr>
          <w:lang w:val="fr-FR"/>
        </w:rPr>
        <w:t>Impact des genres étranger</w:t>
      </w:r>
      <w:bookmarkEnd w:id="38"/>
      <w:r w:rsidR="000C39FB">
        <w:rPr>
          <w:lang w:val="fr-FR"/>
        </w:rPr>
        <w:t>s</w:t>
      </w:r>
      <w:bookmarkEnd w:id="39"/>
    </w:p>
    <w:p w:rsidR="000C39FB" w:rsidRDefault="00072A48" w:rsidP="007E052E">
      <w:pPr>
        <w:spacing w:before="120" w:after="120" w:line="360" w:lineRule="auto"/>
        <w:ind w:firstLine="567"/>
        <w:jc w:val="both"/>
        <w:rPr>
          <w:rFonts w:ascii="Times New Roman" w:hAnsi="Times New Roman" w:cs="Times New Roman"/>
          <w:sz w:val="24"/>
          <w:szCs w:val="24"/>
          <w:lang w:val="fr-FR"/>
        </w:rPr>
      </w:pPr>
      <w:hyperlink r:id="rId18" w:tgtFrame="_blank" w:history="1">
        <w:r w:rsidR="000C39FB" w:rsidRPr="000A6B3D">
          <w:rPr>
            <w:rFonts w:ascii="Times New Roman" w:hAnsi="Times New Roman" w:cs="Times New Roman"/>
            <w:sz w:val="24"/>
            <w:szCs w:val="24"/>
            <w:lang w:val="fr-FR"/>
          </w:rPr>
          <w:t>Contrairement à d'autres genres qui peuvent être plus homogènes, le m</w:t>
        </w:r>
        <w:r w:rsidR="000C39FB" w:rsidRPr="005E5CD4">
          <w:rPr>
            <w:rFonts w:ascii="Times New Roman" w:hAnsi="Times New Roman" w:cs="Times New Roman"/>
            <w:sz w:val="24"/>
            <w:szCs w:val="24"/>
            <w:lang w:val="fr-FR"/>
          </w:rPr>
          <w:t>akossa est un véritable melting</w:t>
        </w:r>
        <w:r w:rsidR="000C39FB" w:rsidRPr="000A6B3D">
          <w:rPr>
            <w:rFonts w:ascii="Times New Roman" w:hAnsi="Times New Roman" w:cs="Times New Roman"/>
            <w:sz w:val="24"/>
            <w:szCs w:val="24"/>
            <w:lang w:val="fr-FR"/>
          </w:rPr>
          <w:t>pot musical. Il combine des éléments de funk, de jazz, de soul, et même de reggae, ce qui lui permet de rester pertinent et d'évoluer avec le temps. </w:t>
        </w:r>
      </w:hyperlink>
    </w:p>
    <w:p w:rsidR="003F27E1" w:rsidRPr="007E052E" w:rsidRDefault="003C7214" w:rsidP="007E052E">
      <w:pPr>
        <w:spacing w:before="120" w:after="120" w:line="360" w:lineRule="auto"/>
        <w:ind w:firstLine="567"/>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S</w:t>
      </w:r>
      <w:r w:rsidR="00722592" w:rsidRPr="007E052E">
        <w:rPr>
          <w:rFonts w:ascii="Times New Roman" w:hAnsi="Times New Roman" w:cs="Times New Roman"/>
          <w:sz w:val="24"/>
          <w:szCs w:val="24"/>
          <w:lang w:val="fr-FR"/>
        </w:rPr>
        <w:t xml:space="preserve">ymbolise, par la gestuelle, un véritable épluchage du corps. D’autres soutiennent que le nom serait tiré d’un </w:t>
      </w:r>
      <w:r w:rsidR="00F64650" w:rsidRPr="007E052E">
        <w:rPr>
          <w:rFonts w:ascii="Times New Roman" w:hAnsi="Times New Roman" w:cs="Times New Roman"/>
          <w:sz w:val="24"/>
          <w:szCs w:val="24"/>
          <w:lang w:val="fr-FR"/>
        </w:rPr>
        <w:t xml:space="preserve">titre de </w:t>
      </w:r>
      <w:proofErr w:type="spellStart"/>
      <w:r w:rsidR="00F64650" w:rsidRPr="007E052E">
        <w:rPr>
          <w:rFonts w:ascii="Times New Roman" w:hAnsi="Times New Roman" w:cs="Times New Roman"/>
          <w:sz w:val="24"/>
          <w:szCs w:val="24"/>
          <w:lang w:val="fr-FR"/>
        </w:rPr>
        <w:t>Nelle</w:t>
      </w:r>
      <w:proofErr w:type="spellEnd"/>
      <w:r w:rsidR="00F64650" w:rsidRPr="007E052E">
        <w:rPr>
          <w:rFonts w:ascii="Times New Roman" w:hAnsi="Times New Roman" w:cs="Times New Roman"/>
          <w:sz w:val="24"/>
          <w:szCs w:val="24"/>
          <w:lang w:val="fr-FR"/>
        </w:rPr>
        <w:t xml:space="preserve"> </w:t>
      </w:r>
      <w:proofErr w:type="spellStart"/>
      <w:r w:rsidR="00F64650" w:rsidRPr="007E052E">
        <w:rPr>
          <w:rFonts w:ascii="Times New Roman" w:hAnsi="Times New Roman" w:cs="Times New Roman"/>
          <w:sz w:val="24"/>
          <w:szCs w:val="24"/>
          <w:lang w:val="fr-FR"/>
        </w:rPr>
        <w:t>Eyoum</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4E4612">
        <w:rPr>
          <w:rFonts w:ascii="Times New Roman" w:hAnsi="Times New Roman" w:cs="Times New Roman"/>
          <w:sz w:val="24"/>
          <w:szCs w:val="24"/>
          <w:lang w:val="fr-FR"/>
        </w:rPr>
        <w:instrText>Nelle Eyoum</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00F64650" w:rsidRPr="007E052E">
        <w:rPr>
          <w:rFonts w:ascii="Times New Roman" w:hAnsi="Times New Roman" w:cs="Times New Roman"/>
          <w:sz w:val="24"/>
          <w:szCs w:val="24"/>
          <w:lang w:val="fr-FR"/>
        </w:rPr>
        <w:t xml:space="preserve">, baptisé </w:t>
      </w:r>
      <w:r w:rsidR="003F27E1" w:rsidRPr="007E052E">
        <w:rPr>
          <w:rFonts w:ascii="Times New Roman" w:hAnsi="Times New Roman" w:cs="Times New Roman"/>
          <w:sz w:val="24"/>
          <w:szCs w:val="24"/>
          <w:lang w:val="fr-FR"/>
        </w:rPr>
        <w:t xml:space="preserve">le « Parrain du </w:t>
      </w:r>
      <w:proofErr w:type="spellStart"/>
      <w:r w:rsidR="003F27E1" w:rsidRPr="007E052E">
        <w:rPr>
          <w:rFonts w:ascii="Times New Roman" w:hAnsi="Times New Roman" w:cs="Times New Roman"/>
          <w:sz w:val="24"/>
          <w:szCs w:val="24"/>
          <w:lang w:val="fr-FR"/>
        </w:rPr>
        <w:t>makossa</w:t>
      </w:r>
      <w:proofErr w:type="spellEnd"/>
      <w:r w:rsidR="003F27E1" w:rsidRPr="007E052E">
        <w:rPr>
          <w:rFonts w:ascii="Times New Roman" w:hAnsi="Times New Roman" w:cs="Times New Roman"/>
          <w:sz w:val="24"/>
          <w:szCs w:val="24"/>
          <w:lang w:val="fr-FR"/>
        </w:rPr>
        <w:t xml:space="preserve"> ».</w:t>
      </w:r>
    </w:p>
    <w:p w:rsidR="00722592" w:rsidRPr="007E052E" w:rsidRDefault="003F27E1" w:rsidP="007E052E">
      <w:pPr>
        <w:pStyle w:val="Paragraphedeliste"/>
        <w:numPr>
          <w:ilvl w:val="0"/>
          <w:numId w:val="25"/>
        </w:numPr>
        <w:spacing w:before="120" w:after="120" w:line="360" w:lineRule="auto"/>
        <w:jc w:val="both"/>
        <w:rPr>
          <w:rFonts w:ascii="Times New Roman" w:hAnsi="Times New Roman" w:cs="Times New Roman"/>
          <w:b/>
          <w:sz w:val="24"/>
          <w:szCs w:val="24"/>
          <w:lang w:val="fr-FR"/>
        </w:rPr>
      </w:pPr>
      <w:r w:rsidRPr="007E052E">
        <w:rPr>
          <w:rFonts w:ascii="Times New Roman" w:hAnsi="Times New Roman" w:cs="Times New Roman"/>
          <w:b/>
          <w:sz w:val="24"/>
          <w:szCs w:val="24"/>
          <w:lang w:val="fr-FR"/>
        </w:rPr>
        <w:t xml:space="preserve">Soul </w:t>
      </w:r>
      <w:proofErr w:type="spellStart"/>
      <w:r w:rsidRPr="007E052E">
        <w:rPr>
          <w:rFonts w:ascii="Times New Roman" w:hAnsi="Times New Roman" w:cs="Times New Roman"/>
          <w:b/>
          <w:sz w:val="24"/>
          <w:szCs w:val="24"/>
          <w:lang w:val="fr-FR"/>
        </w:rPr>
        <w:t>makossa</w:t>
      </w:r>
      <w:proofErr w:type="spellEnd"/>
    </w:p>
    <w:p w:rsidR="00722592" w:rsidRPr="00D26FB8" w:rsidRDefault="00722592" w:rsidP="007E052E">
      <w:pPr>
        <w:spacing w:before="120" w:after="120" w:line="360" w:lineRule="auto"/>
        <w:ind w:firstLine="567"/>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 xml:space="preserve">A l’instrumentation de base (guitares, percussions à la place des bouteilles), s’ajoutent des voix reprenant des chansons populaires, toute l’orchestration moderne marquée par le rythmique basse/batterie, et des cuivres. Epée </w:t>
      </w:r>
      <w:proofErr w:type="spellStart"/>
      <w:r w:rsidRPr="007E052E">
        <w:rPr>
          <w:rFonts w:ascii="Times New Roman" w:hAnsi="Times New Roman" w:cs="Times New Roman"/>
          <w:sz w:val="24"/>
          <w:szCs w:val="24"/>
          <w:lang w:val="fr-FR"/>
        </w:rPr>
        <w:t>Mbende</w:t>
      </w:r>
      <w:proofErr w:type="spellEnd"/>
      <w:r w:rsidRPr="007E052E">
        <w:rPr>
          <w:rFonts w:ascii="Times New Roman" w:hAnsi="Times New Roman" w:cs="Times New Roman"/>
          <w:sz w:val="24"/>
          <w:szCs w:val="24"/>
          <w:lang w:val="fr-FR"/>
        </w:rPr>
        <w:t xml:space="preserve"> créa un des premiers groupes de </w:t>
      </w:r>
      <w:proofErr w:type="spellStart"/>
      <w:r w:rsidRPr="007E052E">
        <w:rPr>
          <w:rFonts w:ascii="Times New Roman" w:hAnsi="Times New Roman" w:cs="Times New Roman"/>
          <w:sz w:val="24"/>
          <w:szCs w:val="24"/>
          <w:lang w:val="fr-FR"/>
        </w:rPr>
        <w:t>makossa</w:t>
      </w:r>
      <w:proofErr w:type="spellEnd"/>
      <w:r w:rsidRPr="007E052E">
        <w:rPr>
          <w:rFonts w:ascii="Times New Roman" w:hAnsi="Times New Roman" w:cs="Times New Roman"/>
          <w:sz w:val="24"/>
          <w:szCs w:val="24"/>
          <w:lang w:val="fr-FR"/>
        </w:rPr>
        <w:t xml:space="preserve"> moderne, Los </w:t>
      </w:r>
      <w:r w:rsidR="005A75FB" w:rsidRPr="007E052E">
        <w:rPr>
          <w:rFonts w:ascii="Times New Roman" w:hAnsi="Times New Roman" w:cs="Times New Roman"/>
          <w:sz w:val="24"/>
          <w:szCs w:val="24"/>
          <w:lang w:val="fr-FR"/>
        </w:rPr>
        <w:t xml:space="preserve">Calvino. </w:t>
      </w:r>
      <w:r w:rsidRPr="007E052E">
        <w:rPr>
          <w:rFonts w:ascii="Times New Roman" w:hAnsi="Times New Roman" w:cs="Times New Roman"/>
          <w:sz w:val="24"/>
          <w:szCs w:val="24"/>
          <w:lang w:val="fr-FR"/>
        </w:rPr>
        <w:t xml:space="preserve">Francis </w:t>
      </w:r>
      <w:proofErr w:type="spellStart"/>
      <w:r w:rsidRPr="007E052E">
        <w:rPr>
          <w:rFonts w:ascii="Times New Roman" w:hAnsi="Times New Roman" w:cs="Times New Roman"/>
          <w:sz w:val="24"/>
          <w:szCs w:val="24"/>
          <w:lang w:val="fr-FR"/>
        </w:rPr>
        <w:t>Bebey</w:t>
      </w:r>
      <w:proofErr w:type="spellEnd"/>
      <w:r w:rsidRPr="007E052E">
        <w:rPr>
          <w:rFonts w:ascii="Times New Roman" w:hAnsi="Times New Roman" w:cs="Times New Roman"/>
          <w:sz w:val="24"/>
          <w:szCs w:val="24"/>
          <w:lang w:val="fr-FR"/>
        </w:rPr>
        <w:t xml:space="preserve"> y apporte plus tard sa touche (« </w:t>
      </w:r>
      <w:proofErr w:type="spellStart"/>
      <w:r w:rsidRPr="007E052E">
        <w:rPr>
          <w:rFonts w:ascii="Times New Roman" w:hAnsi="Times New Roman" w:cs="Times New Roman"/>
          <w:sz w:val="24"/>
          <w:szCs w:val="24"/>
          <w:lang w:val="fr-FR"/>
        </w:rPr>
        <w:t>Idiba</w:t>
      </w:r>
      <w:proofErr w:type="spellEnd"/>
      <w:r w:rsidRPr="007E052E">
        <w:rPr>
          <w:rFonts w:ascii="Times New Roman" w:hAnsi="Times New Roman" w:cs="Times New Roman"/>
          <w:sz w:val="24"/>
          <w:szCs w:val="24"/>
          <w:lang w:val="fr-FR"/>
        </w:rPr>
        <w:t xml:space="preserve">). Depuis les années 1970, le </w:t>
      </w:r>
      <w:r w:rsidRPr="00D26FB8">
        <w:rPr>
          <w:rFonts w:ascii="Times New Roman" w:hAnsi="Times New Roman" w:cs="Times New Roman"/>
          <w:sz w:val="24"/>
          <w:szCs w:val="24"/>
          <w:lang w:val="fr-FR"/>
        </w:rPr>
        <w:t xml:space="preserve">genre a connu divers apports comme le jazz et la soul : le morceau « Soul </w:t>
      </w:r>
      <w:proofErr w:type="spellStart"/>
      <w:r w:rsidRPr="00D26FB8">
        <w:rPr>
          <w:rFonts w:ascii="Times New Roman" w:hAnsi="Times New Roman" w:cs="Times New Roman"/>
          <w:sz w:val="24"/>
          <w:szCs w:val="24"/>
          <w:lang w:val="fr-FR"/>
        </w:rPr>
        <w:t>makossa</w:t>
      </w:r>
      <w:proofErr w:type="spellEnd"/>
      <w:r w:rsidRPr="00D26FB8">
        <w:rPr>
          <w:rFonts w:ascii="Times New Roman" w:hAnsi="Times New Roman" w:cs="Times New Roman"/>
          <w:sz w:val="24"/>
          <w:szCs w:val="24"/>
          <w:lang w:val="fr-FR"/>
        </w:rPr>
        <w:t xml:space="preserve"> » de Manu </w:t>
      </w:r>
      <w:proofErr w:type="spellStart"/>
      <w:r w:rsidRPr="00D26FB8">
        <w:rPr>
          <w:rFonts w:ascii="Times New Roman" w:hAnsi="Times New Roman" w:cs="Times New Roman"/>
          <w:sz w:val="24"/>
          <w:szCs w:val="24"/>
          <w:lang w:val="fr-FR"/>
        </w:rPr>
        <w:t>Dibango</w:t>
      </w:r>
      <w:proofErr w:type="spellEnd"/>
      <w:r w:rsidR="00874519" w:rsidRPr="00D26FB8">
        <w:rPr>
          <w:rFonts w:ascii="Times New Roman" w:hAnsi="Times New Roman" w:cs="Times New Roman"/>
          <w:sz w:val="24"/>
          <w:szCs w:val="24"/>
          <w:lang w:val="fr-FR"/>
        </w:rPr>
        <w:fldChar w:fldCharType="begin"/>
      </w:r>
      <w:r w:rsidR="00874519" w:rsidRPr="00D26FB8">
        <w:rPr>
          <w:rFonts w:ascii="Times New Roman" w:hAnsi="Times New Roman" w:cs="Times New Roman"/>
          <w:sz w:val="24"/>
          <w:szCs w:val="24"/>
          <w:lang w:val="fr-CM"/>
        </w:rPr>
        <w:instrText xml:space="preserve"> XE "</w:instrText>
      </w:r>
      <w:r w:rsidR="00874519" w:rsidRPr="00D26FB8">
        <w:rPr>
          <w:rFonts w:ascii="Times New Roman" w:hAnsi="Times New Roman" w:cs="Times New Roman"/>
          <w:sz w:val="24"/>
          <w:szCs w:val="24"/>
          <w:lang w:val="fr-FR"/>
        </w:rPr>
        <w:instrText>Manu Dibango</w:instrText>
      </w:r>
      <w:r w:rsidR="00874519" w:rsidRPr="00D26FB8">
        <w:rPr>
          <w:rFonts w:ascii="Times New Roman" w:hAnsi="Times New Roman" w:cs="Times New Roman"/>
          <w:sz w:val="24"/>
          <w:szCs w:val="24"/>
          <w:lang w:val="fr-CM"/>
        </w:rPr>
        <w:instrText xml:space="preserve">" </w:instrText>
      </w:r>
      <w:r w:rsidR="00874519" w:rsidRPr="00D26FB8">
        <w:rPr>
          <w:rFonts w:ascii="Times New Roman" w:hAnsi="Times New Roman" w:cs="Times New Roman"/>
          <w:sz w:val="24"/>
          <w:szCs w:val="24"/>
          <w:lang w:val="fr-FR"/>
        </w:rPr>
        <w:fldChar w:fldCharType="end"/>
      </w:r>
      <w:r w:rsidRPr="00D26FB8">
        <w:rPr>
          <w:rFonts w:ascii="Times New Roman" w:hAnsi="Times New Roman" w:cs="Times New Roman"/>
          <w:sz w:val="24"/>
          <w:szCs w:val="24"/>
          <w:lang w:val="fr-FR"/>
        </w:rPr>
        <w:t xml:space="preserve"> l’a popularisé au niveau international en 1973.</w:t>
      </w:r>
    </w:p>
    <w:p w:rsidR="008B2095" w:rsidRPr="00CA1ACD" w:rsidRDefault="008B2095" w:rsidP="008B2095">
      <w:pPr>
        <w:spacing w:before="120" w:after="120" w:line="360" w:lineRule="auto"/>
        <w:jc w:val="both"/>
        <w:rPr>
          <w:rFonts w:ascii="Times New Roman" w:hAnsi="Times New Roman" w:cs="Times New Roman"/>
          <w:noProof/>
          <w:sz w:val="24"/>
          <w:szCs w:val="24"/>
          <w:lang w:val="fr-FR"/>
        </w:rPr>
      </w:pPr>
      <w:r w:rsidRPr="00CA1ACD">
        <w:rPr>
          <w:rFonts w:ascii="Times New Roman" w:hAnsi="Times New Roman" w:cs="Times New Roman"/>
          <w:noProof/>
          <w:sz w:val="24"/>
          <w:szCs w:val="24"/>
          <w:lang w:val="fr-FR"/>
        </w:rPr>
        <w:t>Source: Tamtam du Mboa</w:t>
      </w:r>
    </w:p>
    <w:p w:rsidR="00EE10BF" w:rsidRPr="00CA1ACD" w:rsidRDefault="008B2095" w:rsidP="008B2095">
      <w:pPr>
        <w:spacing w:before="120" w:after="120" w:line="360" w:lineRule="auto"/>
        <w:jc w:val="both"/>
        <w:rPr>
          <w:rFonts w:ascii="Times New Roman" w:hAnsi="Times New Roman" w:cs="Times New Roman"/>
          <w:noProof/>
          <w:sz w:val="24"/>
          <w:szCs w:val="24"/>
          <w:lang w:val="fr-FR"/>
        </w:rPr>
      </w:pPr>
      <w:r w:rsidRPr="00CA1ACD">
        <w:rPr>
          <w:rFonts w:ascii="Times New Roman" w:hAnsi="Times New Roman" w:cs="Times New Roman"/>
          <w:noProof/>
          <w:sz w:val="24"/>
          <w:szCs w:val="24"/>
          <w:lang w:val="fr-FR"/>
        </w:rPr>
        <w:t>https://www.afrisson.com/makossa-1670/</w:t>
      </w:r>
    </w:p>
    <w:p w:rsidR="00EE10BF" w:rsidRPr="00CA1ACD" w:rsidRDefault="00EE10BF" w:rsidP="00722592">
      <w:pPr>
        <w:spacing w:before="120" w:after="120" w:line="360" w:lineRule="auto"/>
        <w:jc w:val="both"/>
        <w:rPr>
          <w:rFonts w:ascii="Times New Roman" w:hAnsi="Times New Roman" w:cs="Times New Roman"/>
          <w:noProof/>
          <w:sz w:val="24"/>
          <w:szCs w:val="24"/>
          <w:lang w:val="fr-FR"/>
        </w:rPr>
      </w:pPr>
    </w:p>
    <w:p w:rsidR="00EE10BF" w:rsidRPr="00CA1ACD" w:rsidRDefault="00EE10BF" w:rsidP="00722592">
      <w:pPr>
        <w:spacing w:before="120" w:after="120" w:line="360" w:lineRule="auto"/>
        <w:jc w:val="both"/>
        <w:rPr>
          <w:noProof/>
          <w:lang w:val="fr-FR"/>
        </w:rPr>
      </w:pPr>
    </w:p>
    <w:p w:rsidR="00EE10BF" w:rsidRPr="00CA1ACD" w:rsidRDefault="00EE10BF" w:rsidP="00722592">
      <w:pPr>
        <w:spacing w:before="120" w:after="120" w:line="360" w:lineRule="auto"/>
        <w:jc w:val="both"/>
        <w:rPr>
          <w:noProof/>
          <w:lang w:val="fr-FR"/>
        </w:rPr>
      </w:pPr>
    </w:p>
    <w:p w:rsidR="00EE10BF" w:rsidRPr="00CA1ACD" w:rsidRDefault="00EE10BF" w:rsidP="00722592">
      <w:pPr>
        <w:spacing w:before="120" w:after="120" w:line="360" w:lineRule="auto"/>
        <w:jc w:val="both"/>
        <w:rPr>
          <w:noProof/>
          <w:lang w:val="fr-FR"/>
        </w:rPr>
      </w:pPr>
    </w:p>
    <w:p w:rsidR="00EE10BF" w:rsidRPr="00CA1ACD" w:rsidRDefault="00EE10BF" w:rsidP="00722592">
      <w:pPr>
        <w:spacing w:before="120" w:after="120" w:line="360" w:lineRule="auto"/>
        <w:jc w:val="both"/>
        <w:rPr>
          <w:noProof/>
          <w:lang w:val="fr-FR"/>
        </w:rPr>
      </w:pPr>
    </w:p>
    <w:p w:rsidR="00EE10BF" w:rsidRPr="00D26FB8" w:rsidRDefault="00D26FB8" w:rsidP="00D26FB8">
      <w:pPr>
        <w:pStyle w:val="Lgende"/>
        <w:jc w:val="both"/>
        <w:rPr>
          <w:rFonts w:ascii="Times New Roman" w:hAnsi="Times New Roman" w:cs="Times New Roman"/>
          <w:b/>
          <w:i w:val="0"/>
          <w:noProof/>
          <w:color w:val="000000" w:themeColor="text1"/>
          <w:sz w:val="24"/>
          <w:szCs w:val="24"/>
          <w:lang w:val="fr-CM"/>
        </w:rPr>
      </w:pPr>
      <w:bookmarkStart w:id="40" w:name="_Toc214178419"/>
      <w:r w:rsidRPr="00CA1ACD">
        <w:rPr>
          <w:rFonts w:ascii="Times New Roman" w:hAnsi="Times New Roman" w:cs="Times New Roman"/>
          <w:b/>
          <w:i w:val="0"/>
          <w:color w:val="000000" w:themeColor="text1"/>
          <w:sz w:val="24"/>
          <w:szCs w:val="24"/>
          <w:lang w:val="fr-FR"/>
        </w:rPr>
        <w:t xml:space="preserve">Figure </w:t>
      </w:r>
      <w:r w:rsidRPr="00D26FB8">
        <w:rPr>
          <w:rFonts w:ascii="Times New Roman" w:hAnsi="Times New Roman" w:cs="Times New Roman"/>
          <w:b/>
          <w:i w:val="0"/>
          <w:color w:val="000000" w:themeColor="text1"/>
          <w:sz w:val="24"/>
          <w:szCs w:val="24"/>
        </w:rPr>
        <w:fldChar w:fldCharType="begin"/>
      </w:r>
      <w:r w:rsidRPr="00CA1ACD">
        <w:rPr>
          <w:rFonts w:ascii="Times New Roman" w:hAnsi="Times New Roman" w:cs="Times New Roman"/>
          <w:b/>
          <w:i w:val="0"/>
          <w:color w:val="000000" w:themeColor="text1"/>
          <w:sz w:val="24"/>
          <w:szCs w:val="24"/>
          <w:lang w:val="fr-FR"/>
        </w:rPr>
        <w:instrText xml:space="preserve"> SEQ Figure \* ARABIC </w:instrText>
      </w:r>
      <w:r w:rsidRPr="00D26FB8">
        <w:rPr>
          <w:rFonts w:ascii="Times New Roman" w:hAnsi="Times New Roman" w:cs="Times New Roman"/>
          <w:b/>
          <w:i w:val="0"/>
          <w:color w:val="000000" w:themeColor="text1"/>
          <w:sz w:val="24"/>
          <w:szCs w:val="24"/>
        </w:rPr>
        <w:fldChar w:fldCharType="separate"/>
      </w:r>
      <w:r w:rsidR="00AF5259" w:rsidRPr="00CA1ACD">
        <w:rPr>
          <w:rFonts w:ascii="Times New Roman" w:hAnsi="Times New Roman" w:cs="Times New Roman"/>
          <w:b/>
          <w:i w:val="0"/>
          <w:noProof/>
          <w:color w:val="000000" w:themeColor="text1"/>
          <w:sz w:val="24"/>
          <w:szCs w:val="24"/>
          <w:lang w:val="fr-FR"/>
        </w:rPr>
        <w:t>1</w:t>
      </w:r>
      <w:r w:rsidRPr="00D26FB8">
        <w:rPr>
          <w:rFonts w:ascii="Times New Roman" w:hAnsi="Times New Roman" w:cs="Times New Roman"/>
          <w:b/>
          <w:i w:val="0"/>
          <w:color w:val="000000" w:themeColor="text1"/>
          <w:sz w:val="24"/>
          <w:szCs w:val="24"/>
        </w:rPr>
        <w:fldChar w:fldCharType="end"/>
      </w:r>
      <w:r w:rsidR="00EE10BF" w:rsidRPr="00D26FB8">
        <w:rPr>
          <w:rFonts w:ascii="Times New Roman" w:hAnsi="Times New Roman" w:cs="Times New Roman"/>
          <w:b/>
          <w:i w:val="0"/>
          <w:noProof/>
          <w:color w:val="000000" w:themeColor="text1"/>
          <w:sz w:val="24"/>
          <w:szCs w:val="24"/>
          <w:lang w:val="fr-CM"/>
        </w:rPr>
        <w:t xml:space="preserve">:  </w:t>
      </w:r>
      <w:r w:rsidRPr="00D26FB8">
        <w:rPr>
          <w:rFonts w:ascii="Times New Roman" w:hAnsi="Times New Roman" w:cs="Times New Roman"/>
          <w:i w:val="0"/>
          <w:noProof/>
          <w:color w:val="000000" w:themeColor="text1"/>
          <w:sz w:val="24"/>
          <w:szCs w:val="24"/>
          <w:lang w:val="fr-CM"/>
        </w:rPr>
        <w:t>S</w:t>
      </w:r>
      <w:r w:rsidR="00EE10BF" w:rsidRPr="00D26FB8">
        <w:rPr>
          <w:rFonts w:ascii="Times New Roman" w:hAnsi="Times New Roman" w:cs="Times New Roman"/>
          <w:i w:val="0"/>
          <w:noProof/>
          <w:color w:val="000000" w:themeColor="text1"/>
          <w:sz w:val="24"/>
          <w:szCs w:val="24"/>
          <w:lang w:val="fr-CM"/>
        </w:rPr>
        <w:t>oul makossa de manu MANU DIBANGO</w:t>
      </w:r>
      <w:bookmarkEnd w:id="40"/>
    </w:p>
    <w:p w:rsidR="00722592" w:rsidRPr="00722592" w:rsidRDefault="00C776EF" w:rsidP="0059088C">
      <w:pPr>
        <w:spacing w:before="120" w:after="120" w:line="360" w:lineRule="auto"/>
        <w:jc w:val="center"/>
        <w:rPr>
          <w:rFonts w:ascii="Times New Roman" w:hAnsi="Times New Roman" w:cs="Times New Roman"/>
          <w:lang w:val="fr-FR"/>
        </w:rPr>
      </w:pPr>
      <w:r>
        <w:rPr>
          <w:noProof/>
          <w:lang w:val="fr-FR" w:eastAsia="fr-FR"/>
        </w:rPr>
        <w:drawing>
          <wp:inline distT="0" distB="0" distL="0" distR="0" wp14:anchorId="407E24A9" wp14:editId="15720E6B">
            <wp:extent cx="4856813" cy="3646657"/>
            <wp:effectExtent l="0" t="0" r="1270" b="0"/>
            <wp:docPr id="17" name="Image 17" descr="https://i.ytimg.com/vi/eVaUDAqrpKk/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ytimg.com/vi/eVaUDAqrpKk/hqdefaul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6813" cy="3646657"/>
                    </a:xfrm>
                    <a:prstGeom prst="rect">
                      <a:avLst/>
                    </a:prstGeom>
                    <a:noFill/>
                    <a:ln>
                      <a:noFill/>
                    </a:ln>
                  </pic:spPr>
                </pic:pic>
              </a:graphicData>
            </a:graphic>
          </wp:inline>
        </w:drawing>
      </w:r>
    </w:p>
    <w:p w:rsidR="00EE10BF" w:rsidRPr="00EE10BF" w:rsidRDefault="00EE10BF" w:rsidP="00EE10BF">
      <w:pPr>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 xml:space="preserve">Source : </w:t>
      </w:r>
      <w:r w:rsidRPr="00D26FB8">
        <w:rPr>
          <w:rFonts w:ascii="Times New Roman" w:hAnsi="Times New Roman" w:cs="Times New Roman"/>
          <w:sz w:val="24"/>
          <w:szCs w:val="24"/>
          <w:lang w:val="fr-FR"/>
        </w:rPr>
        <w:t>https://www.discogs.com/fr/artist/20560-Manu-Dibango</w:t>
      </w: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EE10BF" w:rsidRDefault="00EE10BF" w:rsidP="00722592">
      <w:pPr>
        <w:spacing w:before="120" w:after="120" w:line="360" w:lineRule="auto"/>
        <w:jc w:val="both"/>
        <w:rPr>
          <w:rFonts w:ascii="Times New Roman" w:hAnsi="Times New Roman" w:cs="Times New Roman"/>
          <w:b/>
          <w:sz w:val="24"/>
          <w:szCs w:val="24"/>
          <w:lang w:val="fr-FR"/>
        </w:rPr>
      </w:pPr>
    </w:p>
    <w:p w:rsidR="00722592" w:rsidRPr="007E052E" w:rsidRDefault="00722592" w:rsidP="00722592">
      <w:pPr>
        <w:spacing w:before="120" w:after="120" w:line="360" w:lineRule="auto"/>
        <w:jc w:val="both"/>
        <w:rPr>
          <w:rFonts w:ascii="Times New Roman" w:hAnsi="Times New Roman" w:cs="Times New Roman"/>
          <w:b/>
          <w:sz w:val="24"/>
          <w:szCs w:val="24"/>
          <w:lang w:val="fr-FR"/>
        </w:rPr>
      </w:pPr>
      <w:r w:rsidRPr="007E052E">
        <w:rPr>
          <w:rFonts w:ascii="Times New Roman" w:hAnsi="Times New Roman" w:cs="Times New Roman"/>
          <w:b/>
          <w:sz w:val="24"/>
          <w:szCs w:val="24"/>
          <w:lang w:val="fr-FR"/>
        </w:rPr>
        <w:t>Autres apports</w:t>
      </w:r>
    </w:p>
    <w:p w:rsidR="00EE10BF" w:rsidRDefault="00722592" w:rsidP="00EE10BF">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 xml:space="preserve">Dans les années 1970/1980, Sam Fan Thomas exploitera les voix </w:t>
      </w:r>
      <w:proofErr w:type="spellStart"/>
      <w:r w:rsidRPr="007E052E">
        <w:rPr>
          <w:rFonts w:ascii="Times New Roman" w:hAnsi="Times New Roman" w:cs="Times New Roman"/>
          <w:sz w:val="24"/>
          <w:lang w:val="fr-FR"/>
        </w:rPr>
        <w:t>makossa</w:t>
      </w:r>
      <w:proofErr w:type="spellEnd"/>
      <w:r w:rsidRPr="007E052E">
        <w:rPr>
          <w:rFonts w:ascii="Times New Roman" w:hAnsi="Times New Roman" w:cs="Times New Roman"/>
          <w:sz w:val="24"/>
          <w:lang w:val="fr-FR"/>
        </w:rPr>
        <w:t>, les transposant dans un style mis en valeur par des guitares congolaises, une rythmique et des cui</w:t>
      </w:r>
      <w:r w:rsidR="00EE10BF">
        <w:rPr>
          <w:rFonts w:ascii="Times New Roman" w:hAnsi="Times New Roman" w:cs="Times New Roman"/>
          <w:sz w:val="24"/>
          <w:lang w:val="fr-FR"/>
        </w:rPr>
        <w:t>vres funky. C’est funky-</w:t>
      </w:r>
      <w:proofErr w:type="spellStart"/>
      <w:r w:rsidR="00EE10BF">
        <w:rPr>
          <w:rFonts w:ascii="Times New Roman" w:hAnsi="Times New Roman" w:cs="Times New Roman"/>
          <w:sz w:val="24"/>
          <w:lang w:val="fr-FR"/>
        </w:rPr>
        <w:t>Makassy</w:t>
      </w:r>
      <w:proofErr w:type="spellEnd"/>
      <w:r w:rsidR="00EE10BF">
        <w:rPr>
          <w:rFonts w:ascii="Times New Roman" w:hAnsi="Times New Roman" w:cs="Times New Roman"/>
          <w:sz w:val="24"/>
          <w:lang w:val="fr-FR"/>
        </w:rPr>
        <w:t>.</w:t>
      </w:r>
    </w:p>
    <w:p w:rsidR="00EE10BF" w:rsidRPr="00D26FB8" w:rsidRDefault="00D26FB8" w:rsidP="00D26FB8">
      <w:pPr>
        <w:pStyle w:val="Lgende"/>
        <w:rPr>
          <w:rFonts w:ascii="Times New Roman" w:hAnsi="Times New Roman" w:cs="Times New Roman"/>
          <w:b/>
          <w:i w:val="0"/>
          <w:color w:val="000000" w:themeColor="text1"/>
          <w:sz w:val="24"/>
          <w:szCs w:val="24"/>
        </w:rPr>
      </w:pPr>
      <w:bookmarkStart w:id="41" w:name="_Toc214178420"/>
      <w:r w:rsidRPr="00D26FB8">
        <w:rPr>
          <w:rFonts w:ascii="Times New Roman" w:hAnsi="Times New Roman" w:cs="Times New Roman"/>
          <w:b/>
          <w:i w:val="0"/>
          <w:color w:val="000000" w:themeColor="text1"/>
          <w:sz w:val="24"/>
          <w:szCs w:val="24"/>
        </w:rPr>
        <w:t xml:space="preserve">Figure </w:t>
      </w:r>
      <w:r w:rsidRPr="00D26FB8">
        <w:rPr>
          <w:rFonts w:ascii="Times New Roman" w:hAnsi="Times New Roman" w:cs="Times New Roman"/>
          <w:b/>
          <w:i w:val="0"/>
          <w:color w:val="000000" w:themeColor="text1"/>
          <w:sz w:val="24"/>
          <w:szCs w:val="24"/>
        </w:rPr>
        <w:fldChar w:fldCharType="begin"/>
      </w:r>
      <w:r w:rsidRPr="00D26FB8">
        <w:rPr>
          <w:rFonts w:ascii="Times New Roman" w:hAnsi="Times New Roman" w:cs="Times New Roman"/>
          <w:b/>
          <w:i w:val="0"/>
          <w:color w:val="000000" w:themeColor="text1"/>
          <w:sz w:val="24"/>
          <w:szCs w:val="24"/>
        </w:rPr>
        <w:instrText xml:space="preserve"> SEQ Figure \* ARABIC </w:instrText>
      </w:r>
      <w:r w:rsidRPr="00D26FB8">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2</w:t>
      </w:r>
      <w:r w:rsidRPr="00D26FB8">
        <w:rPr>
          <w:rFonts w:ascii="Times New Roman" w:hAnsi="Times New Roman" w:cs="Times New Roman"/>
          <w:b/>
          <w:i w:val="0"/>
          <w:color w:val="000000" w:themeColor="text1"/>
          <w:sz w:val="24"/>
          <w:szCs w:val="24"/>
        </w:rPr>
        <w:fldChar w:fldCharType="end"/>
      </w:r>
      <w:r w:rsidR="008B2095" w:rsidRPr="00D26FB8">
        <w:rPr>
          <w:rFonts w:ascii="Times New Roman" w:hAnsi="Times New Roman" w:cs="Times New Roman"/>
          <w:b/>
          <w:i w:val="0"/>
          <w:color w:val="000000" w:themeColor="text1"/>
          <w:sz w:val="24"/>
          <w:szCs w:val="24"/>
        </w:rPr>
        <w:t xml:space="preserve">: </w:t>
      </w:r>
      <w:r w:rsidR="008B2095" w:rsidRPr="00D26FB8">
        <w:rPr>
          <w:rFonts w:ascii="Times New Roman" w:hAnsi="Times New Roman" w:cs="Times New Roman"/>
          <w:i w:val="0"/>
          <w:color w:val="000000" w:themeColor="text1"/>
          <w:sz w:val="24"/>
          <w:szCs w:val="24"/>
        </w:rPr>
        <w:t>Funky-</w:t>
      </w:r>
      <w:proofErr w:type="spellStart"/>
      <w:r w:rsidR="008B2095" w:rsidRPr="00D26FB8">
        <w:rPr>
          <w:rFonts w:ascii="Times New Roman" w:hAnsi="Times New Roman" w:cs="Times New Roman"/>
          <w:i w:val="0"/>
          <w:color w:val="000000" w:themeColor="text1"/>
          <w:sz w:val="24"/>
          <w:szCs w:val="24"/>
        </w:rPr>
        <w:t>makassy</w:t>
      </w:r>
      <w:proofErr w:type="spellEnd"/>
      <w:r w:rsidR="008B2095" w:rsidRPr="00D26FB8">
        <w:rPr>
          <w:rFonts w:ascii="Times New Roman" w:hAnsi="Times New Roman" w:cs="Times New Roman"/>
          <w:i w:val="0"/>
          <w:color w:val="000000" w:themeColor="text1"/>
          <w:sz w:val="24"/>
          <w:szCs w:val="24"/>
        </w:rPr>
        <w:t xml:space="preserve"> de Sam Fan Thomas</w:t>
      </w:r>
      <w:bookmarkEnd w:id="41"/>
    </w:p>
    <w:p w:rsidR="00722592" w:rsidRPr="00722592" w:rsidRDefault="00722592" w:rsidP="007E052E">
      <w:pPr>
        <w:spacing w:before="120" w:after="120" w:line="360" w:lineRule="auto"/>
        <w:jc w:val="center"/>
        <w:rPr>
          <w:rFonts w:ascii="Times New Roman" w:hAnsi="Times New Roman" w:cs="Times New Roman"/>
          <w:lang w:val="fr-FR"/>
        </w:rPr>
      </w:pPr>
      <w:r>
        <w:rPr>
          <w:noProof/>
          <w:lang w:val="fr-FR" w:eastAsia="fr-FR"/>
        </w:rPr>
        <mc:AlternateContent>
          <mc:Choice Requires="wps">
            <w:drawing>
              <wp:inline distT="0" distB="0" distL="0" distR="0" wp14:anchorId="1BEBF913" wp14:editId="72DED499">
                <wp:extent cx="307340" cy="307340"/>
                <wp:effectExtent l="0" t="0" r="0" b="0"/>
                <wp:docPr id="11" name="AutoShape 2" descr="https://i.ytimg.com/vi/5qT-DPOaYqc/hqdefault.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66ED7" id="AutoShape 2" o:spid="_x0000_s1026" alt="https://i.ytimg.com/vi/5qT-DPOaYqc/hqdefault.jp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" filled="f" stroked="f">
                <o:lock v:ext="edit" aspectratio="t"/>
                <w10:anchorlock/>
              </v:rect>
            </w:pict>
          </mc:Fallback>
        </mc:AlternateContent>
      </w:r>
      <w:r>
        <w:rPr>
          <w:noProof/>
          <w:lang w:val="fr-FR" w:eastAsia="fr-FR"/>
        </w:rPr>
        <w:drawing>
          <wp:inline distT="0" distB="0" distL="0" distR="0" wp14:anchorId="7FA631AE" wp14:editId="2CCE9360">
            <wp:extent cx="4571067" cy="2673578"/>
            <wp:effectExtent l="0" t="0" r="1270" b="0"/>
            <wp:docPr id="13" name="Image 13" descr="https://i.ytimg.com/vi/5qT-DPOaYqc/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ytimg.com/vi/5qT-DPOaYqc/hqdefault.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9300" b="12801"/>
                    <a:stretch/>
                  </pic:blipFill>
                  <pic:spPr bwMode="auto">
                    <a:xfrm>
                      <a:off x="0" y="0"/>
                      <a:ext cx="4572000" cy="2674124"/>
                    </a:xfrm>
                    <a:prstGeom prst="rect">
                      <a:avLst/>
                    </a:prstGeom>
                    <a:noFill/>
                    <a:ln>
                      <a:noFill/>
                    </a:ln>
                    <a:extLst>
                      <a:ext uri="{53640926-AAD7-44D8-BBD7-CCE9431645EC}">
                        <a14:shadowObscured xmlns:a14="http://schemas.microsoft.com/office/drawing/2010/main"/>
                      </a:ext>
                    </a:extLst>
                  </pic:spPr>
                </pic:pic>
              </a:graphicData>
            </a:graphic>
          </wp:inline>
        </w:drawing>
      </w:r>
    </w:p>
    <w:p w:rsidR="00746D35" w:rsidRPr="007E052E" w:rsidRDefault="00722592" w:rsidP="007E052E">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 xml:space="preserve">De nombreux autres artistes et groupes ont apporté leurs couleurs à ce courant : </w:t>
      </w:r>
      <w:proofErr w:type="spellStart"/>
      <w:r w:rsidRPr="007E052E">
        <w:rPr>
          <w:rFonts w:ascii="Times New Roman" w:hAnsi="Times New Roman" w:cs="Times New Roman"/>
          <w:sz w:val="24"/>
          <w:lang w:val="fr-FR"/>
        </w:rPr>
        <w:t>Penda</w:t>
      </w:r>
      <w:proofErr w:type="spellEnd"/>
      <w:r w:rsidRPr="007E052E">
        <w:rPr>
          <w:rFonts w:ascii="Times New Roman" w:hAnsi="Times New Roman" w:cs="Times New Roman"/>
          <w:sz w:val="24"/>
          <w:lang w:val="fr-FR"/>
        </w:rPr>
        <w:t xml:space="preserve"> Dalle, Manfred </w:t>
      </w:r>
      <w:proofErr w:type="spellStart"/>
      <w:r w:rsidRPr="007E052E">
        <w:rPr>
          <w:rFonts w:ascii="Times New Roman" w:hAnsi="Times New Roman" w:cs="Times New Roman"/>
          <w:sz w:val="24"/>
          <w:lang w:val="fr-FR"/>
        </w:rPr>
        <w:t>Ebanda</w:t>
      </w:r>
      <w:proofErr w:type="spellEnd"/>
      <w:r w:rsidRPr="007E052E">
        <w:rPr>
          <w:rFonts w:ascii="Times New Roman" w:hAnsi="Times New Roman" w:cs="Times New Roman"/>
          <w:sz w:val="24"/>
          <w:lang w:val="fr-FR"/>
        </w:rPr>
        <w:t xml:space="preserve">, Georges </w:t>
      </w:r>
      <w:proofErr w:type="spellStart"/>
      <w:r w:rsidRPr="007E052E">
        <w:rPr>
          <w:rFonts w:ascii="Times New Roman" w:hAnsi="Times New Roman" w:cs="Times New Roman"/>
          <w:sz w:val="24"/>
          <w:lang w:val="fr-FR"/>
        </w:rPr>
        <w:t>Seba</w:t>
      </w:r>
      <w:proofErr w:type="spellEnd"/>
      <w:r w:rsidRPr="007E052E">
        <w:rPr>
          <w:rFonts w:ascii="Times New Roman" w:hAnsi="Times New Roman" w:cs="Times New Roman"/>
          <w:sz w:val="24"/>
          <w:lang w:val="fr-FR"/>
        </w:rPr>
        <w:t xml:space="preserve">, </w:t>
      </w:r>
      <w:proofErr w:type="spellStart"/>
      <w:r w:rsidRPr="007E052E">
        <w:rPr>
          <w:rFonts w:ascii="Times New Roman" w:hAnsi="Times New Roman" w:cs="Times New Roman"/>
          <w:sz w:val="24"/>
          <w:lang w:val="fr-FR"/>
        </w:rPr>
        <w:t>Ngalle</w:t>
      </w:r>
      <w:proofErr w:type="spellEnd"/>
      <w:r w:rsidRPr="007E052E">
        <w:rPr>
          <w:rFonts w:ascii="Times New Roman" w:hAnsi="Times New Roman" w:cs="Times New Roman"/>
          <w:sz w:val="24"/>
          <w:lang w:val="fr-FR"/>
        </w:rPr>
        <w:t xml:space="preserve"> Jojo, Toto Guillaume, </w:t>
      </w:r>
      <w:proofErr w:type="spellStart"/>
      <w:r w:rsidRPr="007E052E">
        <w:rPr>
          <w:rFonts w:ascii="Times New Roman" w:hAnsi="Times New Roman" w:cs="Times New Roman"/>
          <w:sz w:val="24"/>
          <w:lang w:val="fr-FR"/>
        </w:rPr>
        <w:t>Moni</w:t>
      </w:r>
      <w:proofErr w:type="spellEnd"/>
      <w:r w:rsidRPr="007E052E">
        <w:rPr>
          <w:rFonts w:ascii="Times New Roman" w:hAnsi="Times New Roman" w:cs="Times New Roman"/>
          <w:sz w:val="24"/>
          <w:lang w:val="fr-FR"/>
        </w:rPr>
        <w:t xml:space="preserve"> Bilé, Bébé Manga, Elvis </w:t>
      </w:r>
      <w:proofErr w:type="spellStart"/>
      <w:r w:rsidRPr="007E052E">
        <w:rPr>
          <w:rFonts w:ascii="Times New Roman" w:hAnsi="Times New Roman" w:cs="Times New Roman"/>
          <w:sz w:val="24"/>
          <w:lang w:val="fr-FR"/>
        </w:rPr>
        <w:t>Kemayo</w:t>
      </w:r>
      <w:proofErr w:type="spellEnd"/>
      <w:r w:rsidRPr="007E052E">
        <w:rPr>
          <w:rFonts w:ascii="Times New Roman" w:hAnsi="Times New Roman" w:cs="Times New Roman"/>
          <w:sz w:val="24"/>
          <w:lang w:val="fr-FR"/>
        </w:rPr>
        <w:t xml:space="preserve">, Ben Decca et ses sœurs Grace et Dora, Guy Lobé, Epée &amp; </w:t>
      </w:r>
      <w:proofErr w:type="spellStart"/>
      <w:r w:rsidRPr="007E052E">
        <w:rPr>
          <w:rFonts w:ascii="Times New Roman" w:hAnsi="Times New Roman" w:cs="Times New Roman"/>
          <w:sz w:val="24"/>
          <w:lang w:val="fr-FR"/>
        </w:rPr>
        <w:t>Koum</w:t>
      </w:r>
      <w:proofErr w:type="spellEnd"/>
      <w:r w:rsidRPr="007E052E">
        <w:rPr>
          <w:rFonts w:ascii="Times New Roman" w:hAnsi="Times New Roman" w:cs="Times New Roman"/>
          <w:sz w:val="24"/>
          <w:lang w:val="fr-FR"/>
        </w:rPr>
        <w:t xml:space="preserve">, Henry </w:t>
      </w:r>
      <w:proofErr w:type="spellStart"/>
      <w:r w:rsidRPr="007E052E">
        <w:rPr>
          <w:rFonts w:ascii="Times New Roman" w:hAnsi="Times New Roman" w:cs="Times New Roman"/>
          <w:sz w:val="24"/>
          <w:lang w:val="fr-FR"/>
        </w:rPr>
        <w:t>Njoh</w:t>
      </w:r>
      <w:proofErr w:type="spellEnd"/>
      <w:r w:rsidRPr="007E052E">
        <w:rPr>
          <w:rFonts w:ascii="Times New Roman" w:hAnsi="Times New Roman" w:cs="Times New Roman"/>
          <w:sz w:val="24"/>
          <w:lang w:val="fr-FR"/>
        </w:rPr>
        <w:t xml:space="preserve">, Joly </w:t>
      </w:r>
      <w:proofErr w:type="spellStart"/>
      <w:r w:rsidRPr="007E052E">
        <w:rPr>
          <w:rFonts w:ascii="Times New Roman" w:hAnsi="Times New Roman" w:cs="Times New Roman"/>
          <w:sz w:val="24"/>
          <w:lang w:val="fr-FR"/>
        </w:rPr>
        <w:t>Priso</w:t>
      </w:r>
      <w:proofErr w:type="spellEnd"/>
      <w:r w:rsidRPr="007E052E">
        <w:rPr>
          <w:rFonts w:ascii="Times New Roman" w:hAnsi="Times New Roman" w:cs="Times New Roman"/>
          <w:sz w:val="24"/>
          <w:lang w:val="fr-FR"/>
        </w:rPr>
        <w:t xml:space="preserve">, Franck Chaleur, </w:t>
      </w:r>
      <w:proofErr w:type="spellStart"/>
      <w:r w:rsidRPr="007E052E">
        <w:rPr>
          <w:rFonts w:ascii="Times New Roman" w:hAnsi="Times New Roman" w:cs="Times New Roman"/>
          <w:sz w:val="24"/>
          <w:lang w:val="fr-FR"/>
        </w:rPr>
        <w:t>Sergeo</w:t>
      </w:r>
      <w:proofErr w:type="spellEnd"/>
      <w:r w:rsidRPr="007E052E">
        <w:rPr>
          <w:rFonts w:ascii="Times New Roman" w:hAnsi="Times New Roman" w:cs="Times New Roman"/>
          <w:sz w:val="24"/>
          <w:lang w:val="fr-FR"/>
        </w:rPr>
        <w:t xml:space="preserve"> Polo, </w:t>
      </w:r>
      <w:proofErr w:type="spellStart"/>
      <w:r w:rsidRPr="007E052E">
        <w:rPr>
          <w:rFonts w:ascii="Times New Roman" w:hAnsi="Times New Roman" w:cs="Times New Roman"/>
          <w:sz w:val="24"/>
          <w:lang w:val="fr-FR"/>
        </w:rPr>
        <w:t>Ekambi</w:t>
      </w:r>
      <w:proofErr w:type="spellEnd"/>
      <w:r w:rsidRPr="007E052E">
        <w:rPr>
          <w:rFonts w:ascii="Times New Roman" w:hAnsi="Times New Roman" w:cs="Times New Roman"/>
          <w:sz w:val="24"/>
          <w:lang w:val="fr-FR"/>
        </w:rPr>
        <w:t xml:space="preserve"> Brillant, Pierre </w:t>
      </w:r>
      <w:proofErr w:type="spellStart"/>
      <w:r w:rsidRPr="007E052E">
        <w:rPr>
          <w:rFonts w:ascii="Times New Roman" w:hAnsi="Times New Roman" w:cs="Times New Roman"/>
          <w:sz w:val="24"/>
          <w:lang w:val="fr-FR"/>
        </w:rPr>
        <w:t>Didy</w:t>
      </w:r>
      <w:proofErr w:type="spellEnd"/>
      <w:r w:rsidRPr="007E052E">
        <w:rPr>
          <w:rFonts w:ascii="Times New Roman" w:hAnsi="Times New Roman" w:cs="Times New Roman"/>
          <w:sz w:val="24"/>
          <w:lang w:val="fr-FR"/>
        </w:rPr>
        <w:t xml:space="preserve"> </w:t>
      </w:r>
      <w:proofErr w:type="spellStart"/>
      <w:r w:rsidRPr="007E052E">
        <w:rPr>
          <w:rFonts w:ascii="Times New Roman" w:hAnsi="Times New Roman" w:cs="Times New Roman"/>
          <w:sz w:val="24"/>
          <w:lang w:val="fr-FR"/>
        </w:rPr>
        <w:t>Tchakounté</w:t>
      </w:r>
      <w:proofErr w:type="spellEnd"/>
      <w:r w:rsidRPr="007E052E">
        <w:rPr>
          <w:rFonts w:ascii="Times New Roman" w:hAnsi="Times New Roman" w:cs="Times New Roman"/>
          <w:sz w:val="24"/>
          <w:lang w:val="fr-FR"/>
        </w:rPr>
        <w:t xml:space="preserve">, Franck Chaleur, Pierre De </w:t>
      </w:r>
      <w:proofErr w:type="spellStart"/>
      <w:r w:rsidRPr="007E052E">
        <w:rPr>
          <w:rFonts w:ascii="Times New Roman" w:hAnsi="Times New Roman" w:cs="Times New Roman"/>
          <w:sz w:val="24"/>
          <w:lang w:val="fr-FR"/>
        </w:rPr>
        <w:t>Moussy</w:t>
      </w:r>
      <w:proofErr w:type="spellEnd"/>
      <w:r w:rsidRPr="007E052E">
        <w:rPr>
          <w:rFonts w:ascii="Times New Roman" w:hAnsi="Times New Roman" w:cs="Times New Roman"/>
          <w:sz w:val="24"/>
          <w:lang w:val="fr-FR"/>
        </w:rPr>
        <w:t xml:space="preserve">, </w:t>
      </w:r>
      <w:proofErr w:type="spellStart"/>
      <w:r w:rsidRPr="007E052E">
        <w:rPr>
          <w:rFonts w:ascii="Times New Roman" w:hAnsi="Times New Roman" w:cs="Times New Roman"/>
          <w:sz w:val="24"/>
          <w:lang w:val="fr-FR"/>
        </w:rPr>
        <w:t>Lapiro</w:t>
      </w:r>
      <w:proofErr w:type="spellEnd"/>
      <w:r w:rsidRPr="007E052E">
        <w:rPr>
          <w:rFonts w:ascii="Times New Roman" w:hAnsi="Times New Roman" w:cs="Times New Roman"/>
          <w:sz w:val="24"/>
          <w:lang w:val="fr-FR"/>
        </w:rPr>
        <w:t xml:space="preserve"> De </w:t>
      </w:r>
      <w:proofErr w:type="spellStart"/>
      <w:r w:rsidRPr="007E052E">
        <w:rPr>
          <w:rFonts w:ascii="Times New Roman" w:hAnsi="Times New Roman" w:cs="Times New Roman"/>
          <w:sz w:val="24"/>
          <w:lang w:val="fr-FR"/>
        </w:rPr>
        <w:t>Mbanga</w:t>
      </w:r>
      <w:proofErr w:type="spellEnd"/>
      <w:r w:rsidRPr="007E052E">
        <w:rPr>
          <w:rFonts w:ascii="Times New Roman" w:hAnsi="Times New Roman" w:cs="Times New Roman"/>
          <w:sz w:val="24"/>
          <w:lang w:val="fr-FR"/>
        </w:rPr>
        <w:t xml:space="preserve">, </w:t>
      </w:r>
      <w:proofErr w:type="spellStart"/>
      <w:r w:rsidRPr="007E052E">
        <w:rPr>
          <w:rFonts w:ascii="Times New Roman" w:hAnsi="Times New Roman" w:cs="Times New Roman"/>
          <w:sz w:val="24"/>
          <w:lang w:val="fr-FR"/>
        </w:rPr>
        <w:t>N</w:t>
      </w:r>
      <w:r w:rsidR="007E005C" w:rsidRPr="007E052E">
        <w:rPr>
          <w:rFonts w:ascii="Times New Roman" w:hAnsi="Times New Roman" w:cs="Times New Roman"/>
          <w:sz w:val="24"/>
          <w:lang w:val="fr-FR"/>
        </w:rPr>
        <w:t>dedi</w:t>
      </w:r>
      <w:proofErr w:type="spellEnd"/>
      <w:r w:rsidR="007E005C" w:rsidRPr="007E052E">
        <w:rPr>
          <w:rFonts w:ascii="Times New Roman" w:hAnsi="Times New Roman" w:cs="Times New Roman"/>
          <w:sz w:val="24"/>
          <w:lang w:val="fr-FR"/>
        </w:rPr>
        <w:t xml:space="preserve"> </w:t>
      </w:r>
      <w:proofErr w:type="spellStart"/>
      <w:r w:rsidR="007E005C" w:rsidRPr="007E052E">
        <w:rPr>
          <w:rFonts w:ascii="Times New Roman" w:hAnsi="Times New Roman" w:cs="Times New Roman"/>
          <w:sz w:val="24"/>
          <w:lang w:val="fr-FR"/>
        </w:rPr>
        <w:t>Dibango</w:t>
      </w:r>
      <w:proofErr w:type="spellEnd"/>
      <w:r w:rsidR="007E005C" w:rsidRPr="007E052E">
        <w:rPr>
          <w:rFonts w:ascii="Times New Roman" w:hAnsi="Times New Roman" w:cs="Times New Roman"/>
          <w:sz w:val="24"/>
          <w:lang w:val="fr-FR"/>
        </w:rPr>
        <w:t xml:space="preserve">, et bien d’autres… </w:t>
      </w:r>
    </w:p>
    <w:p w:rsidR="000A6B3D" w:rsidRPr="007E052E" w:rsidRDefault="000C39FB" w:rsidP="007E052E">
      <w:p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Source</w:t>
      </w:r>
      <w:r w:rsidR="00DB0A2B" w:rsidRPr="007E052E">
        <w:rPr>
          <w:rFonts w:ascii="Times New Roman" w:hAnsi="Times New Roman" w:cs="Times New Roman"/>
          <w:sz w:val="24"/>
          <w:szCs w:val="24"/>
          <w:lang w:val="fr-FR"/>
        </w:rPr>
        <w:t>s</w:t>
      </w:r>
      <w:r w:rsidRPr="007E052E">
        <w:rPr>
          <w:rFonts w:ascii="Times New Roman" w:hAnsi="Times New Roman" w:cs="Times New Roman"/>
          <w:sz w:val="24"/>
          <w:szCs w:val="24"/>
          <w:lang w:val="fr-FR"/>
        </w:rPr>
        <w:t xml:space="preserve"> : </w:t>
      </w:r>
      <w:r w:rsidR="00072A48">
        <w:fldChar w:fldCharType="begin"/>
      </w:r>
      <w:r w:rsidR="00072A48" w:rsidRPr="00CA1ACD">
        <w:rPr>
          <w:lang w:val="fr-FR"/>
        </w:rPr>
        <w:instrText xml:space="preserve"> HYPERLINK "https://www.bing.com" </w:instrText>
      </w:r>
      <w:r w:rsidR="00072A48">
        <w:fldChar w:fldCharType="separate"/>
      </w:r>
      <w:r w:rsidR="00DB0A2B" w:rsidRPr="0070539C">
        <w:rPr>
          <w:rFonts w:ascii="Times New Roman" w:hAnsi="Times New Roman" w:cs="Times New Roman"/>
          <w:sz w:val="24"/>
          <w:szCs w:val="24"/>
          <w:lang w:val="fr-CM"/>
        </w:rPr>
        <w:t>https://www.bing.com</w:t>
      </w:r>
      <w:r w:rsidR="00072A48">
        <w:rPr>
          <w:rFonts w:ascii="Times New Roman" w:hAnsi="Times New Roman" w:cs="Times New Roman"/>
          <w:sz w:val="24"/>
          <w:szCs w:val="24"/>
          <w:lang w:val="fr-CM"/>
        </w:rPr>
        <w:fldChar w:fldCharType="end"/>
      </w:r>
    </w:p>
    <w:p w:rsidR="00A4795C" w:rsidRPr="007E052E" w:rsidRDefault="00DB0A2B" w:rsidP="00906FC8">
      <w:p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 xml:space="preserve">Tamtam du </w:t>
      </w:r>
      <w:proofErr w:type="spellStart"/>
      <w:r w:rsidRPr="007E052E">
        <w:rPr>
          <w:rFonts w:ascii="Times New Roman" w:hAnsi="Times New Roman" w:cs="Times New Roman"/>
          <w:sz w:val="24"/>
          <w:szCs w:val="24"/>
          <w:lang w:val="fr-FR"/>
        </w:rPr>
        <w:t>Mboa</w:t>
      </w:r>
      <w:proofErr w:type="spellEnd"/>
    </w:p>
    <w:p w:rsidR="007E005C" w:rsidRDefault="00072A48" w:rsidP="00906FC8">
      <w:pPr>
        <w:spacing w:before="120" w:after="120" w:line="360" w:lineRule="auto"/>
        <w:jc w:val="both"/>
        <w:rPr>
          <w:rStyle w:val="Lienhypertexte"/>
          <w:rFonts w:ascii="Times New Roman" w:hAnsi="Times New Roman" w:cs="Times New Roman"/>
          <w:sz w:val="24"/>
          <w:szCs w:val="24"/>
          <w:lang w:val="fr-FR"/>
        </w:rPr>
      </w:pPr>
      <w:hyperlink r:id="rId21" w:history="1">
        <w:r w:rsidR="00327B40" w:rsidRPr="007E052E">
          <w:rPr>
            <w:rStyle w:val="Lienhypertexte"/>
            <w:rFonts w:ascii="Times New Roman" w:hAnsi="Times New Roman" w:cs="Times New Roman"/>
            <w:sz w:val="24"/>
            <w:szCs w:val="24"/>
            <w:lang w:val="fr-FR"/>
          </w:rPr>
          <w:t>https://www.afrisson.com/makossa-1670/</w:t>
        </w:r>
      </w:hyperlink>
    </w:p>
    <w:p w:rsidR="00751EA0" w:rsidRDefault="00751EA0" w:rsidP="00906FC8">
      <w:pPr>
        <w:spacing w:before="120" w:after="120" w:line="360" w:lineRule="auto"/>
        <w:jc w:val="both"/>
        <w:rPr>
          <w:rStyle w:val="Lienhypertexte"/>
          <w:rFonts w:ascii="Times New Roman" w:hAnsi="Times New Roman" w:cs="Times New Roman"/>
          <w:sz w:val="24"/>
          <w:szCs w:val="24"/>
          <w:lang w:val="fr-FR"/>
        </w:rPr>
      </w:pPr>
    </w:p>
    <w:p w:rsidR="00751EA0" w:rsidRDefault="00751EA0" w:rsidP="00906FC8">
      <w:pPr>
        <w:spacing w:before="120" w:after="120" w:line="360" w:lineRule="auto"/>
        <w:jc w:val="both"/>
        <w:rPr>
          <w:rStyle w:val="Lienhypertexte"/>
          <w:rFonts w:ascii="Times New Roman" w:hAnsi="Times New Roman" w:cs="Times New Roman"/>
          <w:sz w:val="24"/>
          <w:szCs w:val="24"/>
          <w:lang w:val="fr-FR"/>
        </w:rPr>
      </w:pPr>
    </w:p>
    <w:p w:rsidR="00327B40" w:rsidRPr="00931656" w:rsidRDefault="0013276D" w:rsidP="007E052E">
      <w:pPr>
        <w:pStyle w:val="Titre3"/>
        <w:rPr>
          <w:lang w:val="fr-FR"/>
        </w:rPr>
      </w:pPr>
      <w:bookmarkStart w:id="42" w:name="_Toc214181609"/>
      <w:r>
        <w:rPr>
          <w:lang w:val="fr-FR"/>
        </w:rPr>
        <w:lastRenderedPageBreak/>
        <w:t>I</w:t>
      </w:r>
      <w:r w:rsidR="007E052E">
        <w:rPr>
          <w:lang w:val="fr-FR"/>
        </w:rPr>
        <w:t>.4</w:t>
      </w:r>
      <w:r w:rsidR="00327B40" w:rsidRPr="00931656">
        <w:rPr>
          <w:lang w:val="fr-FR"/>
        </w:rPr>
        <w:t>. Instruments de musique</w:t>
      </w:r>
      <w:bookmarkEnd w:id="42"/>
    </w:p>
    <w:p w:rsidR="00903869" w:rsidRPr="007E052E" w:rsidRDefault="00903869" w:rsidP="007E052E">
      <w:pPr>
        <w:pStyle w:val="Paragraphedeliste"/>
        <w:numPr>
          <w:ilvl w:val="0"/>
          <w:numId w:val="23"/>
        </w:numPr>
        <w:spacing w:before="120" w:after="120" w:line="360" w:lineRule="auto"/>
        <w:jc w:val="both"/>
        <w:rPr>
          <w:rFonts w:ascii="Times New Roman" w:hAnsi="Times New Roman" w:cs="Times New Roman"/>
          <w:b/>
          <w:sz w:val="24"/>
          <w:szCs w:val="24"/>
          <w:lang w:val="fr-FR"/>
        </w:rPr>
      </w:pPr>
      <w:r w:rsidRPr="007E052E">
        <w:rPr>
          <w:rFonts w:ascii="Times New Roman" w:hAnsi="Times New Roman" w:cs="Times New Roman"/>
          <w:b/>
          <w:sz w:val="24"/>
          <w:szCs w:val="24"/>
          <w:lang w:val="fr-FR"/>
        </w:rPr>
        <w:t>Guitare électrique / guitare rythmique</w:t>
      </w:r>
    </w:p>
    <w:p w:rsidR="00903869" w:rsidRPr="007E052E" w:rsidRDefault="000B7308" w:rsidP="007E052E">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 xml:space="preserve">Dans le </w:t>
      </w:r>
      <w:proofErr w:type="spellStart"/>
      <w:r w:rsidRPr="007E052E">
        <w:rPr>
          <w:rFonts w:ascii="Times New Roman" w:hAnsi="Times New Roman" w:cs="Times New Roman"/>
          <w:sz w:val="24"/>
          <w:lang w:val="fr-FR"/>
        </w:rPr>
        <w:t>Makossa</w:t>
      </w:r>
      <w:proofErr w:type="spellEnd"/>
      <w:r w:rsidRPr="007E052E">
        <w:rPr>
          <w:rFonts w:ascii="Times New Roman" w:hAnsi="Times New Roman" w:cs="Times New Roman"/>
          <w:sz w:val="24"/>
          <w:lang w:val="fr-FR"/>
        </w:rPr>
        <w:t>, la guitare électrique joue un rôle central : elle assure à la fois des ostinatos rythmiques (des motifs qui se répètent) et des lignes mélodiques i</w:t>
      </w:r>
      <w:r w:rsidR="00CE74C0" w:rsidRPr="007E052E">
        <w:rPr>
          <w:rFonts w:ascii="Times New Roman" w:hAnsi="Times New Roman" w:cs="Times New Roman"/>
          <w:sz w:val="24"/>
          <w:lang w:val="fr-FR"/>
        </w:rPr>
        <w:t xml:space="preserve">ntercalées. </w:t>
      </w:r>
      <w:r w:rsidRPr="007E052E">
        <w:rPr>
          <w:rFonts w:ascii="Times New Roman" w:hAnsi="Times New Roman" w:cs="Times New Roman"/>
          <w:sz w:val="24"/>
          <w:lang w:val="fr-FR"/>
        </w:rPr>
        <w:t>La guitare rythmique (souvent palm‑</w:t>
      </w:r>
      <w:proofErr w:type="spellStart"/>
      <w:r w:rsidRPr="007E052E">
        <w:rPr>
          <w:rFonts w:ascii="Times New Roman" w:hAnsi="Times New Roman" w:cs="Times New Roman"/>
          <w:sz w:val="24"/>
          <w:lang w:val="fr-FR"/>
        </w:rPr>
        <w:t>muted</w:t>
      </w:r>
      <w:proofErr w:type="spellEnd"/>
      <w:r w:rsidRPr="007E052E">
        <w:rPr>
          <w:rFonts w:ascii="Times New Roman" w:hAnsi="Times New Roman" w:cs="Times New Roman"/>
          <w:sz w:val="24"/>
          <w:lang w:val="fr-FR"/>
        </w:rPr>
        <w:t>) est combinée à une basse syncopée et à des percussions pour donner ce</w:t>
      </w:r>
      <w:r w:rsidR="00CE74C0" w:rsidRPr="007E052E">
        <w:rPr>
          <w:rFonts w:ascii="Times New Roman" w:hAnsi="Times New Roman" w:cs="Times New Roman"/>
          <w:sz w:val="24"/>
          <w:lang w:val="fr-FR"/>
        </w:rPr>
        <w:t xml:space="preserve"> groove dansant typique.</w:t>
      </w:r>
      <w:r w:rsidRPr="007E052E">
        <w:rPr>
          <w:rFonts w:ascii="Times New Roman" w:hAnsi="Times New Roman" w:cs="Times New Roman"/>
          <w:sz w:val="24"/>
          <w:lang w:val="fr-FR"/>
        </w:rPr>
        <w:t xml:space="preserve"> Elle se trouve souvent en premier plan dans l’arrangement </w:t>
      </w:r>
      <w:r w:rsidR="00CE74C0" w:rsidRPr="007E052E">
        <w:rPr>
          <w:rFonts w:ascii="Times New Roman" w:hAnsi="Times New Roman" w:cs="Times New Roman"/>
          <w:sz w:val="24"/>
          <w:lang w:val="fr-FR"/>
        </w:rPr>
        <w:t xml:space="preserve">musical de </w:t>
      </w:r>
      <w:proofErr w:type="spellStart"/>
      <w:r w:rsidR="00CE74C0" w:rsidRPr="007E052E">
        <w:rPr>
          <w:rFonts w:ascii="Times New Roman" w:hAnsi="Times New Roman" w:cs="Times New Roman"/>
          <w:sz w:val="24"/>
          <w:lang w:val="fr-FR"/>
        </w:rPr>
        <w:t>Makossa</w:t>
      </w:r>
      <w:proofErr w:type="spellEnd"/>
      <w:r w:rsidR="00CE74C0" w:rsidRPr="007E052E">
        <w:rPr>
          <w:rFonts w:ascii="Times New Roman" w:hAnsi="Times New Roman" w:cs="Times New Roman"/>
          <w:sz w:val="24"/>
          <w:lang w:val="fr-FR"/>
        </w:rPr>
        <w:t xml:space="preserve"> moderne.   </w:t>
      </w:r>
    </w:p>
    <w:p w:rsidR="000B7308" w:rsidRDefault="000B7308" w:rsidP="000B7308">
      <w:pPr>
        <w:pStyle w:val="Paragraphedeliste"/>
        <w:numPr>
          <w:ilvl w:val="0"/>
          <w:numId w:val="23"/>
        </w:numPr>
        <w:spacing w:before="120" w:after="120" w:line="360" w:lineRule="auto"/>
        <w:jc w:val="both"/>
        <w:rPr>
          <w:rFonts w:ascii="Times New Roman" w:hAnsi="Times New Roman" w:cs="Times New Roman"/>
          <w:b/>
          <w:sz w:val="24"/>
          <w:szCs w:val="24"/>
          <w:lang w:val="fr-FR"/>
        </w:rPr>
      </w:pPr>
      <w:r w:rsidRPr="000B7308">
        <w:rPr>
          <w:rFonts w:ascii="Times New Roman" w:hAnsi="Times New Roman" w:cs="Times New Roman"/>
          <w:b/>
          <w:sz w:val="24"/>
          <w:szCs w:val="24"/>
          <w:lang w:val="fr-FR"/>
        </w:rPr>
        <w:t>Basse électrique</w:t>
      </w:r>
    </w:p>
    <w:p w:rsidR="000B7308" w:rsidRPr="007E052E" w:rsidRDefault="000B7308" w:rsidP="007E052E">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 xml:space="preserve">La basse électrique dans le </w:t>
      </w:r>
      <w:proofErr w:type="spellStart"/>
      <w:r w:rsidRPr="007E052E">
        <w:rPr>
          <w:rFonts w:ascii="Times New Roman" w:hAnsi="Times New Roman" w:cs="Times New Roman"/>
          <w:sz w:val="24"/>
          <w:lang w:val="fr-FR"/>
        </w:rPr>
        <w:t>Makossa</w:t>
      </w:r>
      <w:proofErr w:type="spellEnd"/>
      <w:r w:rsidRPr="007E052E">
        <w:rPr>
          <w:rFonts w:ascii="Times New Roman" w:hAnsi="Times New Roman" w:cs="Times New Roman"/>
          <w:sz w:val="24"/>
          <w:lang w:val="fr-FR"/>
        </w:rPr>
        <w:t xml:space="preserve"> assure une pulsation </w:t>
      </w:r>
      <w:proofErr w:type="spellStart"/>
      <w:r w:rsidRPr="007E052E">
        <w:rPr>
          <w:rFonts w:ascii="Times New Roman" w:hAnsi="Times New Roman" w:cs="Times New Roman"/>
          <w:sz w:val="24"/>
          <w:lang w:val="fr-FR"/>
        </w:rPr>
        <w:t>grove</w:t>
      </w:r>
      <w:proofErr w:type="spellEnd"/>
      <w:r w:rsidRPr="007E052E">
        <w:rPr>
          <w:rFonts w:ascii="Times New Roman" w:hAnsi="Times New Roman" w:cs="Times New Roman"/>
          <w:sz w:val="24"/>
          <w:lang w:val="fr-FR"/>
        </w:rPr>
        <w:t xml:space="preserve"> forte et entraînante, essen</w:t>
      </w:r>
      <w:r w:rsidR="00CE74C0" w:rsidRPr="007E052E">
        <w:rPr>
          <w:rFonts w:ascii="Times New Roman" w:hAnsi="Times New Roman" w:cs="Times New Roman"/>
          <w:sz w:val="24"/>
          <w:lang w:val="fr-FR"/>
        </w:rPr>
        <w:t xml:space="preserve">tielle pour faire danser. </w:t>
      </w:r>
      <w:r w:rsidRPr="007E052E">
        <w:rPr>
          <w:rFonts w:ascii="Times New Roman" w:hAnsi="Times New Roman" w:cs="Times New Roman"/>
          <w:sz w:val="24"/>
          <w:lang w:val="fr-FR"/>
        </w:rPr>
        <w:t>Elle se démarque souvent par des motifs mélodiques au‑dessus de la note fondamentale, ce qui contribue à la ri</w:t>
      </w:r>
      <w:r w:rsidR="00CE74C0" w:rsidRPr="007E052E">
        <w:rPr>
          <w:rFonts w:ascii="Times New Roman" w:hAnsi="Times New Roman" w:cs="Times New Roman"/>
          <w:sz w:val="24"/>
          <w:lang w:val="fr-FR"/>
        </w:rPr>
        <w:t xml:space="preserve">chesse rythmique du style. </w:t>
      </w:r>
      <w:r w:rsidRPr="007E052E">
        <w:rPr>
          <w:rFonts w:ascii="Times New Roman" w:hAnsi="Times New Roman" w:cs="Times New Roman"/>
          <w:sz w:val="24"/>
          <w:lang w:val="fr-FR"/>
        </w:rPr>
        <w:t xml:space="preserve"> </w:t>
      </w:r>
    </w:p>
    <w:p w:rsidR="000B7308" w:rsidRPr="00CE74C0" w:rsidRDefault="00CE74C0" w:rsidP="00CE74C0">
      <w:pPr>
        <w:pStyle w:val="Paragraphedeliste"/>
        <w:numPr>
          <w:ilvl w:val="0"/>
          <w:numId w:val="23"/>
        </w:numPr>
        <w:spacing w:before="120" w:after="120" w:line="360" w:lineRule="auto"/>
        <w:jc w:val="both"/>
        <w:rPr>
          <w:rFonts w:ascii="Times New Roman" w:hAnsi="Times New Roman" w:cs="Times New Roman"/>
          <w:b/>
          <w:sz w:val="24"/>
          <w:szCs w:val="24"/>
          <w:lang w:val="fr-CM"/>
        </w:rPr>
      </w:pPr>
      <w:r w:rsidRPr="00CE74C0">
        <w:rPr>
          <w:rFonts w:ascii="Times New Roman" w:hAnsi="Times New Roman" w:cs="Times New Roman"/>
          <w:b/>
          <w:sz w:val="24"/>
          <w:szCs w:val="24"/>
          <w:lang w:val="fr-CM"/>
        </w:rPr>
        <w:t xml:space="preserve"> La b</w:t>
      </w:r>
      <w:r w:rsidR="000B7308" w:rsidRPr="00CE74C0">
        <w:rPr>
          <w:rFonts w:ascii="Times New Roman" w:hAnsi="Times New Roman" w:cs="Times New Roman"/>
          <w:b/>
          <w:sz w:val="24"/>
          <w:szCs w:val="24"/>
          <w:lang w:val="fr-CM"/>
        </w:rPr>
        <w:t xml:space="preserve">atterie + percussions (congas, shakers, tambourin)  </w:t>
      </w:r>
    </w:p>
    <w:p w:rsidR="000B7308" w:rsidRPr="007E052E" w:rsidRDefault="000B7308" w:rsidP="007E052E">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Le kit de batterie (caisse claire, grosse caisse, charleston) est combiné à des percussions latines/africaines comme les congas, shakers, parfois tambourin,</w:t>
      </w:r>
      <w:r w:rsidR="00CE74C0" w:rsidRPr="007E052E">
        <w:rPr>
          <w:rFonts w:ascii="Times New Roman" w:hAnsi="Times New Roman" w:cs="Times New Roman"/>
          <w:sz w:val="24"/>
          <w:lang w:val="fr-FR"/>
        </w:rPr>
        <w:t xml:space="preserve"> pour enrichir le rythme.</w:t>
      </w:r>
      <w:r w:rsidRPr="007E052E">
        <w:rPr>
          <w:rFonts w:ascii="Times New Roman" w:hAnsi="Times New Roman" w:cs="Times New Roman"/>
          <w:sz w:val="24"/>
          <w:lang w:val="fr-FR"/>
        </w:rPr>
        <w:t xml:space="preserve"> Ces instruments permettent d’obtenir des accents syncopés, ce qui est très ca</w:t>
      </w:r>
      <w:r w:rsidR="00CE74C0" w:rsidRPr="007E052E">
        <w:rPr>
          <w:rFonts w:ascii="Times New Roman" w:hAnsi="Times New Roman" w:cs="Times New Roman"/>
          <w:sz w:val="24"/>
          <w:lang w:val="fr-FR"/>
        </w:rPr>
        <w:t xml:space="preserve">ractéristique du </w:t>
      </w:r>
      <w:proofErr w:type="spellStart"/>
      <w:r w:rsidR="00CE74C0" w:rsidRPr="007E052E">
        <w:rPr>
          <w:rFonts w:ascii="Times New Roman" w:hAnsi="Times New Roman" w:cs="Times New Roman"/>
          <w:sz w:val="24"/>
          <w:lang w:val="fr-FR"/>
        </w:rPr>
        <w:t>Makossa</w:t>
      </w:r>
      <w:proofErr w:type="spellEnd"/>
      <w:r w:rsidR="00CE74C0" w:rsidRPr="007E052E">
        <w:rPr>
          <w:rFonts w:ascii="Times New Roman" w:hAnsi="Times New Roman" w:cs="Times New Roman"/>
          <w:sz w:val="24"/>
          <w:lang w:val="fr-FR"/>
        </w:rPr>
        <w:t xml:space="preserve">. </w:t>
      </w:r>
    </w:p>
    <w:p w:rsidR="00327B40" w:rsidRPr="00CE74C0" w:rsidRDefault="00931656" w:rsidP="00CE74C0">
      <w:pPr>
        <w:pStyle w:val="Paragraphedeliste"/>
        <w:numPr>
          <w:ilvl w:val="0"/>
          <w:numId w:val="23"/>
        </w:numPr>
        <w:spacing w:before="120" w:after="120" w:line="360" w:lineRule="auto"/>
        <w:jc w:val="both"/>
        <w:rPr>
          <w:rFonts w:ascii="Times New Roman" w:hAnsi="Times New Roman" w:cs="Times New Roman"/>
          <w:b/>
          <w:lang w:val="fr-FR"/>
        </w:rPr>
      </w:pPr>
      <w:r w:rsidRPr="00CE74C0">
        <w:rPr>
          <w:rFonts w:ascii="Times New Roman" w:hAnsi="Times New Roman" w:cs="Times New Roman"/>
          <w:b/>
          <w:lang w:val="fr-FR"/>
        </w:rPr>
        <w:t xml:space="preserve">Le </w:t>
      </w:r>
      <w:r w:rsidR="00327B40" w:rsidRPr="00CE74C0">
        <w:rPr>
          <w:rFonts w:ascii="Times New Roman" w:hAnsi="Times New Roman" w:cs="Times New Roman"/>
          <w:b/>
          <w:lang w:val="fr-FR"/>
        </w:rPr>
        <w:t xml:space="preserve">Cuivre </w:t>
      </w:r>
    </w:p>
    <w:p w:rsidR="00327B40" w:rsidRPr="007E052E" w:rsidRDefault="00327B40" w:rsidP="007E052E">
      <w:pPr>
        <w:spacing w:before="120" w:after="120" w:line="360" w:lineRule="auto"/>
        <w:ind w:firstLine="567"/>
        <w:jc w:val="both"/>
        <w:rPr>
          <w:rFonts w:ascii="Times New Roman" w:hAnsi="Times New Roman" w:cs="Times New Roman"/>
          <w:sz w:val="24"/>
          <w:lang w:val="fr-FR"/>
        </w:rPr>
      </w:pPr>
      <w:r w:rsidRPr="007E052E">
        <w:rPr>
          <w:rFonts w:ascii="Times New Roman" w:hAnsi="Times New Roman" w:cs="Times New Roman"/>
          <w:sz w:val="24"/>
          <w:lang w:val="fr-FR"/>
        </w:rPr>
        <w:t>La famille des cuivres regroupe des instruments de musique emblématiques comme la trompette, le trombone, le cor et le tuba. Ces instruments se distinguent par leur conception en métal, leur son puissant et leur rôle majeur dans de nombreux genres musicaux.</w:t>
      </w:r>
      <w:r w:rsidR="00CE74C0" w:rsidRPr="007E052E">
        <w:rPr>
          <w:rFonts w:ascii="Times New Roman" w:hAnsi="Times New Roman" w:cs="Times New Roman"/>
          <w:sz w:val="24"/>
          <w:lang w:val="fr-FR"/>
        </w:rPr>
        <w:t xml:space="preserve"> Le </w:t>
      </w:r>
      <w:proofErr w:type="spellStart"/>
      <w:r w:rsidR="00CE74C0" w:rsidRPr="007E052E">
        <w:rPr>
          <w:rFonts w:ascii="Times New Roman" w:hAnsi="Times New Roman" w:cs="Times New Roman"/>
          <w:sz w:val="24"/>
          <w:lang w:val="fr-FR"/>
        </w:rPr>
        <w:t>Makossa</w:t>
      </w:r>
      <w:proofErr w:type="spellEnd"/>
      <w:r w:rsidR="00CE74C0" w:rsidRPr="007E052E">
        <w:rPr>
          <w:rFonts w:ascii="Times New Roman" w:hAnsi="Times New Roman" w:cs="Times New Roman"/>
          <w:sz w:val="24"/>
          <w:lang w:val="fr-FR"/>
        </w:rPr>
        <w:t xml:space="preserve"> inclut aussi une section de cuivres (notamment saxophone) qui apporte des riffs énergiques, des « </w:t>
      </w:r>
      <w:proofErr w:type="spellStart"/>
      <w:r w:rsidR="00CE74C0" w:rsidRPr="007E052E">
        <w:rPr>
          <w:rFonts w:ascii="Times New Roman" w:hAnsi="Times New Roman" w:cs="Times New Roman"/>
          <w:sz w:val="24"/>
          <w:lang w:val="fr-FR"/>
        </w:rPr>
        <w:t>punches</w:t>
      </w:r>
      <w:proofErr w:type="spellEnd"/>
      <w:r w:rsidR="00CE74C0" w:rsidRPr="007E052E">
        <w:rPr>
          <w:rFonts w:ascii="Times New Roman" w:hAnsi="Times New Roman" w:cs="Times New Roman"/>
          <w:sz w:val="24"/>
          <w:lang w:val="fr-FR"/>
        </w:rPr>
        <w:t xml:space="preserve"> » dans l’arrangement et contribue à la dimension « populaire/urbaine » du style. Ces cuivres combinés au reste forment un son riche, propice à la danse et à la fête.</w:t>
      </w:r>
    </w:p>
    <w:p w:rsidR="00327B40" w:rsidRPr="00D26FB8" w:rsidRDefault="00327B40" w:rsidP="00327B40">
      <w:pPr>
        <w:spacing w:before="120" w:after="120" w:line="360" w:lineRule="auto"/>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Source : https://www.silentarena.fr/la-famille-des-cuivre</w:t>
      </w:r>
      <w:r w:rsidR="00903869" w:rsidRPr="00D26FB8">
        <w:rPr>
          <w:rFonts w:ascii="Times New Roman" w:hAnsi="Times New Roman" w:cs="Times New Roman"/>
          <w:sz w:val="24"/>
          <w:szCs w:val="24"/>
          <w:lang w:val="fr-FR"/>
        </w:rPr>
        <w:t>s/, consulté le 6 novembre 2025</w:t>
      </w:r>
    </w:p>
    <w:p w:rsidR="003D6FA8" w:rsidRDefault="00CE74C0" w:rsidP="00327B40">
      <w:pPr>
        <w:spacing w:before="120" w:after="120" w:line="360" w:lineRule="auto"/>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             </w:t>
      </w:r>
      <w:hyperlink r:id="rId22" w:history="1">
        <w:r w:rsidR="008B2095" w:rsidRPr="00D26FB8">
          <w:rPr>
            <w:rStyle w:val="Lienhypertexte"/>
            <w:rFonts w:ascii="Times New Roman" w:hAnsi="Times New Roman" w:cs="Times New Roman"/>
            <w:sz w:val="24"/>
            <w:szCs w:val="24"/>
            <w:lang w:val="fr-FR"/>
          </w:rPr>
          <w:t>http://www.melodigging.com/genre/makossa-3231</w:t>
        </w:r>
      </w:hyperlink>
      <w:r w:rsidRPr="00D26FB8">
        <w:rPr>
          <w:rFonts w:ascii="Times New Roman" w:hAnsi="Times New Roman" w:cs="Times New Roman"/>
          <w:sz w:val="24"/>
          <w:szCs w:val="24"/>
          <w:lang w:val="fr-FR"/>
        </w:rPr>
        <w:t xml:space="preserve"> </w:t>
      </w:r>
    </w:p>
    <w:p w:rsidR="00A7589D" w:rsidRDefault="00A7589D">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8B2095" w:rsidRDefault="0013276D" w:rsidP="00195723">
      <w:pPr>
        <w:pStyle w:val="Titre3"/>
        <w:spacing w:before="0" w:after="0"/>
        <w:rPr>
          <w:lang w:val="fr-FR"/>
        </w:rPr>
      </w:pPr>
      <w:bookmarkStart w:id="43" w:name="_Toc214181610"/>
      <w:r>
        <w:rPr>
          <w:lang w:val="fr-FR"/>
        </w:rPr>
        <w:lastRenderedPageBreak/>
        <w:t>I</w:t>
      </w:r>
      <w:r w:rsidR="003D6FA8">
        <w:rPr>
          <w:lang w:val="fr-FR"/>
        </w:rPr>
        <w:t>.5</w:t>
      </w:r>
      <w:r w:rsidR="00514E6A">
        <w:rPr>
          <w:lang w:val="fr-FR"/>
        </w:rPr>
        <w:t xml:space="preserve">. </w:t>
      </w:r>
      <w:r w:rsidR="00776CBA" w:rsidRPr="00906FC8">
        <w:rPr>
          <w:lang w:val="fr-FR"/>
        </w:rPr>
        <w:t>FIGURES PROUE</w:t>
      </w:r>
      <w:bookmarkEnd w:id="43"/>
    </w:p>
    <w:p w:rsidR="00E97717" w:rsidRDefault="00776CBA" w:rsidP="00195723">
      <w:pPr>
        <w:pStyle w:val="Paragraphedeliste"/>
        <w:numPr>
          <w:ilvl w:val="0"/>
          <w:numId w:val="9"/>
        </w:numPr>
        <w:spacing w:after="0" w:line="360" w:lineRule="auto"/>
        <w:jc w:val="both"/>
        <w:rPr>
          <w:rFonts w:ascii="Times New Roman" w:hAnsi="Times New Roman" w:cs="Times New Roman"/>
          <w:b/>
          <w:sz w:val="24"/>
          <w:szCs w:val="24"/>
          <w:lang w:val="fr-FR"/>
        </w:rPr>
      </w:pPr>
      <w:proofErr w:type="spellStart"/>
      <w:r w:rsidRPr="008B2095">
        <w:rPr>
          <w:rFonts w:ascii="Times New Roman" w:hAnsi="Times New Roman" w:cs="Times New Roman"/>
          <w:b/>
          <w:sz w:val="24"/>
          <w:szCs w:val="24"/>
          <w:lang w:val="fr-FR"/>
        </w:rPr>
        <w:t>Nelle</w:t>
      </w:r>
      <w:proofErr w:type="spellEnd"/>
      <w:r w:rsidRPr="008B2095">
        <w:rPr>
          <w:rFonts w:ascii="Times New Roman" w:hAnsi="Times New Roman" w:cs="Times New Roman"/>
          <w:b/>
          <w:sz w:val="24"/>
          <w:szCs w:val="24"/>
          <w:lang w:val="fr-FR"/>
        </w:rPr>
        <w:t xml:space="preserve"> </w:t>
      </w:r>
      <w:r w:rsidR="008B2095">
        <w:rPr>
          <w:rFonts w:ascii="Times New Roman" w:hAnsi="Times New Roman" w:cs="Times New Roman"/>
          <w:b/>
          <w:sz w:val="24"/>
          <w:szCs w:val="24"/>
          <w:lang w:val="fr-FR"/>
        </w:rPr>
        <w:t>EYOUM</w:t>
      </w:r>
    </w:p>
    <w:p w:rsidR="001E1FF2" w:rsidRPr="00D26FB8" w:rsidRDefault="001E1FF2" w:rsidP="00195723">
      <w:pPr>
        <w:spacing w:after="0" w:line="360" w:lineRule="auto"/>
        <w:jc w:val="both"/>
        <w:rPr>
          <w:rFonts w:ascii="Times New Roman" w:hAnsi="Times New Roman" w:cs="Times New Roman"/>
          <w:b/>
          <w:sz w:val="24"/>
          <w:szCs w:val="24"/>
          <w:lang w:val="fr-FR"/>
        </w:rPr>
      </w:pPr>
      <w:r w:rsidRPr="00D26FB8">
        <w:rPr>
          <w:rFonts w:ascii="Times New Roman" w:hAnsi="Times New Roman" w:cs="Times New Roman"/>
          <w:b/>
          <w:sz w:val="24"/>
          <w:szCs w:val="24"/>
          <w:lang w:val="fr-FR"/>
        </w:rPr>
        <w:t>BIOGRAPHIE</w:t>
      </w:r>
    </w:p>
    <w:p w:rsidR="0040071E" w:rsidRPr="00D26FB8" w:rsidRDefault="0040071E" w:rsidP="00195723">
      <w:pPr>
        <w:spacing w:after="0" w:line="360" w:lineRule="auto"/>
        <w:ind w:firstLine="567"/>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Nelle</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Eyoum</w:t>
      </w:r>
      <w:proofErr w:type="spellEnd"/>
      <w:r w:rsidR="00874519" w:rsidRPr="00D26FB8">
        <w:rPr>
          <w:rFonts w:ascii="Times New Roman" w:hAnsi="Times New Roman" w:cs="Times New Roman"/>
          <w:sz w:val="24"/>
          <w:szCs w:val="24"/>
          <w:lang w:val="fr-FR"/>
        </w:rPr>
        <w:fldChar w:fldCharType="begin"/>
      </w:r>
      <w:r w:rsidR="00874519" w:rsidRPr="00D26FB8">
        <w:rPr>
          <w:lang w:val="fr-CM"/>
        </w:rPr>
        <w:instrText xml:space="preserve"> XE "</w:instrText>
      </w:r>
      <w:r w:rsidR="00874519" w:rsidRPr="00D26FB8">
        <w:rPr>
          <w:rFonts w:ascii="Times New Roman" w:hAnsi="Times New Roman" w:cs="Times New Roman"/>
          <w:sz w:val="24"/>
          <w:szCs w:val="24"/>
          <w:lang w:val="fr-FR"/>
        </w:rPr>
        <w:instrText>Nelle Eyoum</w:instrText>
      </w:r>
      <w:r w:rsidR="00874519" w:rsidRPr="00D26FB8">
        <w:rPr>
          <w:lang w:val="fr-CM"/>
        </w:rPr>
        <w:instrText xml:space="preserve">" </w:instrText>
      </w:r>
      <w:r w:rsidR="00874519" w:rsidRPr="00D26FB8">
        <w:rPr>
          <w:rFonts w:ascii="Times New Roman" w:hAnsi="Times New Roman" w:cs="Times New Roman"/>
          <w:sz w:val="24"/>
          <w:szCs w:val="24"/>
          <w:lang w:val="fr-FR"/>
        </w:rPr>
        <w:fldChar w:fldCharType="end"/>
      </w:r>
      <w:r w:rsidRPr="00D26FB8">
        <w:rPr>
          <w:rFonts w:ascii="Times New Roman" w:hAnsi="Times New Roman" w:cs="Times New Roman"/>
          <w:sz w:val="24"/>
          <w:szCs w:val="24"/>
          <w:lang w:val="fr-FR"/>
        </w:rPr>
        <w:t xml:space="preserve">, de son nom complet Jean </w:t>
      </w:r>
      <w:proofErr w:type="spellStart"/>
      <w:r w:rsidRPr="00D26FB8">
        <w:rPr>
          <w:rFonts w:ascii="Times New Roman" w:hAnsi="Times New Roman" w:cs="Times New Roman"/>
          <w:sz w:val="24"/>
          <w:szCs w:val="24"/>
          <w:lang w:val="fr-FR"/>
        </w:rPr>
        <w:t>Nelle</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Eyoum</w:t>
      </w:r>
      <w:proofErr w:type="spellEnd"/>
      <w:r w:rsidRPr="00D26FB8">
        <w:rPr>
          <w:rFonts w:ascii="Times New Roman" w:hAnsi="Times New Roman" w:cs="Times New Roman"/>
          <w:sz w:val="24"/>
          <w:szCs w:val="24"/>
          <w:lang w:val="fr-FR"/>
        </w:rPr>
        <w:t xml:space="preserve">, est un musicien camerounais né en 1935 à Douala, au Cameroun. Il est l’un des pionniers du </w:t>
      </w:r>
      <w:proofErr w:type="spellStart"/>
      <w:r w:rsidRPr="00D26FB8">
        <w:rPr>
          <w:rFonts w:ascii="Times New Roman" w:hAnsi="Times New Roman" w:cs="Times New Roman"/>
          <w:sz w:val="24"/>
          <w:szCs w:val="24"/>
          <w:lang w:val="fr-FR"/>
        </w:rPr>
        <w:t>makossa</w:t>
      </w:r>
      <w:proofErr w:type="spellEnd"/>
      <w:r w:rsidRPr="00D26FB8">
        <w:rPr>
          <w:rFonts w:ascii="Times New Roman" w:hAnsi="Times New Roman" w:cs="Times New Roman"/>
          <w:sz w:val="24"/>
          <w:szCs w:val="24"/>
          <w:lang w:val="fr-FR"/>
        </w:rPr>
        <w:t xml:space="preserve">, genre musical emblématique du littoral camerounais. Il est notamment reconnu pour avoir contribué à l'évolution du </w:t>
      </w:r>
      <w:proofErr w:type="spellStart"/>
      <w:r w:rsidRPr="00D26FB8">
        <w:rPr>
          <w:rFonts w:ascii="Times New Roman" w:hAnsi="Times New Roman" w:cs="Times New Roman"/>
          <w:sz w:val="24"/>
          <w:szCs w:val="24"/>
          <w:lang w:val="fr-FR"/>
        </w:rPr>
        <w:t>makossa</w:t>
      </w:r>
      <w:proofErr w:type="spellEnd"/>
      <w:r w:rsidRPr="00D26FB8">
        <w:rPr>
          <w:rFonts w:ascii="Times New Roman" w:hAnsi="Times New Roman" w:cs="Times New Roman"/>
          <w:sz w:val="24"/>
          <w:szCs w:val="24"/>
          <w:lang w:val="fr-FR"/>
        </w:rPr>
        <w:t xml:space="preserve"> traditionnel vers une forme plus moderne, en l’intégrant à des instruments occidentaux comme la guitare, la basse et la batterie. Il commence sa carrière musicale dans les années 1950, d'abord comme guitariste, avant de devenir auteur-compositeur-interprète. Très actif dans les milieux musicaux de Douala, il joue un rôle déterminant dans la professionnalisation des musiciens camerounais et la reconnaissance du </w:t>
      </w:r>
      <w:proofErr w:type="spellStart"/>
      <w:r w:rsidRPr="00D26FB8">
        <w:rPr>
          <w:rFonts w:ascii="Times New Roman" w:hAnsi="Times New Roman" w:cs="Times New Roman"/>
          <w:sz w:val="24"/>
          <w:szCs w:val="24"/>
          <w:lang w:val="fr-FR"/>
        </w:rPr>
        <w:t>makossa</w:t>
      </w:r>
      <w:proofErr w:type="spellEnd"/>
      <w:r w:rsidRPr="00D26FB8">
        <w:rPr>
          <w:rFonts w:ascii="Times New Roman" w:hAnsi="Times New Roman" w:cs="Times New Roman"/>
          <w:sz w:val="24"/>
          <w:szCs w:val="24"/>
          <w:lang w:val="fr-FR"/>
        </w:rPr>
        <w:t xml:space="preserve"> comme genre musical majeur au Cameroun et à l’international.</w:t>
      </w:r>
    </w:p>
    <w:p w:rsidR="0040071E" w:rsidRPr="0040071E" w:rsidRDefault="0040071E" w:rsidP="00D26FB8">
      <w:pPr>
        <w:spacing w:before="120" w:after="120" w:line="360" w:lineRule="auto"/>
        <w:ind w:firstLine="567"/>
        <w:jc w:val="both"/>
        <w:rPr>
          <w:rFonts w:ascii="Times New Roman" w:hAnsi="Times New Roman" w:cs="Times New Roman"/>
          <w:sz w:val="24"/>
          <w:szCs w:val="24"/>
          <w:lang w:val="fr-FR"/>
        </w:rPr>
      </w:pPr>
      <w:proofErr w:type="spellStart"/>
      <w:r w:rsidRPr="0040071E">
        <w:rPr>
          <w:rFonts w:ascii="Times New Roman" w:hAnsi="Times New Roman" w:cs="Times New Roman"/>
          <w:sz w:val="24"/>
          <w:szCs w:val="24"/>
          <w:lang w:val="fr-FR"/>
        </w:rPr>
        <w:t>Nelle</w:t>
      </w:r>
      <w:proofErr w:type="spellEnd"/>
      <w:r w:rsidRPr="0040071E">
        <w:rPr>
          <w:rFonts w:ascii="Times New Roman" w:hAnsi="Times New Roman" w:cs="Times New Roman"/>
          <w:sz w:val="24"/>
          <w:szCs w:val="24"/>
          <w:lang w:val="fr-FR"/>
        </w:rPr>
        <w:t xml:space="preserve"> </w:t>
      </w:r>
      <w:proofErr w:type="spellStart"/>
      <w:r w:rsidRPr="0040071E">
        <w:rPr>
          <w:rFonts w:ascii="Times New Roman" w:hAnsi="Times New Roman" w:cs="Times New Roman"/>
          <w:sz w:val="24"/>
          <w:szCs w:val="24"/>
          <w:lang w:val="fr-FR"/>
        </w:rPr>
        <w:t>Eyoum</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4E4612">
        <w:rPr>
          <w:rFonts w:ascii="Times New Roman" w:hAnsi="Times New Roman" w:cs="Times New Roman"/>
          <w:sz w:val="24"/>
          <w:szCs w:val="24"/>
          <w:lang w:val="fr-FR"/>
        </w:rPr>
        <w:instrText>Nelle Eyoum</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Pr="0040071E">
        <w:rPr>
          <w:rFonts w:ascii="Times New Roman" w:hAnsi="Times New Roman" w:cs="Times New Roman"/>
          <w:sz w:val="24"/>
          <w:szCs w:val="24"/>
          <w:lang w:val="fr-FR"/>
        </w:rPr>
        <w:t xml:space="preserve"> est connu pour des chansons telles que « </w:t>
      </w:r>
      <w:proofErr w:type="spellStart"/>
      <w:r w:rsidRPr="0040071E">
        <w:rPr>
          <w:rFonts w:ascii="Times New Roman" w:hAnsi="Times New Roman" w:cs="Times New Roman"/>
          <w:sz w:val="24"/>
          <w:szCs w:val="24"/>
          <w:lang w:val="fr-FR"/>
        </w:rPr>
        <w:t>Ngando</w:t>
      </w:r>
      <w:proofErr w:type="spellEnd"/>
      <w:r w:rsidRPr="0040071E">
        <w:rPr>
          <w:rFonts w:ascii="Times New Roman" w:hAnsi="Times New Roman" w:cs="Times New Roman"/>
          <w:sz w:val="24"/>
          <w:szCs w:val="24"/>
          <w:lang w:val="fr-FR"/>
        </w:rPr>
        <w:t xml:space="preserve"> » et « Mota </w:t>
      </w:r>
      <w:proofErr w:type="spellStart"/>
      <w:r w:rsidRPr="0040071E">
        <w:rPr>
          <w:rFonts w:ascii="Times New Roman" w:hAnsi="Times New Roman" w:cs="Times New Roman"/>
          <w:sz w:val="24"/>
          <w:szCs w:val="24"/>
          <w:lang w:val="fr-FR"/>
        </w:rPr>
        <w:t>Benamaa</w:t>
      </w:r>
      <w:proofErr w:type="spellEnd"/>
      <w:r w:rsidRPr="0040071E">
        <w:rPr>
          <w:rFonts w:ascii="Times New Roman" w:hAnsi="Times New Roman" w:cs="Times New Roman"/>
          <w:sz w:val="24"/>
          <w:szCs w:val="24"/>
          <w:lang w:val="fr-FR"/>
        </w:rPr>
        <w:t xml:space="preserve"> », qui mettent en valeur les rythmes et sonorités </w:t>
      </w:r>
      <w:proofErr w:type="spellStart"/>
      <w:r w:rsidRPr="0040071E">
        <w:rPr>
          <w:rFonts w:ascii="Times New Roman" w:hAnsi="Times New Roman" w:cs="Times New Roman"/>
          <w:sz w:val="24"/>
          <w:szCs w:val="24"/>
          <w:lang w:val="fr-FR"/>
        </w:rPr>
        <w:t>duala</w:t>
      </w:r>
      <w:proofErr w:type="spellEnd"/>
      <w:r w:rsidRPr="0040071E">
        <w:rPr>
          <w:rFonts w:ascii="Times New Roman" w:hAnsi="Times New Roman" w:cs="Times New Roman"/>
          <w:sz w:val="24"/>
          <w:szCs w:val="24"/>
          <w:lang w:val="fr-FR"/>
        </w:rPr>
        <w:t xml:space="preserve">. Il a influencé plusieurs générations d'artistes, notamment </w:t>
      </w:r>
      <w:proofErr w:type="spellStart"/>
      <w:r w:rsidRPr="0040071E">
        <w:rPr>
          <w:rFonts w:ascii="Times New Roman" w:hAnsi="Times New Roman" w:cs="Times New Roman"/>
          <w:sz w:val="24"/>
          <w:szCs w:val="24"/>
          <w:lang w:val="fr-FR"/>
        </w:rPr>
        <w:t>Eboa</w:t>
      </w:r>
      <w:proofErr w:type="spellEnd"/>
      <w:r w:rsidRPr="0040071E">
        <w:rPr>
          <w:rFonts w:ascii="Times New Roman" w:hAnsi="Times New Roman" w:cs="Times New Roman"/>
          <w:sz w:val="24"/>
          <w:szCs w:val="24"/>
          <w:lang w:val="fr-FR"/>
        </w:rPr>
        <w:t xml:space="preserve"> </w:t>
      </w:r>
      <w:proofErr w:type="spellStart"/>
      <w:r w:rsidRPr="0040071E">
        <w:rPr>
          <w:rFonts w:ascii="Times New Roman" w:hAnsi="Times New Roman" w:cs="Times New Roman"/>
          <w:sz w:val="24"/>
          <w:szCs w:val="24"/>
          <w:lang w:val="fr-FR"/>
        </w:rPr>
        <w:t>Lotin</w:t>
      </w:r>
      <w:proofErr w:type="spellEnd"/>
      <w:r w:rsidRPr="0040071E">
        <w:rPr>
          <w:rFonts w:ascii="Times New Roman" w:hAnsi="Times New Roman" w:cs="Times New Roman"/>
          <w:sz w:val="24"/>
          <w:szCs w:val="24"/>
          <w:lang w:val="fr-FR"/>
        </w:rPr>
        <w:t xml:space="preserve">, Ben Decca ou encore Manu </w:t>
      </w:r>
      <w:proofErr w:type="spellStart"/>
      <w:r w:rsidRPr="0040071E">
        <w:rPr>
          <w:rFonts w:ascii="Times New Roman" w:hAnsi="Times New Roman" w:cs="Times New Roman"/>
          <w:sz w:val="24"/>
          <w:szCs w:val="24"/>
          <w:lang w:val="fr-FR"/>
        </w:rPr>
        <w:t>Dibango</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Pr="0040071E">
        <w:rPr>
          <w:rFonts w:ascii="Times New Roman" w:hAnsi="Times New Roman" w:cs="Times New Roman"/>
          <w:sz w:val="24"/>
          <w:szCs w:val="24"/>
          <w:lang w:val="fr-FR"/>
        </w:rPr>
        <w:t xml:space="preserve">, avec qui il a collaboré </w:t>
      </w:r>
      <w:r>
        <w:rPr>
          <w:rFonts w:ascii="Times New Roman" w:hAnsi="Times New Roman" w:cs="Times New Roman"/>
          <w:sz w:val="24"/>
          <w:szCs w:val="24"/>
          <w:lang w:val="fr-FR"/>
        </w:rPr>
        <w:t xml:space="preserve">dans certains projets. </w:t>
      </w:r>
      <w:r w:rsidRPr="0040071E">
        <w:rPr>
          <w:rFonts w:ascii="Times New Roman" w:hAnsi="Times New Roman" w:cs="Times New Roman"/>
          <w:sz w:val="24"/>
          <w:szCs w:val="24"/>
          <w:lang w:val="fr-FR"/>
        </w:rPr>
        <w:t>Il est également respecté comme patriarche de la musique camerounaise, engagé pour la protection des droits des artistes et la valorisation du patrimoine musical national</w:t>
      </w:r>
      <w:r>
        <w:rPr>
          <w:rFonts w:ascii="Times New Roman" w:hAnsi="Times New Roman" w:cs="Times New Roman"/>
          <w:sz w:val="24"/>
          <w:szCs w:val="24"/>
          <w:lang w:val="fr-FR"/>
        </w:rPr>
        <w:t>…</w:t>
      </w:r>
    </w:p>
    <w:p w:rsidR="0040071E" w:rsidRPr="00D26FB8" w:rsidRDefault="0040071E" w:rsidP="00D26FB8">
      <w:pPr>
        <w:spacing w:before="120" w:after="120" w:line="360" w:lineRule="auto"/>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Sources : CRTV Archives  </w:t>
      </w:r>
    </w:p>
    <w:p w:rsidR="0040071E" w:rsidRPr="0040071E" w:rsidRDefault="0040071E" w:rsidP="00D26FB8">
      <w:pPr>
        <w:pStyle w:val="Paragraphedeliste"/>
        <w:spacing w:before="120" w:after="120" w:line="360" w:lineRule="auto"/>
        <w:ind w:left="-426"/>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40071E">
        <w:rPr>
          <w:rFonts w:ascii="Times New Roman" w:hAnsi="Times New Roman" w:cs="Times New Roman"/>
          <w:sz w:val="24"/>
          <w:szCs w:val="24"/>
          <w:lang w:val="fr-FR"/>
        </w:rPr>
        <w:t xml:space="preserve"> Afrisson.com – Fiche artiste  </w:t>
      </w:r>
    </w:p>
    <w:p w:rsidR="0040071E" w:rsidRPr="0040071E" w:rsidRDefault="0040071E" w:rsidP="00D26FB8">
      <w:pPr>
        <w:pStyle w:val="Paragraphedeliste"/>
        <w:spacing w:before="120" w:after="120" w:line="360" w:lineRule="auto"/>
        <w:ind w:left="-426"/>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40071E">
        <w:rPr>
          <w:rFonts w:ascii="Times New Roman" w:hAnsi="Times New Roman" w:cs="Times New Roman"/>
          <w:sz w:val="24"/>
          <w:szCs w:val="24"/>
          <w:lang w:val="fr-FR"/>
        </w:rPr>
        <w:t xml:space="preserve"> Musée national de la musique du Cameroun</w:t>
      </w:r>
    </w:p>
    <w:p w:rsidR="00E25A88" w:rsidRPr="00D26FB8" w:rsidRDefault="00D26FB8" w:rsidP="00D26FB8">
      <w:pPr>
        <w:pStyle w:val="Lgende"/>
        <w:rPr>
          <w:rFonts w:ascii="Times New Roman" w:hAnsi="Times New Roman" w:cs="Times New Roman"/>
          <w:b/>
          <w:i w:val="0"/>
          <w:color w:val="000000" w:themeColor="text1"/>
          <w:sz w:val="24"/>
          <w:szCs w:val="24"/>
          <w:lang w:val="fr-FR"/>
        </w:rPr>
      </w:pPr>
      <w:bookmarkStart w:id="44" w:name="_Toc214178299"/>
      <w:r w:rsidRPr="00D26FB8">
        <w:rPr>
          <w:rFonts w:ascii="Times New Roman" w:hAnsi="Times New Roman" w:cs="Times New Roman"/>
          <w:b/>
          <w:i w:val="0"/>
          <w:color w:val="000000" w:themeColor="text1"/>
          <w:sz w:val="24"/>
          <w:szCs w:val="24"/>
        </w:rPr>
        <w:t xml:space="preserve">Tableau </w:t>
      </w:r>
      <w:r w:rsidRPr="00D26FB8">
        <w:rPr>
          <w:rFonts w:ascii="Times New Roman" w:hAnsi="Times New Roman" w:cs="Times New Roman"/>
          <w:b/>
          <w:i w:val="0"/>
          <w:color w:val="000000" w:themeColor="text1"/>
          <w:sz w:val="24"/>
          <w:szCs w:val="24"/>
        </w:rPr>
        <w:fldChar w:fldCharType="begin"/>
      </w:r>
      <w:r w:rsidRPr="00D26FB8">
        <w:rPr>
          <w:rFonts w:ascii="Times New Roman" w:hAnsi="Times New Roman" w:cs="Times New Roman"/>
          <w:b/>
          <w:i w:val="0"/>
          <w:color w:val="000000" w:themeColor="text1"/>
          <w:sz w:val="24"/>
          <w:szCs w:val="24"/>
        </w:rPr>
        <w:instrText xml:space="preserve"> SEQ Tableau \* ARABIC </w:instrText>
      </w:r>
      <w:r w:rsidRPr="00D26FB8">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1</w:t>
      </w:r>
      <w:r w:rsidRPr="00D26FB8">
        <w:rPr>
          <w:rFonts w:ascii="Times New Roman" w:hAnsi="Times New Roman" w:cs="Times New Roman"/>
          <w:b/>
          <w:i w:val="0"/>
          <w:color w:val="000000" w:themeColor="text1"/>
          <w:sz w:val="24"/>
          <w:szCs w:val="24"/>
        </w:rPr>
        <w:fldChar w:fldCharType="end"/>
      </w:r>
      <w:r w:rsidR="008B2095" w:rsidRPr="00D26FB8">
        <w:rPr>
          <w:rFonts w:ascii="Times New Roman" w:hAnsi="Times New Roman" w:cs="Times New Roman"/>
          <w:b/>
          <w:i w:val="0"/>
          <w:color w:val="000000" w:themeColor="text1"/>
          <w:sz w:val="24"/>
          <w:szCs w:val="24"/>
          <w:lang w:val="fr-FR"/>
        </w:rPr>
        <w:t xml:space="preserve">: </w:t>
      </w:r>
      <w:r w:rsidR="008B2095" w:rsidRPr="00D26FB8">
        <w:rPr>
          <w:rFonts w:ascii="Times New Roman" w:hAnsi="Times New Roman" w:cs="Times New Roman"/>
          <w:i w:val="0"/>
          <w:color w:val="000000" w:themeColor="text1"/>
          <w:sz w:val="24"/>
          <w:szCs w:val="24"/>
          <w:lang w:val="fr-FR"/>
        </w:rPr>
        <w:t xml:space="preserve">Discographie de </w:t>
      </w:r>
      <w:proofErr w:type="spellStart"/>
      <w:r w:rsidR="008B2095" w:rsidRPr="00D26FB8">
        <w:rPr>
          <w:rFonts w:ascii="Times New Roman" w:hAnsi="Times New Roman" w:cs="Times New Roman"/>
          <w:i w:val="0"/>
          <w:color w:val="000000" w:themeColor="text1"/>
          <w:sz w:val="24"/>
          <w:szCs w:val="24"/>
          <w:lang w:val="fr-FR"/>
        </w:rPr>
        <w:t>Nelle</w:t>
      </w:r>
      <w:proofErr w:type="spellEnd"/>
      <w:r w:rsidR="008B2095" w:rsidRPr="00D26FB8">
        <w:rPr>
          <w:rFonts w:ascii="Times New Roman" w:hAnsi="Times New Roman" w:cs="Times New Roman"/>
          <w:i w:val="0"/>
          <w:color w:val="000000" w:themeColor="text1"/>
          <w:sz w:val="24"/>
          <w:szCs w:val="24"/>
          <w:lang w:val="fr-FR"/>
        </w:rPr>
        <w:t xml:space="preserve"> </w:t>
      </w:r>
      <w:proofErr w:type="spellStart"/>
      <w:r w:rsidR="008B2095" w:rsidRPr="00D26FB8">
        <w:rPr>
          <w:rFonts w:ascii="Times New Roman" w:hAnsi="Times New Roman" w:cs="Times New Roman"/>
          <w:i w:val="0"/>
          <w:color w:val="000000" w:themeColor="text1"/>
          <w:sz w:val="24"/>
          <w:szCs w:val="24"/>
          <w:lang w:val="fr-FR"/>
        </w:rPr>
        <w:t>Eyoum</w:t>
      </w:r>
      <w:bookmarkEnd w:id="44"/>
      <w:proofErr w:type="spellEnd"/>
    </w:p>
    <w:tbl>
      <w:tblPr>
        <w:tblStyle w:val="Grilledutableau"/>
        <w:tblW w:w="10768" w:type="dxa"/>
        <w:jc w:val="center"/>
        <w:tblLook w:val="04A0" w:firstRow="1" w:lastRow="0" w:firstColumn="1" w:lastColumn="0" w:noHBand="0" w:noVBand="1"/>
      </w:tblPr>
      <w:tblGrid>
        <w:gridCol w:w="704"/>
        <w:gridCol w:w="5528"/>
        <w:gridCol w:w="2112"/>
        <w:gridCol w:w="2424"/>
      </w:tblGrid>
      <w:tr w:rsidR="000C2E1E" w:rsidTr="00D26FB8">
        <w:trPr>
          <w:jc w:val="center"/>
        </w:trPr>
        <w:tc>
          <w:tcPr>
            <w:tcW w:w="704" w:type="dxa"/>
          </w:tcPr>
          <w:p w:rsidR="000C2E1E" w:rsidRDefault="000C2E1E" w:rsidP="00D26FB8">
            <w:pPr>
              <w:jc w:val="center"/>
              <w:rPr>
                <w:rFonts w:ascii="Times New Roman" w:hAnsi="Times New Roman" w:cs="Times New Roman"/>
                <w:b/>
                <w:sz w:val="24"/>
                <w:szCs w:val="24"/>
                <w:lang w:val="fr-FR"/>
              </w:rPr>
            </w:pPr>
            <w:r>
              <w:rPr>
                <w:rFonts w:ascii="Times New Roman" w:hAnsi="Times New Roman" w:cs="Times New Roman"/>
                <w:b/>
                <w:sz w:val="24"/>
                <w:szCs w:val="24"/>
                <w:lang w:val="fr-FR"/>
              </w:rPr>
              <w:t>N°</w:t>
            </w:r>
          </w:p>
        </w:tc>
        <w:tc>
          <w:tcPr>
            <w:tcW w:w="5528" w:type="dxa"/>
          </w:tcPr>
          <w:p w:rsidR="000C2E1E" w:rsidRDefault="000C2E1E" w:rsidP="00D26FB8">
            <w:pPr>
              <w:jc w:val="center"/>
              <w:rPr>
                <w:rFonts w:ascii="Times New Roman" w:hAnsi="Times New Roman" w:cs="Times New Roman"/>
                <w:b/>
                <w:sz w:val="24"/>
                <w:szCs w:val="24"/>
                <w:lang w:val="fr-FR"/>
              </w:rPr>
            </w:pPr>
            <w:r>
              <w:rPr>
                <w:rFonts w:ascii="Times New Roman" w:hAnsi="Times New Roman" w:cs="Times New Roman"/>
                <w:b/>
                <w:sz w:val="24"/>
                <w:szCs w:val="24"/>
                <w:lang w:val="fr-FR"/>
              </w:rPr>
              <w:t>TITRE D’ALBUM / SINGLE</w:t>
            </w:r>
          </w:p>
        </w:tc>
        <w:tc>
          <w:tcPr>
            <w:tcW w:w="2112" w:type="dxa"/>
          </w:tcPr>
          <w:p w:rsidR="000C2E1E" w:rsidRDefault="000C2E1E" w:rsidP="00D26FB8">
            <w:pPr>
              <w:jc w:val="center"/>
              <w:rPr>
                <w:rFonts w:ascii="Times New Roman" w:hAnsi="Times New Roman" w:cs="Times New Roman"/>
                <w:b/>
                <w:sz w:val="24"/>
                <w:szCs w:val="24"/>
                <w:lang w:val="fr-FR"/>
              </w:rPr>
            </w:pPr>
            <w:r>
              <w:rPr>
                <w:rFonts w:ascii="Times New Roman" w:hAnsi="Times New Roman" w:cs="Times New Roman"/>
                <w:b/>
                <w:sz w:val="24"/>
                <w:szCs w:val="24"/>
                <w:lang w:val="fr-FR"/>
              </w:rPr>
              <w:t>TYPE DE SUPPORT</w:t>
            </w:r>
          </w:p>
        </w:tc>
        <w:tc>
          <w:tcPr>
            <w:tcW w:w="2424" w:type="dxa"/>
          </w:tcPr>
          <w:p w:rsidR="000C2E1E" w:rsidRDefault="000C2E1E" w:rsidP="00D26FB8">
            <w:pPr>
              <w:jc w:val="center"/>
              <w:rPr>
                <w:rFonts w:ascii="Times New Roman" w:hAnsi="Times New Roman" w:cs="Times New Roman"/>
                <w:b/>
                <w:sz w:val="24"/>
                <w:szCs w:val="24"/>
                <w:lang w:val="fr-FR"/>
              </w:rPr>
            </w:pPr>
            <w:r>
              <w:rPr>
                <w:rFonts w:ascii="Times New Roman" w:hAnsi="Times New Roman" w:cs="Times New Roman"/>
                <w:b/>
                <w:sz w:val="24"/>
                <w:szCs w:val="24"/>
                <w:lang w:val="fr-FR"/>
              </w:rPr>
              <w:t>ANNEE DE PRODUCTION</w:t>
            </w:r>
          </w:p>
        </w:tc>
      </w:tr>
      <w:tr w:rsidR="000C2E1E" w:rsidRPr="00361DB9" w:rsidTr="00D26FB8">
        <w:trPr>
          <w:jc w:val="center"/>
        </w:trPr>
        <w:tc>
          <w:tcPr>
            <w:tcW w:w="704" w:type="dxa"/>
          </w:tcPr>
          <w:p w:rsidR="000C2E1E" w:rsidRPr="00361DB9" w:rsidRDefault="000C2E1E"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1</w:t>
            </w:r>
          </w:p>
        </w:tc>
        <w:tc>
          <w:tcPr>
            <w:tcW w:w="5528" w:type="dxa"/>
          </w:tcPr>
          <w:p w:rsidR="000C2E1E" w:rsidRPr="00361DB9" w:rsidRDefault="000C2E1E" w:rsidP="00D26FB8">
            <w:pPr>
              <w:spacing w:line="360" w:lineRule="auto"/>
              <w:jc w:val="both"/>
              <w:rPr>
                <w:rFonts w:ascii="Times New Roman" w:hAnsi="Times New Roman" w:cs="Times New Roman"/>
                <w:sz w:val="24"/>
                <w:szCs w:val="24"/>
                <w:lang w:val="fr-FR"/>
              </w:rPr>
            </w:pPr>
            <w:proofErr w:type="spellStart"/>
            <w:r w:rsidRPr="00361DB9">
              <w:rPr>
                <w:rFonts w:ascii="Times New Roman" w:hAnsi="Times New Roman" w:cs="Times New Roman"/>
                <w:sz w:val="24"/>
                <w:szCs w:val="24"/>
                <w:lang w:val="fr-FR"/>
              </w:rPr>
              <w:t>Ikwale</w:t>
            </w:r>
            <w:proofErr w:type="spellEnd"/>
            <w:r w:rsidRPr="00361DB9">
              <w:rPr>
                <w:rFonts w:ascii="Times New Roman" w:hAnsi="Times New Roman" w:cs="Times New Roman"/>
                <w:sz w:val="24"/>
                <w:szCs w:val="24"/>
                <w:lang w:val="fr-FR"/>
              </w:rPr>
              <w:t xml:space="preserve"> (album)</w:t>
            </w:r>
          </w:p>
        </w:tc>
        <w:tc>
          <w:tcPr>
            <w:tcW w:w="2112" w:type="dxa"/>
          </w:tcPr>
          <w:p w:rsidR="000C2E1E"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0C2E1E"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1981</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2</w:t>
            </w:r>
          </w:p>
        </w:tc>
        <w:tc>
          <w:tcPr>
            <w:tcW w:w="5528" w:type="dxa"/>
          </w:tcPr>
          <w:p w:rsidR="00523966" w:rsidRPr="00361DB9" w:rsidRDefault="00523966" w:rsidP="00D26FB8">
            <w:pPr>
              <w:spacing w:line="360" w:lineRule="auto"/>
              <w:jc w:val="both"/>
              <w:rPr>
                <w:rFonts w:ascii="Times New Roman" w:hAnsi="Times New Roman" w:cs="Times New Roman"/>
                <w:sz w:val="24"/>
                <w:szCs w:val="24"/>
              </w:rPr>
            </w:pPr>
            <w:proofErr w:type="spellStart"/>
            <w:r w:rsidRPr="00361DB9">
              <w:rPr>
                <w:rFonts w:ascii="Times New Roman" w:hAnsi="Times New Roman" w:cs="Times New Roman"/>
                <w:sz w:val="24"/>
                <w:szCs w:val="24"/>
              </w:rPr>
              <w:t>Jom</w:t>
            </w:r>
            <w:proofErr w:type="spellEnd"/>
            <w:r w:rsidRPr="00361DB9">
              <w:rPr>
                <w:rFonts w:ascii="Times New Roman" w:hAnsi="Times New Roman" w:cs="Times New Roman"/>
                <w:sz w:val="24"/>
                <w:szCs w:val="24"/>
              </w:rPr>
              <w:t xml:space="preserve"> </w:t>
            </w:r>
            <w:proofErr w:type="spellStart"/>
            <w:r w:rsidRPr="00361DB9">
              <w:rPr>
                <w:rFonts w:ascii="Times New Roman" w:hAnsi="Times New Roman" w:cs="Times New Roman"/>
                <w:sz w:val="24"/>
                <w:szCs w:val="24"/>
              </w:rPr>
              <w:t>te</w:t>
            </w:r>
            <w:proofErr w:type="spellEnd"/>
            <w:r w:rsidRPr="00361DB9">
              <w:rPr>
                <w:rFonts w:ascii="Times New Roman" w:hAnsi="Times New Roman" w:cs="Times New Roman"/>
                <w:sz w:val="24"/>
                <w:szCs w:val="24"/>
              </w:rPr>
              <w:t xml:space="preserve"> </w:t>
            </w:r>
            <w:proofErr w:type="spellStart"/>
            <w:r w:rsidRPr="00361DB9">
              <w:rPr>
                <w:rFonts w:ascii="Times New Roman" w:hAnsi="Times New Roman" w:cs="Times New Roman"/>
                <w:sz w:val="24"/>
                <w:szCs w:val="24"/>
              </w:rPr>
              <w:t>bofo</w:t>
            </w:r>
            <w:proofErr w:type="spellEnd"/>
            <w:r w:rsidRPr="00361DB9">
              <w:rPr>
                <w:rFonts w:ascii="Times New Roman" w:hAnsi="Times New Roman" w:cs="Times New Roman"/>
                <w:sz w:val="24"/>
                <w:szCs w:val="24"/>
              </w:rPr>
              <w:t>/</w:t>
            </w:r>
            <w:proofErr w:type="spellStart"/>
            <w:r w:rsidRPr="00361DB9">
              <w:rPr>
                <w:rFonts w:ascii="Times New Roman" w:hAnsi="Times New Roman" w:cs="Times New Roman"/>
                <w:sz w:val="24"/>
                <w:szCs w:val="24"/>
              </w:rPr>
              <w:t>nyue</w:t>
            </w:r>
            <w:proofErr w:type="spellEnd"/>
            <w:r w:rsidRPr="00361DB9">
              <w:rPr>
                <w:rFonts w:ascii="Times New Roman" w:hAnsi="Times New Roman" w:cs="Times New Roman"/>
                <w:sz w:val="24"/>
                <w:szCs w:val="24"/>
              </w:rPr>
              <w:t xml:space="preserve"> ye </w:t>
            </w:r>
            <w:proofErr w:type="spellStart"/>
            <w:r w:rsidRPr="00361DB9">
              <w:rPr>
                <w:rFonts w:ascii="Times New Roman" w:hAnsi="Times New Roman" w:cs="Times New Roman"/>
                <w:sz w:val="24"/>
                <w:szCs w:val="24"/>
              </w:rPr>
              <w:t>bobe</w:t>
            </w:r>
            <w:proofErr w:type="spellEnd"/>
            <w:r w:rsidRPr="00361DB9">
              <w:rPr>
                <w:rFonts w:ascii="Times New Roman" w:hAnsi="Times New Roman" w:cs="Times New Roman"/>
                <w:sz w:val="24"/>
                <w:szCs w:val="24"/>
              </w:rPr>
              <w:t xml:space="preserve"> (7’’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rPr>
            </w:pPr>
            <w:r w:rsidRPr="00361DB9">
              <w:rPr>
                <w:rFonts w:ascii="Times New Roman" w:hAnsi="Times New Roman" w:cs="Times New Roman"/>
                <w:sz w:val="24"/>
                <w:szCs w:val="24"/>
              </w:rPr>
              <w:t>1972</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3</w:t>
            </w:r>
          </w:p>
        </w:tc>
        <w:tc>
          <w:tcPr>
            <w:tcW w:w="5528" w:type="dxa"/>
          </w:tcPr>
          <w:p w:rsidR="00523966" w:rsidRPr="00361DB9" w:rsidRDefault="00523966" w:rsidP="00D26FB8">
            <w:pPr>
              <w:spacing w:line="360" w:lineRule="auto"/>
              <w:jc w:val="both"/>
              <w:rPr>
                <w:rFonts w:ascii="Times New Roman" w:hAnsi="Times New Roman" w:cs="Times New Roman"/>
                <w:sz w:val="24"/>
                <w:szCs w:val="24"/>
              </w:rPr>
            </w:pPr>
            <w:proofErr w:type="spellStart"/>
            <w:r w:rsidRPr="00361DB9">
              <w:rPr>
                <w:rFonts w:ascii="Times New Roman" w:hAnsi="Times New Roman" w:cs="Times New Roman"/>
                <w:sz w:val="24"/>
                <w:szCs w:val="24"/>
              </w:rPr>
              <w:t>Mba</w:t>
            </w:r>
            <w:proofErr w:type="spellEnd"/>
            <w:r w:rsidRPr="00361DB9">
              <w:rPr>
                <w:rFonts w:ascii="Times New Roman" w:hAnsi="Times New Roman" w:cs="Times New Roman"/>
                <w:sz w:val="24"/>
                <w:szCs w:val="24"/>
              </w:rPr>
              <w:t xml:space="preserve"> </w:t>
            </w:r>
            <w:proofErr w:type="spellStart"/>
            <w:r w:rsidRPr="00361DB9">
              <w:rPr>
                <w:rFonts w:ascii="Times New Roman" w:hAnsi="Times New Roman" w:cs="Times New Roman"/>
                <w:sz w:val="24"/>
                <w:szCs w:val="24"/>
              </w:rPr>
              <w:t>mene</w:t>
            </w:r>
            <w:proofErr w:type="spellEnd"/>
            <w:r w:rsidRPr="00361DB9">
              <w:rPr>
                <w:rFonts w:ascii="Times New Roman" w:hAnsi="Times New Roman" w:cs="Times New Roman"/>
                <w:sz w:val="24"/>
                <w:szCs w:val="24"/>
              </w:rPr>
              <w:t xml:space="preserve"> Mo</w:t>
            </w:r>
            <w:r w:rsidR="00D26FB8">
              <w:rPr>
                <w:rFonts w:ascii="Times New Roman" w:hAnsi="Times New Roman" w:cs="Times New Roman"/>
                <w:sz w:val="24"/>
                <w:szCs w:val="24"/>
              </w:rPr>
              <w:t xml:space="preserve"> </w:t>
            </w:r>
            <w:r w:rsidRPr="00361DB9">
              <w:rPr>
                <w:rFonts w:ascii="Times New Roman" w:hAnsi="Times New Roman" w:cs="Times New Roman"/>
                <w:sz w:val="24"/>
                <w:szCs w:val="24"/>
              </w:rPr>
              <w:t>(7’’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Date indéterminée</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4</w:t>
            </w:r>
          </w:p>
        </w:tc>
        <w:tc>
          <w:tcPr>
            <w:tcW w:w="5528" w:type="dxa"/>
          </w:tcPr>
          <w:p w:rsidR="00523966" w:rsidRPr="00361DB9" w:rsidRDefault="00523966" w:rsidP="00D26FB8">
            <w:pPr>
              <w:spacing w:line="360" w:lineRule="auto"/>
              <w:jc w:val="both"/>
              <w:rPr>
                <w:rFonts w:ascii="Times New Roman" w:hAnsi="Times New Roman" w:cs="Times New Roman"/>
                <w:sz w:val="24"/>
                <w:szCs w:val="24"/>
                <w:lang w:val="fr-FR"/>
              </w:rPr>
            </w:pPr>
            <w:proofErr w:type="spellStart"/>
            <w:r w:rsidRPr="00361DB9">
              <w:rPr>
                <w:rFonts w:ascii="Times New Roman" w:hAnsi="Times New Roman" w:cs="Times New Roman"/>
                <w:sz w:val="24"/>
                <w:szCs w:val="24"/>
                <w:lang w:val="fr-FR"/>
              </w:rPr>
              <w:t>Muda</w:t>
            </w:r>
            <w:proofErr w:type="spellEnd"/>
            <w:r w:rsidRPr="00361DB9">
              <w:rPr>
                <w:rFonts w:ascii="Times New Roman" w:hAnsi="Times New Roman" w:cs="Times New Roman"/>
                <w:sz w:val="24"/>
                <w:szCs w:val="24"/>
                <w:lang w:val="fr-FR"/>
              </w:rPr>
              <w:t xml:space="preserve"> Man</w:t>
            </w:r>
            <w:r w:rsidR="00D26FB8">
              <w:rPr>
                <w:rFonts w:ascii="Times New Roman" w:hAnsi="Times New Roman" w:cs="Times New Roman"/>
                <w:sz w:val="24"/>
                <w:szCs w:val="24"/>
                <w:lang w:val="fr-FR"/>
              </w:rPr>
              <w:t xml:space="preserve"> </w:t>
            </w:r>
            <w:r w:rsidRPr="00361DB9">
              <w:rPr>
                <w:rFonts w:ascii="Times New Roman" w:hAnsi="Times New Roman" w:cs="Times New Roman"/>
                <w:sz w:val="24"/>
                <w:szCs w:val="24"/>
                <w:lang w:val="fr-FR"/>
              </w:rPr>
              <w:t>(7’’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Date indéterminée</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5</w:t>
            </w:r>
          </w:p>
        </w:tc>
        <w:tc>
          <w:tcPr>
            <w:tcW w:w="5528"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Ma </w:t>
            </w:r>
            <w:proofErr w:type="spellStart"/>
            <w:r w:rsidRPr="00361DB9">
              <w:rPr>
                <w:rFonts w:ascii="Times New Roman" w:hAnsi="Times New Roman" w:cs="Times New Roman"/>
                <w:sz w:val="24"/>
                <w:szCs w:val="24"/>
                <w:lang w:val="fr-FR"/>
              </w:rPr>
              <w:t>Kwedi</w:t>
            </w:r>
            <w:proofErr w:type="spellEnd"/>
            <w:r w:rsidRPr="00361DB9">
              <w:rPr>
                <w:rFonts w:ascii="Times New Roman" w:hAnsi="Times New Roman" w:cs="Times New Roman"/>
                <w:sz w:val="24"/>
                <w:szCs w:val="24"/>
                <w:lang w:val="fr-FR"/>
              </w:rPr>
              <w:t xml:space="preserve"> </w:t>
            </w:r>
            <w:proofErr w:type="spellStart"/>
            <w:r w:rsidRPr="00361DB9">
              <w:rPr>
                <w:rFonts w:ascii="Times New Roman" w:hAnsi="Times New Roman" w:cs="Times New Roman"/>
                <w:sz w:val="24"/>
                <w:szCs w:val="24"/>
                <w:lang w:val="fr-FR"/>
              </w:rPr>
              <w:t>Dimunde</w:t>
            </w:r>
            <w:proofErr w:type="spellEnd"/>
            <w:r w:rsidRPr="00361DB9">
              <w:rPr>
                <w:rFonts w:ascii="Times New Roman" w:hAnsi="Times New Roman" w:cs="Times New Roman"/>
                <w:sz w:val="24"/>
                <w:szCs w:val="24"/>
                <w:lang w:val="fr-FR"/>
              </w:rPr>
              <w:t>/ Bonne Année Lydie</w:t>
            </w:r>
            <w:r w:rsidR="00D26FB8">
              <w:rPr>
                <w:rFonts w:ascii="Times New Roman" w:hAnsi="Times New Roman" w:cs="Times New Roman"/>
                <w:sz w:val="24"/>
                <w:szCs w:val="24"/>
                <w:lang w:val="fr-FR"/>
              </w:rPr>
              <w:t xml:space="preserve"> </w:t>
            </w:r>
            <w:r w:rsidRPr="00361DB9">
              <w:rPr>
                <w:rFonts w:ascii="Times New Roman" w:hAnsi="Times New Roman" w:cs="Times New Roman"/>
                <w:sz w:val="24"/>
                <w:szCs w:val="24"/>
                <w:lang w:val="fr-FR"/>
              </w:rPr>
              <w:t>(7’’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Date indéterminée</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6</w:t>
            </w:r>
          </w:p>
        </w:tc>
        <w:tc>
          <w:tcPr>
            <w:tcW w:w="5528" w:type="dxa"/>
          </w:tcPr>
          <w:p w:rsidR="00523966" w:rsidRPr="00361DB9" w:rsidRDefault="00523966" w:rsidP="00D26FB8">
            <w:pPr>
              <w:spacing w:line="360" w:lineRule="auto"/>
              <w:jc w:val="both"/>
              <w:rPr>
                <w:rFonts w:ascii="Times New Roman" w:hAnsi="Times New Roman" w:cs="Times New Roman"/>
                <w:sz w:val="24"/>
                <w:szCs w:val="24"/>
              </w:rPr>
            </w:pPr>
            <w:proofErr w:type="spellStart"/>
            <w:r w:rsidRPr="00361DB9">
              <w:rPr>
                <w:rFonts w:ascii="Times New Roman" w:hAnsi="Times New Roman" w:cs="Times New Roman"/>
                <w:sz w:val="24"/>
                <w:szCs w:val="24"/>
              </w:rPr>
              <w:t>Malo</w:t>
            </w:r>
            <w:proofErr w:type="spellEnd"/>
            <w:r w:rsidRPr="00361DB9">
              <w:rPr>
                <w:rFonts w:ascii="Times New Roman" w:hAnsi="Times New Roman" w:cs="Times New Roman"/>
                <w:sz w:val="24"/>
                <w:szCs w:val="24"/>
              </w:rPr>
              <w:t xml:space="preserve"> Be/ Di Ma Lope</w:t>
            </w:r>
            <w:r w:rsidR="00D26FB8">
              <w:rPr>
                <w:rFonts w:ascii="Times New Roman" w:hAnsi="Times New Roman" w:cs="Times New Roman"/>
                <w:sz w:val="24"/>
                <w:szCs w:val="24"/>
              </w:rPr>
              <w:t xml:space="preserve"> </w:t>
            </w:r>
            <w:r w:rsidRPr="00361DB9">
              <w:rPr>
                <w:rFonts w:ascii="Times New Roman" w:hAnsi="Times New Roman" w:cs="Times New Roman"/>
                <w:sz w:val="24"/>
                <w:szCs w:val="24"/>
              </w:rPr>
              <w:t>(7’’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Date indéterminée</w:t>
            </w:r>
          </w:p>
        </w:tc>
      </w:tr>
      <w:tr w:rsidR="00523966" w:rsidRPr="00361DB9" w:rsidTr="00D26FB8">
        <w:trPr>
          <w:jc w:val="center"/>
        </w:trPr>
        <w:tc>
          <w:tcPr>
            <w:tcW w:w="70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7</w:t>
            </w:r>
          </w:p>
        </w:tc>
        <w:tc>
          <w:tcPr>
            <w:tcW w:w="5528" w:type="dxa"/>
          </w:tcPr>
          <w:p w:rsidR="00523966" w:rsidRPr="00361DB9" w:rsidRDefault="00523966" w:rsidP="00D26FB8">
            <w:pPr>
              <w:spacing w:line="360" w:lineRule="auto"/>
              <w:jc w:val="both"/>
              <w:rPr>
                <w:rFonts w:ascii="Times New Roman" w:hAnsi="Times New Roman" w:cs="Times New Roman"/>
                <w:sz w:val="24"/>
                <w:szCs w:val="24"/>
                <w:lang w:val="fr-FR"/>
              </w:rPr>
            </w:pPr>
            <w:proofErr w:type="spellStart"/>
            <w:r w:rsidRPr="00361DB9">
              <w:rPr>
                <w:rFonts w:ascii="Times New Roman" w:hAnsi="Times New Roman" w:cs="Times New Roman"/>
                <w:sz w:val="24"/>
                <w:szCs w:val="24"/>
                <w:lang w:val="fr-FR"/>
              </w:rPr>
              <w:t>Jom</w:t>
            </w:r>
            <w:proofErr w:type="spellEnd"/>
            <w:r w:rsidRPr="00361DB9">
              <w:rPr>
                <w:rFonts w:ascii="Times New Roman" w:hAnsi="Times New Roman" w:cs="Times New Roman"/>
                <w:sz w:val="24"/>
                <w:szCs w:val="24"/>
                <w:lang w:val="fr-FR"/>
              </w:rPr>
              <w:t xml:space="preserve"> te </w:t>
            </w:r>
            <w:proofErr w:type="spellStart"/>
            <w:r w:rsidRPr="00361DB9">
              <w:rPr>
                <w:rFonts w:ascii="Times New Roman" w:hAnsi="Times New Roman" w:cs="Times New Roman"/>
                <w:sz w:val="24"/>
                <w:szCs w:val="24"/>
                <w:lang w:val="fr-FR"/>
              </w:rPr>
              <w:t>bo</w:t>
            </w:r>
            <w:proofErr w:type="spellEnd"/>
            <w:r w:rsidRPr="00361DB9">
              <w:rPr>
                <w:rFonts w:ascii="Times New Roman" w:hAnsi="Times New Roman" w:cs="Times New Roman"/>
                <w:sz w:val="24"/>
                <w:szCs w:val="24"/>
                <w:lang w:val="fr-FR"/>
              </w:rPr>
              <w:t xml:space="preserve"> e </w:t>
            </w:r>
            <w:proofErr w:type="spellStart"/>
            <w:r w:rsidRPr="00361DB9">
              <w:rPr>
                <w:rFonts w:ascii="Times New Roman" w:hAnsi="Times New Roman" w:cs="Times New Roman"/>
                <w:sz w:val="24"/>
                <w:szCs w:val="24"/>
                <w:lang w:val="fr-FR"/>
              </w:rPr>
              <w:t>bofo</w:t>
            </w:r>
            <w:proofErr w:type="spellEnd"/>
            <w:r w:rsidRPr="00361DB9">
              <w:rPr>
                <w:rFonts w:ascii="Times New Roman" w:hAnsi="Times New Roman" w:cs="Times New Roman"/>
                <w:sz w:val="24"/>
                <w:szCs w:val="24"/>
                <w:lang w:val="fr-FR"/>
              </w:rPr>
              <w:t xml:space="preserve">/ carole </w:t>
            </w:r>
            <w:proofErr w:type="spellStart"/>
            <w:r w:rsidRPr="00361DB9">
              <w:rPr>
                <w:rFonts w:ascii="Times New Roman" w:hAnsi="Times New Roman" w:cs="Times New Roman"/>
                <w:sz w:val="24"/>
                <w:szCs w:val="24"/>
                <w:lang w:val="fr-FR"/>
              </w:rPr>
              <w:t>kiri</w:t>
            </w:r>
            <w:proofErr w:type="spellEnd"/>
            <w:r w:rsidRPr="00361DB9">
              <w:rPr>
                <w:rFonts w:ascii="Times New Roman" w:hAnsi="Times New Roman" w:cs="Times New Roman"/>
                <w:sz w:val="24"/>
                <w:szCs w:val="24"/>
                <w:lang w:val="fr-FR"/>
              </w:rPr>
              <w:t xml:space="preserve"> </w:t>
            </w:r>
            <w:proofErr w:type="spellStart"/>
            <w:r w:rsidRPr="00361DB9">
              <w:rPr>
                <w:rFonts w:ascii="Times New Roman" w:hAnsi="Times New Roman" w:cs="Times New Roman"/>
                <w:sz w:val="24"/>
                <w:szCs w:val="24"/>
                <w:lang w:val="fr-FR"/>
              </w:rPr>
              <w:t>kiri</w:t>
            </w:r>
            <w:proofErr w:type="spellEnd"/>
            <w:r w:rsidR="00D26FB8">
              <w:rPr>
                <w:rFonts w:ascii="Times New Roman" w:hAnsi="Times New Roman" w:cs="Times New Roman"/>
                <w:sz w:val="24"/>
                <w:szCs w:val="24"/>
                <w:lang w:val="fr-FR"/>
              </w:rPr>
              <w:t xml:space="preserve"> </w:t>
            </w:r>
            <w:r w:rsidR="00D26FB8" w:rsidRPr="00361DB9">
              <w:rPr>
                <w:rFonts w:ascii="Times New Roman" w:hAnsi="Times New Roman" w:cs="Times New Roman"/>
                <w:sz w:val="24"/>
                <w:szCs w:val="24"/>
                <w:lang w:val="fr-FR"/>
              </w:rPr>
              <w:t>(7’’</w:t>
            </w:r>
            <w:r w:rsidRPr="00361DB9">
              <w:rPr>
                <w:rFonts w:ascii="Times New Roman" w:hAnsi="Times New Roman" w:cs="Times New Roman"/>
                <w:sz w:val="24"/>
                <w:szCs w:val="24"/>
                <w:lang w:val="fr-FR"/>
              </w:rPr>
              <w:t xml:space="preserve"> single)</w:t>
            </w:r>
          </w:p>
        </w:tc>
        <w:tc>
          <w:tcPr>
            <w:tcW w:w="2112"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 xml:space="preserve">Disque vinyle </w:t>
            </w:r>
          </w:p>
        </w:tc>
        <w:tc>
          <w:tcPr>
            <w:tcW w:w="2424" w:type="dxa"/>
          </w:tcPr>
          <w:p w:rsidR="00523966" w:rsidRPr="00361DB9" w:rsidRDefault="00523966" w:rsidP="00D26FB8">
            <w:pPr>
              <w:spacing w:line="360" w:lineRule="auto"/>
              <w:jc w:val="both"/>
              <w:rPr>
                <w:rFonts w:ascii="Times New Roman" w:hAnsi="Times New Roman" w:cs="Times New Roman"/>
                <w:sz w:val="24"/>
                <w:szCs w:val="24"/>
                <w:lang w:val="fr-FR"/>
              </w:rPr>
            </w:pPr>
            <w:r w:rsidRPr="00361DB9">
              <w:rPr>
                <w:rFonts w:ascii="Times New Roman" w:hAnsi="Times New Roman" w:cs="Times New Roman"/>
                <w:sz w:val="24"/>
                <w:szCs w:val="24"/>
                <w:lang w:val="fr-FR"/>
              </w:rPr>
              <w:t>Date indéterminée</w:t>
            </w:r>
          </w:p>
        </w:tc>
      </w:tr>
    </w:tbl>
    <w:p w:rsidR="008B2095" w:rsidRDefault="00385EF6" w:rsidP="00A4795C">
      <w:pPr>
        <w:pStyle w:val="Paragraphedeliste"/>
        <w:numPr>
          <w:ilvl w:val="0"/>
          <w:numId w:val="9"/>
        </w:numPr>
        <w:spacing w:before="120" w:after="120" w:line="360" w:lineRule="auto"/>
        <w:jc w:val="both"/>
        <w:rPr>
          <w:rFonts w:ascii="Times New Roman" w:hAnsi="Times New Roman" w:cs="Times New Roman"/>
          <w:b/>
          <w:sz w:val="24"/>
          <w:szCs w:val="24"/>
          <w:lang w:val="fr-FR"/>
        </w:rPr>
      </w:pPr>
      <w:r w:rsidRPr="00385EF6">
        <w:rPr>
          <w:rFonts w:ascii="Times New Roman" w:hAnsi="Times New Roman" w:cs="Times New Roman"/>
          <w:b/>
          <w:sz w:val="24"/>
          <w:szCs w:val="24"/>
          <w:lang w:val="fr-FR"/>
        </w:rPr>
        <w:lastRenderedPageBreak/>
        <w:t xml:space="preserve">Manu </w:t>
      </w:r>
      <w:proofErr w:type="spellStart"/>
      <w:r w:rsidRPr="00385EF6">
        <w:rPr>
          <w:rFonts w:ascii="Times New Roman" w:hAnsi="Times New Roman" w:cs="Times New Roman"/>
          <w:b/>
          <w:sz w:val="24"/>
          <w:szCs w:val="24"/>
          <w:lang w:val="fr-FR"/>
        </w:rPr>
        <w:t>Dibango</w:t>
      </w:r>
      <w:proofErr w:type="spellEnd"/>
    </w:p>
    <w:p w:rsidR="00385EF6" w:rsidRPr="00B25279" w:rsidRDefault="00B25279" w:rsidP="00385EF6">
      <w:pPr>
        <w:spacing w:before="120" w:after="120" w:line="360" w:lineRule="auto"/>
        <w:jc w:val="both"/>
        <w:rPr>
          <w:rFonts w:ascii="Times New Roman" w:hAnsi="Times New Roman" w:cs="Times New Roman"/>
          <w:b/>
          <w:sz w:val="24"/>
          <w:szCs w:val="24"/>
          <w:lang w:val="fr-FR"/>
        </w:rPr>
      </w:pPr>
      <w:r w:rsidRPr="00B25279">
        <w:rPr>
          <w:rFonts w:ascii="Times New Roman" w:hAnsi="Times New Roman" w:cs="Times New Roman"/>
          <w:b/>
          <w:sz w:val="24"/>
          <w:szCs w:val="24"/>
          <w:lang w:val="fr-FR"/>
        </w:rPr>
        <w:t>BIOGRAPHIE</w:t>
      </w:r>
    </w:p>
    <w:p w:rsidR="0070539C" w:rsidRPr="00B25279" w:rsidRDefault="0070539C" w:rsidP="00751EA0">
      <w:pPr>
        <w:shd w:val="clear" w:color="auto" w:fill="FFFFFF"/>
        <w:spacing w:before="120" w:after="120" w:line="360" w:lineRule="auto"/>
        <w:ind w:firstLine="567"/>
        <w:jc w:val="both"/>
        <w:rPr>
          <w:rFonts w:ascii="Times New Roman" w:eastAsia="Times New Roman" w:hAnsi="Times New Roman" w:cs="Times New Roman"/>
          <w:color w:val="212529"/>
          <w:sz w:val="24"/>
          <w:szCs w:val="24"/>
          <w:lang w:val="fr-CM"/>
        </w:rPr>
      </w:pPr>
      <w:r w:rsidRPr="00B25279">
        <w:rPr>
          <w:rFonts w:ascii="Times New Roman" w:eastAsia="Times New Roman" w:hAnsi="Times New Roman" w:cs="Times New Roman"/>
          <w:color w:val="212529"/>
          <w:sz w:val="24"/>
          <w:szCs w:val="24"/>
          <w:lang w:val="fr-CM"/>
        </w:rPr>
        <w:t>Emmanuel N'</w:t>
      </w:r>
      <w:proofErr w:type="spellStart"/>
      <w:r w:rsidRPr="00B25279">
        <w:rPr>
          <w:rFonts w:ascii="Times New Roman" w:eastAsia="Times New Roman" w:hAnsi="Times New Roman" w:cs="Times New Roman"/>
          <w:color w:val="212529"/>
          <w:sz w:val="24"/>
          <w:szCs w:val="24"/>
          <w:lang w:val="fr-CM"/>
        </w:rPr>
        <w:t>Djoké</w:t>
      </w:r>
      <w:proofErr w:type="spellEnd"/>
      <w:r w:rsidRPr="00B25279">
        <w:rPr>
          <w:rFonts w:ascii="Times New Roman" w:eastAsia="Times New Roman" w:hAnsi="Times New Roman" w:cs="Times New Roman"/>
          <w:color w:val="212529"/>
          <w:sz w:val="24"/>
          <w:szCs w:val="24"/>
          <w:lang w:val="fr-CM"/>
        </w:rPr>
        <w:t xml:space="preserve"> </w:t>
      </w:r>
      <w:proofErr w:type="spellStart"/>
      <w:r w:rsidRPr="00B25279">
        <w:rPr>
          <w:rFonts w:ascii="Times New Roman" w:eastAsia="Times New Roman" w:hAnsi="Times New Roman" w:cs="Times New Roman"/>
          <w:color w:val="212529"/>
          <w:sz w:val="24"/>
          <w:szCs w:val="24"/>
          <w:lang w:val="fr-CM"/>
        </w:rPr>
        <w:t>Dibango</w:t>
      </w:r>
      <w:proofErr w:type="spellEnd"/>
      <w:r w:rsidRPr="00B25279">
        <w:rPr>
          <w:rFonts w:ascii="Times New Roman" w:eastAsia="Times New Roman" w:hAnsi="Times New Roman" w:cs="Times New Roman"/>
          <w:color w:val="212529"/>
          <w:sz w:val="24"/>
          <w:szCs w:val="24"/>
          <w:lang w:val="fr-CM"/>
        </w:rPr>
        <w:t xml:space="preserve">, dit Manu </w:t>
      </w:r>
      <w:proofErr w:type="spellStart"/>
      <w:r w:rsidRPr="00B25279">
        <w:rPr>
          <w:rFonts w:ascii="Times New Roman" w:eastAsia="Times New Roman" w:hAnsi="Times New Roman" w:cs="Times New Roman"/>
          <w:color w:val="212529"/>
          <w:sz w:val="24"/>
          <w:szCs w:val="24"/>
          <w:lang w:val="fr-CM"/>
        </w:rPr>
        <w:t>Dibango</w:t>
      </w:r>
      <w:proofErr w:type="spellEnd"/>
      <w:r w:rsidR="00874519">
        <w:rPr>
          <w:rFonts w:ascii="Times New Roman" w:eastAsia="Times New Roman" w:hAnsi="Times New Roman" w:cs="Times New Roman"/>
          <w:color w:val="212529"/>
          <w:sz w:val="24"/>
          <w:szCs w:val="24"/>
          <w:lang w:val="fr-CM"/>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eastAsia="Times New Roman" w:hAnsi="Times New Roman" w:cs="Times New Roman"/>
          <w:color w:val="212529"/>
          <w:sz w:val="24"/>
          <w:szCs w:val="24"/>
          <w:lang w:val="fr-CM"/>
        </w:rPr>
        <w:fldChar w:fldCharType="end"/>
      </w:r>
      <w:r w:rsidRPr="00B25279">
        <w:rPr>
          <w:rFonts w:ascii="Times New Roman" w:eastAsia="Times New Roman" w:hAnsi="Times New Roman" w:cs="Times New Roman"/>
          <w:color w:val="212529"/>
          <w:sz w:val="24"/>
          <w:szCs w:val="24"/>
          <w:lang w:val="fr-CM"/>
        </w:rPr>
        <w:t xml:space="preserve">, naît le 12 décembre 1933 à Douala, ville portuaire du Cameroun, d’une mère couturière et d’un père fonctionnaire. En 1949, son père l’envoie poursuivre sa scolarité en France. Une famille d’accueil le reçoit à Saint-Calais, dans la Sarthe. Dans les bagages du jeune homme, trois kilos de café paieront à ses hôtes son premier mois de pension. Cette anecdote lui inspirera le titre d’une autobiographie, écrite en collaboration avec Danielle </w:t>
      </w:r>
      <w:proofErr w:type="spellStart"/>
      <w:r w:rsidRPr="00B25279">
        <w:rPr>
          <w:rFonts w:ascii="Times New Roman" w:eastAsia="Times New Roman" w:hAnsi="Times New Roman" w:cs="Times New Roman"/>
          <w:color w:val="212529"/>
          <w:sz w:val="24"/>
          <w:szCs w:val="24"/>
          <w:lang w:val="fr-CM"/>
        </w:rPr>
        <w:t>Rouard</w:t>
      </w:r>
      <w:proofErr w:type="spellEnd"/>
      <w:r w:rsidRPr="00B25279">
        <w:rPr>
          <w:rFonts w:ascii="Times New Roman" w:eastAsia="Times New Roman" w:hAnsi="Times New Roman" w:cs="Times New Roman"/>
          <w:color w:val="212529"/>
          <w:sz w:val="24"/>
          <w:szCs w:val="24"/>
          <w:lang w:val="fr-CM"/>
        </w:rPr>
        <w:t>, </w:t>
      </w:r>
      <w:r w:rsidRPr="00B25279">
        <w:rPr>
          <w:rFonts w:ascii="Times New Roman" w:eastAsia="Times New Roman" w:hAnsi="Times New Roman" w:cs="Times New Roman"/>
          <w:i/>
          <w:iCs/>
          <w:color w:val="212529"/>
          <w:sz w:val="24"/>
          <w:szCs w:val="24"/>
          <w:lang w:val="fr-CM"/>
        </w:rPr>
        <w:t>Trois kilos de café</w:t>
      </w:r>
      <w:r w:rsidRPr="00B25279">
        <w:rPr>
          <w:rFonts w:ascii="Times New Roman" w:eastAsia="Times New Roman" w:hAnsi="Times New Roman" w:cs="Times New Roman"/>
          <w:color w:val="212529"/>
          <w:sz w:val="24"/>
          <w:szCs w:val="24"/>
          <w:lang w:val="fr-CM"/>
        </w:rPr>
        <w:t>, parue en 1989 (une seconde paraîtra en 2013, </w:t>
      </w:r>
      <w:r w:rsidRPr="00B25279">
        <w:rPr>
          <w:rFonts w:ascii="Times New Roman" w:eastAsia="Times New Roman" w:hAnsi="Times New Roman" w:cs="Times New Roman"/>
          <w:i/>
          <w:iCs/>
          <w:color w:val="212529"/>
          <w:sz w:val="24"/>
          <w:szCs w:val="24"/>
          <w:lang w:val="fr-CM"/>
        </w:rPr>
        <w:t>Balade en saxo, dans les coulisses de ma vie,</w:t>
      </w:r>
      <w:r w:rsidRPr="00B25279">
        <w:rPr>
          <w:rFonts w:ascii="Times New Roman" w:eastAsia="Times New Roman" w:hAnsi="Times New Roman" w:cs="Times New Roman"/>
          <w:color w:val="212529"/>
          <w:sz w:val="24"/>
          <w:szCs w:val="24"/>
          <w:lang w:val="fr-CM"/>
        </w:rPr>
        <w:t xml:space="preserve"> rédigée avec l’écrivain Gaston </w:t>
      </w:r>
      <w:proofErr w:type="spellStart"/>
      <w:r w:rsidRPr="00B25279">
        <w:rPr>
          <w:rFonts w:ascii="Times New Roman" w:eastAsia="Times New Roman" w:hAnsi="Times New Roman" w:cs="Times New Roman"/>
          <w:color w:val="212529"/>
          <w:sz w:val="24"/>
          <w:szCs w:val="24"/>
          <w:lang w:val="fr-CM"/>
        </w:rPr>
        <w:t>Kelman</w:t>
      </w:r>
      <w:proofErr w:type="spellEnd"/>
      <w:r w:rsidRPr="00B25279">
        <w:rPr>
          <w:rFonts w:ascii="Times New Roman" w:eastAsia="Times New Roman" w:hAnsi="Times New Roman" w:cs="Times New Roman"/>
          <w:color w:val="212529"/>
          <w:sz w:val="24"/>
          <w:szCs w:val="24"/>
          <w:lang w:val="fr-CM"/>
        </w:rPr>
        <w:t>).</w:t>
      </w:r>
    </w:p>
    <w:p w:rsidR="0070539C" w:rsidRPr="00B25279" w:rsidRDefault="0070539C" w:rsidP="00751EA0">
      <w:pPr>
        <w:shd w:val="clear" w:color="auto" w:fill="FFFFFF"/>
        <w:spacing w:before="120" w:after="120" w:line="360" w:lineRule="auto"/>
        <w:ind w:firstLine="567"/>
        <w:jc w:val="both"/>
        <w:rPr>
          <w:rFonts w:ascii="Times New Roman" w:eastAsia="Times New Roman" w:hAnsi="Times New Roman" w:cs="Times New Roman"/>
          <w:color w:val="212529"/>
          <w:sz w:val="24"/>
          <w:szCs w:val="24"/>
          <w:lang w:val="fr-CM"/>
        </w:rPr>
      </w:pPr>
      <w:r w:rsidRPr="00B25279">
        <w:rPr>
          <w:rFonts w:ascii="Times New Roman" w:eastAsia="Times New Roman" w:hAnsi="Times New Roman" w:cs="Times New Roman"/>
          <w:color w:val="212529"/>
          <w:sz w:val="24"/>
          <w:szCs w:val="24"/>
          <w:lang w:val="fr-CM"/>
        </w:rPr>
        <w:t xml:space="preserve">Manu </w:t>
      </w:r>
      <w:proofErr w:type="spellStart"/>
      <w:r w:rsidRPr="00B25279">
        <w:rPr>
          <w:rFonts w:ascii="Times New Roman" w:eastAsia="Times New Roman" w:hAnsi="Times New Roman" w:cs="Times New Roman"/>
          <w:color w:val="212529"/>
          <w:sz w:val="24"/>
          <w:szCs w:val="24"/>
          <w:lang w:val="fr-CM"/>
        </w:rPr>
        <w:t>Dibango</w:t>
      </w:r>
      <w:proofErr w:type="spellEnd"/>
      <w:r w:rsidR="00874519">
        <w:rPr>
          <w:rFonts w:ascii="Times New Roman" w:eastAsia="Times New Roman" w:hAnsi="Times New Roman" w:cs="Times New Roman"/>
          <w:color w:val="212529"/>
          <w:sz w:val="24"/>
          <w:szCs w:val="24"/>
          <w:lang w:val="fr-CM"/>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eastAsia="Times New Roman" w:hAnsi="Times New Roman" w:cs="Times New Roman"/>
          <w:color w:val="212529"/>
          <w:sz w:val="24"/>
          <w:szCs w:val="24"/>
          <w:lang w:val="fr-CM"/>
        </w:rPr>
        <w:fldChar w:fldCharType="end"/>
      </w:r>
      <w:r w:rsidRPr="00B25279">
        <w:rPr>
          <w:rFonts w:ascii="Times New Roman" w:eastAsia="Times New Roman" w:hAnsi="Times New Roman" w:cs="Times New Roman"/>
          <w:color w:val="212529"/>
          <w:sz w:val="24"/>
          <w:szCs w:val="24"/>
          <w:lang w:val="fr-CM"/>
        </w:rPr>
        <w:t xml:space="preserve"> découvre le </w:t>
      </w:r>
      <w:hyperlink r:id="rId23" w:tooltip="Article : JAZZ" w:history="1">
        <w:r w:rsidRPr="00B25279">
          <w:rPr>
            <w:rFonts w:ascii="Times New Roman" w:eastAsia="Times New Roman" w:hAnsi="Times New Roman" w:cs="Times New Roman"/>
            <w:color w:val="0000FF"/>
            <w:sz w:val="24"/>
            <w:szCs w:val="24"/>
            <w:u w:val="single"/>
            <w:lang w:val="fr-CM"/>
          </w:rPr>
          <w:t>jazz</w:t>
        </w:r>
      </w:hyperlink>
      <w:r w:rsidRPr="00B25279">
        <w:rPr>
          <w:rFonts w:ascii="Times New Roman" w:eastAsia="Times New Roman" w:hAnsi="Times New Roman" w:cs="Times New Roman"/>
          <w:color w:val="212529"/>
          <w:sz w:val="24"/>
          <w:szCs w:val="24"/>
          <w:lang w:val="fr-CM"/>
        </w:rPr>
        <w:t> à l’adolescence, au contact de </w:t>
      </w:r>
      <w:hyperlink r:id="rId24" w:tooltip="Article : FRANCIS BEBEY (1929-2001)" w:history="1">
        <w:r w:rsidRPr="00B25279">
          <w:rPr>
            <w:rFonts w:ascii="Times New Roman" w:eastAsia="Times New Roman" w:hAnsi="Times New Roman" w:cs="Times New Roman"/>
            <w:color w:val="0000FF"/>
            <w:sz w:val="24"/>
            <w:szCs w:val="24"/>
            <w:u w:val="single"/>
            <w:lang w:val="fr-CM"/>
          </w:rPr>
          <w:t xml:space="preserve">Francis </w:t>
        </w:r>
        <w:proofErr w:type="spellStart"/>
        <w:r w:rsidRPr="00B25279">
          <w:rPr>
            <w:rFonts w:ascii="Times New Roman" w:eastAsia="Times New Roman" w:hAnsi="Times New Roman" w:cs="Times New Roman"/>
            <w:color w:val="0000FF"/>
            <w:sz w:val="24"/>
            <w:szCs w:val="24"/>
            <w:u w:val="single"/>
            <w:lang w:val="fr-CM"/>
          </w:rPr>
          <w:t>Bebey</w:t>
        </w:r>
        <w:proofErr w:type="spellEnd"/>
      </w:hyperlink>
      <w:r w:rsidRPr="00B25279">
        <w:rPr>
          <w:rFonts w:ascii="Times New Roman" w:eastAsia="Times New Roman" w:hAnsi="Times New Roman" w:cs="Times New Roman"/>
          <w:color w:val="212529"/>
          <w:sz w:val="24"/>
          <w:szCs w:val="24"/>
          <w:lang w:val="fr-CM"/>
        </w:rPr>
        <w:t xml:space="preserve">, un compatriote rencontré en colonie de vacances. Ils créent ensemble un trio dans lequel </w:t>
      </w:r>
      <w:proofErr w:type="spellStart"/>
      <w:r w:rsidRPr="00B25279">
        <w:rPr>
          <w:rFonts w:ascii="Times New Roman" w:eastAsia="Times New Roman" w:hAnsi="Times New Roman" w:cs="Times New Roman"/>
          <w:color w:val="212529"/>
          <w:sz w:val="24"/>
          <w:szCs w:val="24"/>
          <w:lang w:val="fr-CM"/>
        </w:rPr>
        <w:t>Dibango</w:t>
      </w:r>
      <w:proofErr w:type="spellEnd"/>
      <w:r w:rsidRPr="00B25279">
        <w:rPr>
          <w:rFonts w:ascii="Times New Roman" w:eastAsia="Times New Roman" w:hAnsi="Times New Roman" w:cs="Times New Roman"/>
          <w:color w:val="212529"/>
          <w:sz w:val="24"/>
          <w:szCs w:val="24"/>
          <w:lang w:val="fr-CM"/>
        </w:rPr>
        <w:t xml:space="preserve"> joue de la mandoline et du piano. Le saxophone alto arrive dans sa vie au début des années 1950, alors qu’il prépare le baccalauréat de philosophie à Reims, tout en profitant des vacances scolaires pour se rendre dans les clubs de jazz parisiens. Lorsque son père lui coupe les vivres, apprenant son échec au baccalauréat, il part pour Bruxelles où il se produit dans plusieurs clubs, accompagne Gilbert Bécaud lors de sa tournée en Belgique, avant de prendre la direction de l’orchestre d’une boîte de nuit bruxelloise alors en vogue, Les Anges noirs. L’un des ténors de la rumba congolaise, Joseph </w:t>
      </w:r>
      <w:proofErr w:type="spellStart"/>
      <w:r w:rsidRPr="00B25279">
        <w:rPr>
          <w:rFonts w:ascii="Times New Roman" w:eastAsia="Times New Roman" w:hAnsi="Times New Roman" w:cs="Times New Roman"/>
          <w:color w:val="212529"/>
          <w:sz w:val="24"/>
          <w:szCs w:val="24"/>
          <w:lang w:val="fr-CM"/>
        </w:rPr>
        <w:t>Kabasélé</w:t>
      </w:r>
      <w:proofErr w:type="spellEnd"/>
      <w:r w:rsidRPr="00B25279">
        <w:rPr>
          <w:rFonts w:ascii="Times New Roman" w:eastAsia="Times New Roman" w:hAnsi="Times New Roman" w:cs="Times New Roman"/>
          <w:color w:val="212529"/>
          <w:sz w:val="24"/>
          <w:szCs w:val="24"/>
          <w:lang w:val="fr-CM"/>
        </w:rPr>
        <w:t xml:space="preserve">, dit Grand </w:t>
      </w:r>
      <w:proofErr w:type="spellStart"/>
      <w:r w:rsidRPr="00B25279">
        <w:rPr>
          <w:rFonts w:ascii="Times New Roman" w:eastAsia="Times New Roman" w:hAnsi="Times New Roman" w:cs="Times New Roman"/>
          <w:color w:val="212529"/>
          <w:sz w:val="24"/>
          <w:szCs w:val="24"/>
          <w:lang w:val="fr-CM"/>
        </w:rPr>
        <w:t>Kallé</w:t>
      </w:r>
      <w:proofErr w:type="spellEnd"/>
      <w:r w:rsidRPr="00B25279">
        <w:rPr>
          <w:rFonts w:ascii="Times New Roman" w:eastAsia="Times New Roman" w:hAnsi="Times New Roman" w:cs="Times New Roman"/>
          <w:color w:val="212529"/>
          <w:sz w:val="24"/>
          <w:szCs w:val="24"/>
          <w:lang w:val="fr-CM"/>
        </w:rPr>
        <w:t xml:space="preserve"> (1930-1983), père d’« Indépendance </w:t>
      </w:r>
      <w:proofErr w:type="spellStart"/>
      <w:r w:rsidRPr="00B25279">
        <w:rPr>
          <w:rFonts w:ascii="Times New Roman" w:eastAsia="Times New Roman" w:hAnsi="Times New Roman" w:cs="Times New Roman"/>
          <w:color w:val="212529"/>
          <w:sz w:val="24"/>
          <w:szCs w:val="24"/>
          <w:lang w:val="fr-CM"/>
        </w:rPr>
        <w:t>cha</w:t>
      </w:r>
      <w:proofErr w:type="spellEnd"/>
      <w:r w:rsidRPr="00B25279">
        <w:rPr>
          <w:rFonts w:ascii="Times New Roman" w:eastAsia="Times New Roman" w:hAnsi="Times New Roman" w:cs="Times New Roman"/>
          <w:color w:val="212529"/>
          <w:sz w:val="24"/>
          <w:szCs w:val="24"/>
          <w:lang w:val="fr-CM"/>
        </w:rPr>
        <w:t xml:space="preserve"> </w:t>
      </w:r>
      <w:proofErr w:type="spellStart"/>
      <w:r w:rsidRPr="00B25279">
        <w:rPr>
          <w:rFonts w:ascii="Times New Roman" w:eastAsia="Times New Roman" w:hAnsi="Times New Roman" w:cs="Times New Roman"/>
          <w:color w:val="212529"/>
          <w:sz w:val="24"/>
          <w:szCs w:val="24"/>
          <w:lang w:val="fr-CM"/>
        </w:rPr>
        <w:t>cha</w:t>
      </w:r>
      <w:proofErr w:type="spellEnd"/>
      <w:r w:rsidRPr="00B25279">
        <w:rPr>
          <w:rFonts w:ascii="Times New Roman" w:eastAsia="Times New Roman" w:hAnsi="Times New Roman" w:cs="Times New Roman"/>
          <w:color w:val="212529"/>
          <w:sz w:val="24"/>
          <w:szCs w:val="24"/>
          <w:lang w:val="fr-CM"/>
        </w:rPr>
        <w:t> », l’hymne des indépendances africaines, s’y rend un soir de l’année 1960 et remarque la prestation du saxophoniste. Il l’engage dans son </w:t>
      </w:r>
      <w:hyperlink r:id="rId25" w:tooltip="Article : ORCHESTRE" w:history="1">
        <w:r w:rsidRPr="00B25279">
          <w:rPr>
            <w:rFonts w:ascii="Times New Roman" w:eastAsia="Times New Roman" w:hAnsi="Times New Roman" w:cs="Times New Roman"/>
            <w:color w:val="0000FF"/>
            <w:sz w:val="24"/>
            <w:szCs w:val="24"/>
            <w:u w:val="single"/>
            <w:lang w:val="fr-CM"/>
          </w:rPr>
          <w:t>orchestre</w:t>
        </w:r>
      </w:hyperlink>
      <w:r w:rsidRPr="00B25279">
        <w:rPr>
          <w:rFonts w:ascii="Times New Roman" w:eastAsia="Times New Roman" w:hAnsi="Times New Roman" w:cs="Times New Roman"/>
          <w:color w:val="212529"/>
          <w:sz w:val="24"/>
          <w:szCs w:val="24"/>
          <w:lang w:val="fr-CM"/>
        </w:rPr>
        <w:t>, l’</w:t>
      </w:r>
      <w:proofErr w:type="spellStart"/>
      <w:r w:rsidRPr="00B25279">
        <w:rPr>
          <w:rFonts w:ascii="Times New Roman" w:eastAsia="Times New Roman" w:hAnsi="Times New Roman" w:cs="Times New Roman"/>
          <w:color w:val="212529"/>
          <w:sz w:val="24"/>
          <w:szCs w:val="24"/>
          <w:lang w:val="fr-CM"/>
        </w:rPr>
        <w:t>African</w:t>
      </w:r>
      <w:proofErr w:type="spellEnd"/>
      <w:r w:rsidRPr="00B25279">
        <w:rPr>
          <w:rFonts w:ascii="Times New Roman" w:eastAsia="Times New Roman" w:hAnsi="Times New Roman" w:cs="Times New Roman"/>
          <w:color w:val="212529"/>
          <w:sz w:val="24"/>
          <w:szCs w:val="24"/>
          <w:lang w:val="fr-CM"/>
        </w:rPr>
        <w:t xml:space="preserve"> Jazz, et le ramène pour un temps en Afrique. Le jazz de </w:t>
      </w:r>
      <w:proofErr w:type="spellStart"/>
      <w:r w:rsidRPr="00B25279">
        <w:rPr>
          <w:rFonts w:ascii="Times New Roman" w:eastAsia="Times New Roman" w:hAnsi="Times New Roman" w:cs="Times New Roman"/>
          <w:color w:val="212529"/>
          <w:sz w:val="24"/>
          <w:szCs w:val="24"/>
          <w:lang w:val="fr-CM"/>
        </w:rPr>
        <w:t>Dibango</w:t>
      </w:r>
      <w:proofErr w:type="spellEnd"/>
      <w:r w:rsidRPr="00B25279">
        <w:rPr>
          <w:rFonts w:ascii="Times New Roman" w:eastAsia="Times New Roman" w:hAnsi="Times New Roman" w:cs="Times New Roman"/>
          <w:color w:val="212529"/>
          <w:sz w:val="24"/>
          <w:szCs w:val="24"/>
          <w:lang w:val="fr-CM"/>
        </w:rPr>
        <w:t xml:space="preserve"> se nourrit alors des musiques africaines traditionnelles et modernes. Avec sa femme Coco, rencontrée à Bruxelles, le musicien s’installe un temps à Léopoldville (aujourd'hui Kinshasa) où il ouvre son propre club, le Tam-Tam. En 1962, il commence une carrière discographique sous son nom, enregistrant une série de titres dont « Twist à Léo » (Léo pour Léopoldville), l’un de ses premiers succès. Retourné en France, il collabore avec Dick Rivers, Nino Ferrer, dont il devient le chef d’orchestre, tout en continuant à enregistrer plusieurs 45-tours sous son nom, puis un premier album, </w:t>
      </w:r>
      <w:proofErr w:type="spellStart"/>
      <w:r w:rsidRPr="00B25279">
        <w:rPr>
          <w:rFonts w:ascii="Times New Roman" w:eastAsia="Times New Roman" w:hAnsi="Times New Roman" w:cs="Times New Roman"/>
          <w:i/>
          <w:iCs/>
          <w:color w:val="212529"/>
          <w:sz w:val="24"/>
          <w:szCs w:val="24"/>
          <w:lang w:val="fr-CM"/>
        </w:rPr>
        <w:t>Saxy</w:t>
      </w:r>
      <w:proofErr w:type="spellEnd"/>
      <w:r w:rsidRPr="00B25279">
        <w:rPr>
          <w:rFonts w:ascii="Times New Roman" w:eastAsia="Times New Roman" w:hAnsi="Times New Roman" w:cs="Times New Roman"/>
          <w:i/>
          <w:iCs/>
          <w:color w:val="212529"/>
          <w:sz w:val="24"/>
          <w:szCs w:val="24"/>
          <w:lang w:val="fr-CM"/>
        </w:rPr>
        <w:t>-Party,</w:t>
      </w:r>
      <w:r w:rsidRPr="00B25279">
        <w:rPr>
          <w:rFonts w:ascii="Times New Roman" w:eastAsia="Times New Roman" w:hAnsi="Times New Roman" w:cs="Times New Roman"/>
          <w:color w:val="212529"/>
          <w:sz w:val="24"/>
          <w:szCs w:val="24"/>
          <w:lang w:val="fr-CM"/>
        </w:rPr>
        <w:t> en 1969.</w:t>
      </w:r>
    </w:p>
    <w:p w:rsidR="00776CBA" w:rsidRDefault="0070539C" w:rsidP="00D71B5A">
      <w:pPr>
        <w:spacing w:before="120" w:after="120" w:line="360" w:lineRule="auto"/>
        <w:jc w:val="both"/>
        <w:rPr>
          <w:rFonts w:ascii="Times New Roman" w:hAnsi="Times New Roman" w:cs="Times New Roman"/>
          <w:sz w:val="24"/>
          <w:szCs w:val="24"/>
          <w:lang w:val="fr-FR"/>
        </w:rPr>
      </w:pPr>
      <w:r w:rsidRPr="00B25279">
        <w:rPr>
          <w:rFonts w:ascii="Times New Roman" w:hAnsi="Times New Roman" w:cs="Times New Roman"/>
          <w:sz w:val="24"/>
          <w:szCs w:val="24"/>
          <w:lang w:val="fr-FR"/>
        </w:rPr>
        <w:t>Source :</w:t>
      </w:r>
      <w:r w:rsidRPr="00B25279">
        <w:rPr>
          <w:rFonts w:ascii="Times New Roman" w:hAnsi="Times New Roman" w:cs="Times New Roman"/>
          <w:sz w:val="24"/>
          <w:szCs w:val="24"/>
          <w:lang w:val="fr-CM"/>
        </w:rPr>
        <w:t xml:space="preserve"> </w:t>
      </w:r>
      <w:r w:rsidRPr="00B25279">
        <w:rPr>
          <w:rFonts w:ascii="Times New Roman" w:hAnsi="Times New Roman" w:cs="Times New Roman"/>
          <w:sz w:val="24"/>
          <w:szCs w:val="24"/>
          <w:lang w:val="fr-FR"/>
        </w:rPr>
        <w:t xml:space="preserve">https://www.universalis.fr/encyclopedie/manu-dibango/ </w:t>
      </w:r>
    </w:p>
    <w:p w:rsidR="00D26FB8" w:rsidRPr="00CA1ACD" w:rsidRDefault="00D26FB8">
      <w:pPr>
        <w:rPr>
          <w:rFonts w:ascii="Times New Roman" w:hAnsi="Times New Roman" w:cs="Times New Roman"/>
          <w:b/>
          <w:iCs/>
          <w:color w:val="000000" w:themeColor="text1"/>
          <w:sz w:val="24"/>
          <w:szCs w:val="24"/>
          <w:lang w:val="fr-FR"/>
        </w:rPr>
      </w:pPr>
      <w:r w:rsidRPr="00CA1ACD">
        <w:rPr>
          <w:rFonts w:ascii="Times New Roman" w:hAnsi="Times New Roman" w:cs="Times New Roman"/>
          <w:b/>
          <w:i/>
          <w:color w:val="000000" w:themeColor="text1"/>
          <w:sz w:val="24"/>
          <w:szCs w:val="24"/>
          <w:lang w:val="fr-FR"/>
        </w:rPr>
        <w:br w:type="page"/>
      </w:r>
    </w:p>
    <w:p w:rsidR="00B25279" w:rsidRPr="00D26FB8" w:rsidRDefault="00D26FB8" w:rsidP="00D26FB8">
      <w:pPr>
        <w:pStyle w:val="Lgende"/>
        <w:jc w:val="both"/>
        <w:rPr>
          <w:rFonts w:ascii="Times New Roman" w:hAnsi="Times New Roman" w:cs="Times New Roman"/>
          <w:b/>
          <w:i w:val="0"/>
          <w:color w:val="000000" w:themeColor="text1"/>
          <w:sz w:val="24"/>
          <w:szCs w:val="24"/>
          <w:lang w:val="fr-FR"/>
        </w:rPr>
      </w:pPr>
      <w:bookmarkStart w:id="45" w:name="_Toc214178300"/>
      <w:r w:rsidRPr="00D26FB8">
        <w:rPr>
          <w:rFonts w:ascii="Times New Roman" w:hAnsi="Times New Roman" w:cs="Times New Roman"/>
          <w:b/>
          <w:i w:val="0"/>
          <w:color w:val="000000" w:themeColor="text1"/>
          <w:sz w:val="24"/>
          <w:szCs w:val="24"/>
        </w:rPr>
        <w:lastRenderedPageBreak/>
        <w:t xml:space="preserve">Tableau </w:t>
      </w:r>
      <w:r w:rsidRPr="00D26FB8">
        <w:rPr>
          <w:rFonts w:ascii="Times New Roman" w:hAnsi="Times New Roman" w:cs="Times New Roman"/>
          <w:b/>
          <w:i w:val="0"/>
          <w:color w:val="000000" w:themeColor="text1"/>
          <w:sz w:val="24"/>
          <w:szCs w:val="24"/>
        </w:rPr>
        <w:fldChar w:fldCharType="begin"/>
      </w:r>
      <w:r w:rsidRPr="00D26FB8">
        <w:rPr>
          <w:rFonts w:ascii="Times New Roman" w:hAnsi="Times New Roman" w:cs="Times New Roman"/>
          <w:b/>
          <w:i w:val="0"/>
          <w:color w:val="000000" w:themeColor="text1"/>
          <w:sz w:val="24"/>
          <w:szCs w:val="24"/>
        </w:rPr>
        <w:instrText xml:space="preserve"> SEQ Tableau \* ARABIC </w:instrText>
      </w:r>
      <w:r w:rsidRPr="00D26FB8">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2</w:t>
      </w:r>
      <w:r w:rsidRPr="00D26FB8">
        <w:rPr>
          <w:rFonts w:ascii="Times New Roman" w:hAnsi="Times New Roman" w:cs="Times New Roman"/>
          <w:b/>
          <w:i w:val="0"/>
          <w:color w:val="000000" w:themeColor="text1"/>
          <w:sz w:val="24"/>
          <w:szCs w:val="24"/>
        </w:rPr>
        <w:fldChar w:fldCharType="end"/>
      </w:r>
      <w:r w:rsidR="008B2095" w:rsidRPr="00D26FB8">
        <w:rPr>
          <w:rFonts w:ascii="Times New Roman" w:hAnsi="Times New Roman" w:cs="Times New Roman"/>
          <w:b/>
          <w:i w:val="0"/>
          <w:color w:val="000000" w:themeColor="text1"/>
          <w:sz w:val="24"/>
          <w:szCs w:val="24"/>
          <w:lang w:val="fr-FR"/>
        </w:rPr>
        <w:t xml:space="preserve">: </w:t>
      </w:r>
      <w:r w:rsidR="008B2095" w:rsidRPr="00D26FB8">
        <w:rPr>
          <w:rFonts w:ascii="Times New Roman" w:hAnsi="Times New Roman" w:cs="Times New Roman"/>
          <w:i w:val="0"/>
          <w:color w:val="000000" w:themeColor="text1"/>
          <w:sz w:val="24"/>
          <w:szCs w:val="24"/>
          <w:lang w:val="fr-FR"/>
        </w:rPr>
        <w:t>Discographie de Manu DIBANGO</w:t>
      </w:r>
      <w:bookmarkEnd w:id="45"/>
    </w:p>
    <w:tbl>
      <w:tblPr>
        <w:tblStyle w:val="Grilledutableau"/>
        <w:tblW w:w="10343" w:type="dxa"/>
        <w:jc w:val="center"/>
        <w:tblLook w:val="04A0" w:firstRow="1" w:lastRow="0" w:firstColumn="1" w:lastColumn="0" w:noHBand="0" w:noVBand="1"/>
      </w:tblPr>
      <w:tblGrid>
        <w:gridCol w:w="562"/>
        <w:gridCol w:w="3402"/>
        <w:gridCol w:w="1985"/>
        <w:gridCol w:w="2126"/>
        <w:gridCol w:w="2268"/>
      </w:tblGrid>
      <w:tr w:rsidR="004106C7" w:rsidRPr="00D26FB8" w:rsidTr="00D26FB8">
        <w:trPr>
          <w:jc w:val="center"/>
        </w:trPr>
        <w:tc>
          <w:tcPr>
            <w:tcW w:w="562" w:type="dxa"/>
          </w:tcPr>
          <w:p w:rsidR="004106C7" w:rsidRPr="00D26FB8" w:rsidRDefault="004106C7" w:rsidP="00D26FB8">
            <w:pPr>
              <w:pStyle w:val="Paragraphedeliste"/>
              <w:spacing w:before="120" w:after="120"/>
              <w:ind w:left="0"/>
              <w:jc w:val="center"/>
              <w:rPr>
                <w:rFonts w:ascii="Times New Roman" w:hAnsi="Times New Roman" w:cs="Times New Roman"/>
                <w:b/>
                <w:sz w:val="24"/>
                <w:szCs w:val="24"/>
                <w:lang w:val="fr-FR"/>
              </w:rPr>
            </w:pPr>
            <w:r w:rsidRPr="00D26FB8">
              <w:rPr>
                <w:rFonts w:ascii="Times New Roman" w:hAnsi="Times New Roman" w:cs="Times New Roman"/>
                <w:b/>
                <w:sz w:val="24"/>
                <w:szCs w:val="24"/>
                <w:lang w:val="fr-FR"/>
              </w:rPr>
              <w:t>N°</w:t>
            </w:r>
          </w:p>
        </w:tc>
        <w:tc>
          <w:tcPr>
            <w:tcW w:w="3402" w:type="dxa"/>
          </w:tcPr>
          <w:p w:rsidR="004106C7" w:rsidRPr="00D26FB8" w:rsidRDefault="004106C7" w:rsidP="00D26FB8">
            <w:pPr>
              <w:pStyle w:val="Paragraphedeliste"/>
              <w:spacing w:before="120" w:after="120"/>
              <w:ind w:left="0"/>
              <w:jc w:val="center"/>
              <w:rPr>
                <w:rFonts w:ascii="Times New Roman" w:hAnsi="Times New Roman" w:cs="Times New Roman"/>
                <w:b/>
                <w:sz w:val="24"/>
                <w:szCs w:val="24"/>
                <w:lang w:val="fr-FR"/>
              </w:rPr>
            </w:pPr>
            <w:r w:rsidRPr="00D26FB8">
              <w:rPr>
                <w:rFonts w:ascii="Times New Roman" w:hAnsi="Times New Roman" w:cs="Times New Roman"/>
                <w:b/>
                <w:sz w:val="24"/>
                <w:szCs w:val="24"/>
                <w:lang w:val="fr-FR"/>
              </w:rPr>
              <w:t>TITRE D’ALBUM</w:t>
            </w:r>
          </w:p>
        </w:tc>
        <w:tc>
          <w:tcPr>
            <w:tcW w:w="1985" w:type="dxa"/>
          </w:tcPr>
          <w:p w:rsidR="004106C7" w:rsidRPr="00D26FB8" w:rsidRDefault="004106C7" w:rsidP="00D26FB8">
            <w:pPr>
              <w:pStyle w:val="Paragraphedeliste"/>
              <w:spacing w:before="120" w:after="120"/>
              <w:ind w:left="0"/>
              <w:jc w:val="center"/>
              <w:rPr>
                <w:rFonts w:ascii="Times New Roman" w:hAnsi="Times New Roman" w:cs="Times New Roman"/>
                <w:b/>
                <w:sz w:val="24"/>
                <w:szCs w:val="24"/>
                <w:lang w:val="fr-FR"/>
              </w:rPr>
            </w:pPr>
            <w:r w:rsidRPr="00D26FB8">
              <w:rPr>
                <w:rFonts w:ascii="Times New Roman" w:hAnsi="Times New Roman" w:cs="Times New Roman"/>
                <w:b/>
                <w:sz w:val="24"/>
                <w:szCs w:val="24"/>
                <w:lang w:val="fr-FR"/>
              </w:rPr>
              <w:t>TYPE DE SUPPORT</w:t>
            </w:r>
          </w:p>
        </w:tc>
        <w:tc>
          <w:tcPr>
            <w:tcW w:w="2126" w:type="dxa"/>
          </w:tcPr>
          <w:p w:rsidR="004106C7" w:rsidRPr="00D26FB8" w:rsidRDefault="004106C7" w:rsidP="00D26FB8">
            <w:pPr>
              <w:pStyle w:val="Paragraphedeliste"/>
              <w:spacing w:before="120" w:after="120"/>
              <w:ind w:left="0"/>
              <w:jc w:val="center"/>
              <w:rPr>
                <w:rFonts w:ascii="Times New Roman" w:hAnsi="Times New Roman" w:cs="Times New Roman"/>
                <w:b/>
                <w:sz w:val="24"/>
                <w:szCs w:val="24"/>
                <w:lang w:val="fr-FR"/>
              </w:rPr>
            </w:pPr>
            <w:r w:rsidRPr="00D26FB8">
              <w:rPr>
                <w:rFonts w:ascii="Times New Roman" w:hAnsi="Times New Roman" w:cs="Times New Roman"/>
                <w:b/>
                <w:sz w:val="24"/>
                <w:szCs w:val="24"/>
                <w:lang w:val="fr-FR"/>
              </w:rPr>
              <w:t>NOMBRE DE VERSION</w:t>
            </w:r>
          </w:p>
        </w:tc>
        <w:tc>
          <w:tcPr>
            <w:tcW w:w="2268" w:type="dxa"/>
          </w:tcPr>
          <w:p w:rsidR="004106C7" w:rsidRPr="00D26FB8" w:rsidRDefault="004106C7" w:rsidP="00D26FB8">
            <w:pPr>
              <w:pStyle w:val="Paragraphedeliste"/>
              <w:spacing w:before="120" w:after="120"/>
              <w:ind w:left="0"/>
              <w:jc w:val="center"/>
              <w:rPr>
                <w:rFonts w:ascii="Times New Roman" w:hAnsi="Times New Roman" w:cs="Times New Roman"/>
                <w:b/>
                <w:sz w:val="24"/>
                <w:szCs w:val="24"/>
                <w:lang w:val="fr-FR"/>
              </w:rPr>
            </w:pPr>
            <w:r w:rsidRPr="00D26FB8">
              <w:rPr>
                <w:rFonts w:ascii="Times New Roman" w:hAnsi="Times New Roman" w:cs="Times New Roman"/>
                <w:b/>
                <w:sz w:val="24"/>
                <w:szCs w:val="24"/>
                <w:lang w:val="fr-FR"/>
              </w:rPr>
              <w:t>ANNEE DE PRODUCTION</w:t>
            </w:r>
          </w:p>
        </w:tc>
      </w:tr>
      <w:tr w:rsidR="004106C7" w:rsidRPr="00D26FB8" w:rsidTr="00D26FB8">
        <w:trPr>
          <w:trHeight w:val="192"/>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Saxy</w:t>
            </w:r>
            <w:proofErr w:type="spellEnd"/>
            <w:r w:rsidRPr="00D26FB8">
              <w:rPr>
                <w:rFonts w:ascii="Times New Roman" w:hAnsi="Times New Roman" w:cs="Times New Roman"/>
                <w:sz w:val="24"/>
                <w:szCs w:val="24"/>
                <w:lang w:val="fr-FR"/>
              </w:rPr>
              <w:t>-Party</w:t>
            </w:r>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4</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1969</w:t>
            </w:r>
          </w:p>
        </w:tc>
      </w:tr>
      <w:tr w:rsidR="004106C7" w:rsidRPr="00D26FB8" w:rsidTr="00D26FB8">
        <w:trPr>
          <w:trHeight w:val="443"/>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w:t>
            </w:r>
          </w:p>
        </w:tc>
        <w:tc>
          <w:tcPr>
            <w:tcW w:w="3402" w:type="dxa"/>
          </w:tcPr>
          <w:p w:rsidR="004106C7" w:rsidRPr="00D26FB8" w:rsidRDefault="004106C7" w:rsidP="00D26FB8">
            <w:pPr>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Manu </w:t>
            </w:r>
            <w:proofErr w:type="spellStart"/>
            <w:r w:rsidRPr="00D26FB8">
              <w:rPr>
                <w:rFonts w:ascii="Times New Roman" w:hAnsi="Times New Roman" w:cs="Times New Roman"/>
                <w:sz w:val="24"/>
                <w:szCs w:val="24"/>
                <w:lang w:val="fr-FR"/>
              </w:rPr>
              <w:t>Dibango</w:t>
            </w:r>
            <w:proofErr w:type="spellEnd"/>
            <w:r w:rsidR="00874519" w:rsidRPr="00D26FB8">
              <w:rPr>
                <w:rFonts w:ascii="Times New Roman" w:hAnsi="Times New Roman" w:cs="Times New Roman"/>
                <w:sz w:val="24"/>
                <w:szCs w:val="24"/>
                <w:lang w:val="fr-FR"/>
              </w:rPr>
              <w:fldChar w:fldCharType="begin"/>
            </w:r>
            <w:r w:rsidR="00874519" w:rsidRPr="00D26FB8">
              <w:rPr>
                <w:rFonts w:ascii="Times New Roman" w:hAnsi="Times New Roman" w:cs="Times New Roman"/>
                <w:sz w:val="24"/>
                <w:szCs w:val="24"/>
              </w:rPr>
              <w:instrText xml:space="preserve"> XE "</w:instrText>
            </w:r>
            <w:r w:rsidR="00874519" w:rsidRPr="00D26FB8">
              <w:rPr>
                <w:rFonts w:ascii="Times New Roman" w:hAnsi="Times New Roman" w:cs="Times New Roman"/>
                <w:sz w:val="24"/>
                <w:szCs w:val="24"/>
                <w:lang w:val="fr-FR"/>
              </w:rPr>
              <w:instrText>Manu Dibango</w:instrText>
            </w:r>
            <w:r w:rsidR="00874519" w:rsidRPr="00D26FB8">
              <w:rPr>
                <w:rFonts w:ascii="Times New Roman" w:hAnsi="Times New Roman" w:cs="Times New Roman"/>
                <w:sz w:val="24"/>
                <w:szCs w:val="24"/>
              </w:rPr>
              <w:instrText xml:space="preserve">" </w:instrText>
            </w:r>
            <w:r w:rsidR="00874519" w:rsidRPr="00D26FB8">
              <w:rPr>
                <w:rFonts w:ascii="Times New Roman" w:hAnsi="Times New Roman" w:cs="Times New Roman"/>
                <w:sz w:val="24"/>
                <w:szCs w:val="24"/>
                <w:lang w:val="fr-FR"/>
              </w:rPr>
              <w:fldChar w:fldCharType="end"/>
            </w:r>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4</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1971</w:t>
            </w:r>
          </w:p>
        </w:tc>
      </w:tr>
      <w:tr w:rsidR="004106C7" w:rsidRPr="00D26FB8" w:rsidTr="00D26FB8">
        <w:trPr>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3</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O </w:t>
            </w:r>
            <w:proofErr w:type="spellStart"/>
            <w:r w:rsidRPr="00D26FB8">
              <w:rPr>
                <w:rFonts w:ascii="Times New Roman" w:hAnsi="Times New Roman" w:cs="Times New Roman"/>
                <w:sz w:val="24"/>
                <w:szCs w:val="24"/>
                <w:lang w:val="fr-FR"/>
              </w:rPr>
              <w:t>boso</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16</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1972</w:t>
            </w:r>
          </w:p>
        </w:tc>
      </w:tr>
      <w:tr w:rsidR="004106C7" w:rsidRPr="00D26FB8" w:rsidTr="00D26FB8">
        <w:trPr>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4</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Soul </w:t>
            </w:r>
            <w:proofErr w:type="spellStart"/>
            <w:r w:rsidRPr="00D26FB8">
              <w:rPr>
                <w:rFonts w:ascii="Times New Roman" w:hAnsi="Times New Roman" w:cs="Times New Roman"/>
                <w:sz w:val="24"/>
                <w:szCs w:val="24"/>
                <w:lang w:val="fr-FR"/>
              </w:rPr>
              <w:t>makossa</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48</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1973</w:t>
            </w:r>
          </w:p>
        </w:tc>
      </w:tr>
      <w:tr w:rsidR="004106C7" w:rsidRPr="00D26FB8" w:rsidTr="00D26FB8">
        <w:trPr>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5</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Africadelic</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17</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1972</w:t>
            </w:r>
          </w:p>
        </w:tc>
      </w:tr>
      <w:tr w:rsidR="004106C7" w:rsidRPr="00D26FB8" w:rsidTr="00D26FB8">
        <w:trPr>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6</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African</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voodoo</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5</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1972</w:t>
            </w:r>
          </w:p>
        </w:tc>
      </w:tr>
      <w:tr w:rsidR="004106C7" w:rsidRPr="00D26FB8" w:rsidTr="00D26FB8">
        <w:trPr>
          <w:trHeight w:val="498"/>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7</w:t>
            </w:r>
          </w:p>
        </w:tc>
        <w:tc>
          <w:tcPr>
            <w:tcW w:w="340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Franklin </w:t>
            </w:r>
            <w:proofErr w:type="spellStart"/>
            <w:r w:rsidRPr="00D26FB8">
              <w:rPr>
                <w:rFonts w:ascii="Times New Roman" w:hAnsi="Times New Roman" w:cs="Times New Roman"/>
                <w:sz w:val="24"/>
                <w:szCs w:val="24"/>
                <w:lang w:val="fr-FR"/>
              </w:rPr>
              <w:t>boukaka</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w:t>
            </w:r>
          </w:p>
        </w:tc>
        <w:tc>
          <w:tcPr>
            <w:tcW w:w="2268"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1972</w:t>
            </w:r>
          </w:p>
        </w:tc>
      </w:tr>
      <w:tr w:rsidR="004106C7" w:rsidRPr="00D26FB8" w:rsidTr="00D26FB8">
        <w:trPr>
          <w:trHeight w:val="421"/>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8</w:t>
            </w:r>
          </w:p>
        </w:tc>
        <w:tc>
          <w:tcPr>
            <w:tcW w:w="3402" w:type="dxa"/>
          </w:tcPr>
          <w:p w:rsidR="004106C7" w:rsidRPr="00D26FB8" w:rsidRDefault="00A41068"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Makossa</w:t>
            </w:r>
            <w:proofErr w:type="spellEnd"/>
            <w:r w:rsidRPr="00D26FB8">
              <w:rPr>
                <w:rFonts w:ascii="Times New Roman" w:hAnsi="Times New Roman" w:cs="Times New Roman"/>
                <w:sz w:val="24"/>
                <w:szCs w:val="24"/>
                <w:lang w:val="fr-FR"/>
              </w:rPr>
              <w:t xml:space="preserve"> Man</w:t>
            </w:r>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28</w:t>
            </w:r>
          </w:p>
        </w:tc>
        <w:tc>
          <w:tcPr>
            <w:tcW w:w="2268"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1973</w:t>
            </w:r>
          </w:p>
        </w:tc>
      </w:tr>
      <w:tr w:rsidR="004106C7" w:rsidRPr="00D26FB8" w:rsidTr="00D26FB8">
        <w:trPr>
          <w:trHeight w:val="413"/>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9</w:t>
            </w:r>
          </w:p>
        </w:tc>
        <w:tc>
          <w:tcPr>
            <w:tcW w:w="3402"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Super </w:t>
            </w:r>
            <w:proofErr w:type="spellStart"/>
            <w:r w:rsidRPr="00D26FB8">
              <w:rPr>
                <w:rFonts w:ascii="Times New Roman" w:hAnsi="Times New Roman" w:cs="Times New Roman"/>
                <w:sz w:val="24"/>
                <w:szCs w:val="24"/>
                <w:lang w:val="fr-FR"/>
              </w:rPr>
              <w:t>kumba</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18</w:t>
            </w:r>
          </w:p>
        </w:tc>
        <w:tc>
          <w:tcPr>
            <w:tcW w:w="2268"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1974</w:t>
            </w:r>
          </w:p>
        </w:tc>
      </w:tr>
      <w:tr w:rsidR="004106C7" w:rsidRPr="00D26FB8" w:rsidTr="0048056D">
        <w:trPr>
          <w:trHeight w:val="490"/>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10</w:t>
            </w:r>
          </w:p>
        </w:tc>
        <w:tc>
          <w:tcPr>
            <w:tcW w:w="3402" w:type="dxa"/>
          </w:tcPr>
          <w:p w:rsidR="004106C7" w:rsidRPr="00D26FB8" w:rsidRDefault="00A41068"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Countdown</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At</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Kusini</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w:t>
            </w:r>
          </w:p>
        </w:tc>
        <w:tc>
          <w:tcPr>
            <w:tcW w:w="2268"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1975</w:t>
            </w:r>
          </w:p>
        </w:tc>
      </w:tr>
      <w:tr w:rsidR="004106C7" w:rsidRPr="00D26FB8" w:rsidTr="00D26FB8">
        <w:trPr>
          <w:trHeight w:val="384"/>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11</w:t>
            </w:r>
          </w:p>
        </w:tc>
        <w:tc>
          <w:tcPr>
            <w:tcW w:w="3402"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Manu 76</w:t>
            </w:r>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21</w:t>
            </w:r>
          </w:p>
        </w:tc>
        <w:tc>
          <w:tcPr>
            <w:tcW w:w="2268"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1976</w:t>
            </w:r>
          </w:p>
        </w:tc>
      </w:tr>
      <w:tr w:rsidR="004106C7" w:rsidRPr="00D26FB8" w:rsidTr="00D26FB8">
        <w:trPr>
          <w:trHeight w:val="417"/>
          <w:jc w:val="center"/>
        </w:trPr>
        <w:tc>
          <w:tcPr>
            <w:tcW w:w="562" w:type="dxa"/>
          </w:tcPr>
          <w:p w:rsidR="004106C7" w:rsidRPr="00D26FB8" w:rsidRDefault="004106C7"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12</w:t>
            </w:r>
          </w:p>
        </w:tc>
        <w:tc>
          <w:tcPr>
            <w:tcW w:w="3402" w:type="dxa"/>
          </w:tcPr>
          <w:p w:rsidR="004106C7" w:rsidRPr="00D26FB8" w:rsidRDefault="00A41068"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Afroision</w:t>
            </w:r>
            <w:proofErr w:type="spellEnd"/>
          </w:p>
        </w:tc>
        <w:tc>
          <w:tcPr>
            <w:tcW w:w="1985" w:type="dxa"/>
          </w:tcPr>
          <w:p w:rsidR="004106C7"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22</w:t>
            </w:r>
          </w:p>
        </w:tc>
        <w:tc>
          <w:tcPr>
            <w:tcW w:w="2268" w:type="dxa"/>
          </w:tcPr>
          <w:p w:rsidR="004106C7"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1976</w:t>
            </w:r>
          </w:p>
        </w:tc>
      </w:tr>
      <w:tr w:rsidR="00A41068" w:rsidRPr="00D26FB8" w:rsidTr="00D26FB8">
        <w:trPr>
          <w:trHeight w:val="410"/>
          <w:jc w:val="center"/>
        </w:trPr>
        <w:tc>
          <w:tcPr>
            <w:tcW w:w="562" w:type="dxa"/>
          </w:tcPr>
          <w:p w:rsidR="00A41068" w:rsidRPr="00D26FB8" w:rsidRDefault="00A41068"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13</w:t>
            </w:r>
          </w:p>
        </w:tc>
        <w:tc>
          <w:tcPr>
            <w:tcW w:w="3402" w:type="dxa"/>
          </w:tcPr>
          <w:p w:rsidR="00A41068"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A L'Olympia</w:t>
            </w:r>
          </w:p>
        </w:tc>
        <w:tc>
          <w:tcPr>
            <w:tcW w:w="1985" w:type="dxa"/>
          </w:tcPr>
          <w:p w:rsidR="00A41068"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A41068" w:rsidRPr="00D26FB8" w:rsidRDefault="00A41068" w:rsidP="00D26FB8">
            <w:pPr>
              <w:pStyle w:val="Paragraphedeliste"/>
              <w:ind w:left="0"/>
              <w:jc w:val="both"/>
              <w:rPr>
                <w:rFonts w:ascii="Times New Roman" w:hAnsi="Times New Roman" w:cs="Times New Roman"/>
                <w:sz w:val="24"/>
                <w:szCs w:val="24"/>
                <w:lang w:val="fr-FR"/>
              </w:rPr>
            </w:pPr>
          </w:p>
        </w:tc>
        <w:tc>
          <w:tcPr>
            <w:tcW w:w="2268" w:type="dxa"/>
          </w:tcPr>
          <w:p w:rsidR="00A41068"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1977</w:t>
            </w:r>
          </w:p>
        </w:tc>
      </w:tr>
      <w:tr w:rsidR="00FB2AB9" w:rsidRPr="00D26FB8" w:rsidTr="00D26FB8">
        <w:trPr>
          <w:trHeight w:val="590"/>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14</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Bande Originale Du Film "L'Herbe Sauvage"</w:t>
            </w:r>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1977</w:t>
            </w:r>
          </w:p>
        </w:tc>
      </w:tr>
      <w:tr w:rsidR="00FB2AB9" w:rsidRPr="00D26FB8" w:rsidTr="00D26FB8">
        <w:trPr>
          <w:trHeight w:val="382"/>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15</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Bande Originale Du Film </w:t>
            </w:r>
            <w:proofErr w:type="spellStart"/>
            <w:r w:rsidRPr="00D26FB8">
              <w:rPr>
                <w:rFonts w:ascii="Times New Roman" w:hAnsi="Times New Roman" w:cs="Times New Roman"/>
                <w:sz w:val="24"/>
                <w:szCs w:val="24"/>
                <w:lang w:val="fr-FR"/>
              </w:rPr>
              <w:t>Ceddo</w:t>
            </w:r>
            <w:proofErr w:type="spellEnd"/>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5</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1977</w:t>
            </w:r>
          </w:p>
        </w:tc>
      </w:tr>
      <w:tr w:rsidR="00FB2AB9" w:rsidRPr="00D26FB8" w:rsidTr="00D26FB8">
        <w:trPr>
          <w:trHeight w:val="418"/>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16</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Anniversaire Au Pays</w:t>
            </w:r>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4</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1978</w:t>
            </w:r>
          </w:p>
        </w:tc>
      </w:tr>
      <w:tr w:rsidR="00FB2AB9" w:rsidRPr="00D26FB8" w:rsidTr="00D26FB8">
        <w:trPr>
          <w:trHeight w:val="410"/>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17</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Manu </w:t>
            </w:r>
            <w:proofErr w:type="spellStart"/>
            <w:r w:rsidRPr="00D26FB8">
              <w:rPr>
                <w:rFonts w:ascii="Times New Roman" w:hAnsi="Times New Roman" w:cs="Times New Roman"/>
                <w:sz w:val="24"/>
                <w:szCs w:val="24"/>
                <w:lang w:val="fr-FR"/>
              </w:rPr>
              <w:t>Dibango</w:t>
            </w:r>
            <w:proofErr w:type="spellEnd"/>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9</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1978</w:t>
            </w:r>
          </w:p>
        </w:tc>
      </w:tr>
      <w:tr w:rsidR="00FB2AB9" w:rsidRPr="00D26FB8" w:rsidTr="00D26FB8">
        <w:trPr>
          <w:trHeight w:val="414"/>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18</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Le Prix De La Liberté</w:t>
            </w:r>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1978</w:t>
            </w:r>
          </w:p>
        </w:tc>
      </w:tr>
      <w:tr w:rsidR="00FB2AB9" w:rsidRPr="00D26FB8" w:rsidTr="00D26FB8">
        <w:trPr>
          <w:trHeight w:val="420"/>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Home Made</w:t>
            </w:r>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8</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1979</w:t>
            </w:r>
          </w:p>
        </w:tc>
      </w:tr>
      <w:tr w:rsidR="00FB2AB9" w:rsidRPr="00D26FB8" w:rsidTr="00D26FB8">
        <w:trPr>
          <w:trHeight w:val="412"/>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20</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 xml:space="preserve">Gone </w:t>
            </w:r>
            <w:proofErr w:type="spellStart"/>
            <w:r w:rsidRPr="00D26FB8">
              <w:rPr>
                <w:rFonts w:ascii="Times New Roman" w:hAnsi="Times New Roman" w:cs="Times New Roman"/>
                <w:sz w:val="24"/>
                <w:szCs w:val="24"/>
                <w:lang w:val="fr-FR"/>
              </w:rPr>
              <w:t>Clear</w:t>
            </w:r>
            <w:proofErr w:type="spellEnd"/>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27</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1980</w:t>
            </w:r>
          </w:p>
        </w:tc>
      </w:tr>
      <w:tr w:rsidR="00FB2AB9" w:rsidRPr="00D26FB8" w:rsidTr="00D26FB8">
        <w:trPr>
          <w:trHeight w:val="590"/>
          <w:jc w:val="center"/>
        </w:trPr>
        <w:tc>
          <w:tcPr>
            <w:tcW w:w="56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21</w:t>
            </w:r>
          </w:p>
        </w:tc>
        <w:tc>
          <w:tcPr>
            <w:tcW w:w="3402"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Piano Solo, Mélodies Africaines Volume 1</w:t>
            </w:r>
          </w:p>
        </w:tc>
        <w:tc>
          <w:tcPr>
            <w:tcW w:w="1985" w:type="dxa"/>
          </w:tcPr>
          <w:p w:rsidR="00FB2AB9" w:rsidRPr="00D26FB8" w:rsidRDefault="00FB2AB9" w:rsidP="00D26FB8">
            <w:pPr>
              <w:rPr>
                <w:rFonts w:ascii="Times New Roman" w:hAnsi="Times New Roman" w:cs="Times New Roman"/>
                <w:sz w:val="24"/>
                <w:szCs w:val="24"/>
              </w:rPr>
            </w:pPr>
            <w:proofErr w:type="spellStart"/>
            <w:r w:rsidRPr="00D26FB8">
              <w:rPr>
                <w:rFonts w:ascii="Times New Roman" w:hAnsi="Times New Roman" w:cs="Times New Roman"/>
                <w:sz w:val="24"/>
                <w:szCs w:val="24"/>
              </w:rPr>
              <w:t>Disque</w:t>
            </w:r>
            <w:proofErr w:type="spellEnd"/>
            <w:r w:rsidRPr="00D26FB8">
              <w:rPr>
                <w:rFonts w:ascii="Times New Roman" w:hAnsi="Times New Roman" w:cs="Times New Roman"/>
                <w:sz w:val="24"/>
                <w:szCs w:val="24"/>
              </w:rPr>
              <w:t xml:space="preserve"> </w:t>
            </w:r>
            <w:proofErr w:type="spellStart"/>
            <w:r w:rsidRPr="00D26FB8">
              <w:rPr>
                <w:rFonts w:ascii="Times New Roman" w:hAnsi="Times New Roman" w:cs="Times New Roman"/>
                <w:sz w:val="24"/>
                <w:szCs w:val="24"/>
              </w:rPr>
              <w:t>vinyle</w:t>
            </w:r>
            <w:proofErr w:type="spellEnd"/>
          </w:p>
        </w:tc>
        <w:tc>
          <w:tcPr>
            <w:tcW w:w="2126"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w:t>
            </w:r>
          </w:p>
        </w:tc>
        <w:tc>
          <w:tcPr>
            <w:tcW w:w="2268" w:type="dxa"/>
          </w:tcPr>
          <w:p w:rsidR="00FB2AB9"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1981</w:t>
            </w:r>
          </w:p>
        </w:tc>
      </w:tr>
      <w:tr w:rsidR="00E859C6" w:rsidRPr="00D26FB8" w:rsidTr="00D26FB8">
        <w:trPr>
          <w:trHeight w:val="242"/>
          <w:jc w:val="center"/>
        </w:trPr>
        <w:tc>
          <w:tcPr>
            <w:tcW w:w="562"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22</w:t>
            </w:r>
          </w:p>
        </w:tc>
        <w:tc>
          <w:tcPr>
            <w:tcW w:w="3402" w:type="dxa"/>
          </w:tcPr>
          <w:p w:rsidR="00E859C6" w:rsidRPr="00D26FB8" w:rsidRDefault="00E859C6"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Ambassador</w:t>
            </w:r>
            <w:proofErr w:type="spellEnd"/>
          </w:p>
        </w:tc>
        <w:tc>
          <w:tcPr>
            <w:tcW w:w="1985"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16</w:t>
            </w:r>
          </w:p>
        </w:tc>
        <w:tc>
          <w:tcPr>
            <w:tcW w:w="2268"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1981</w:t>
            </w:r>
          </w:p>
        </w:tc>
      </w:tr>
      <w:tr w:rsidR="00E859C6" w:rsidRPr="00D26FB8" w:rsidTr="00D26FB8">
        <w:trPr>
          <w:trHeight w:val="402"/>
          <w:jc w:val="center"/>
        </w:trPr>
        <w:tc>
          <w:tcPr>
            <w:tcW w:w="562"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23</w:t>
            </w:r>
          </w:p>
        </w:tc>
        <w:tc>
          <w:tcPr>
            <w:tcW w:w="3402" w:type="dxa"/>
          </w:tcPr>
          <w:p w:rsidR="00E859C6" w:rsidRPr="00D26FB8" w:rsidRDefault="00FB2AB9"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Mboa</w:t>
            </w:r>
            <w:proofErr w:type="spellEnd"/>
          </w:p>
        </w:tc>
        <w:tc>
          <w:tcPr>
            <w:tcW w:w="1985"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5</w:t>
            </w:r>
          </w:p>
        </w:tc>
        <w:tc>
          <w:tcPr>
            <w:tcW w:w="2268"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1982</w:t>
            </w:r>
          </w:p>
        </w:tc>
      </w:tr>
      <w:tr w:rsidR="00E859C6" w:rsidRPr="00D26FB8" w:rsidTr="00D26FB8">
        <w:trPr>
          <w:trHeight w:val="368"/>
          <w:jc w:val="center"/>
        </w:trPr>
        <w:tc>
          <w:tcPr>
            <w:tcW w:w="562"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24</w:t>
            </w:r>
          </w:p>
        </w:tc>
        <w:tc>
          <w:tcPr>
            <w:tcW w:w="3402" w:type="dxa"/>
          </w:tcPr>
          <w:p w:rsidR="00E859C6" w:rsidRPr="00D26FB8" w:rsidRDefault="00FB2AB9"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Waka</w:t>
            </w:r>
            <w:proofErr w:type="spellEnd"/>
            <w:r w:rsidRPr="00D26FB8">
              <w:rPr>
                <w:rFonts w:ascii="Times New Roman" w:hAnsi="Times New Roman" w:cs="Times New Roman"/>
                <w:sz w:val="24"/>
                <w:szCs w:val="24"/>
                <w:lang w:val="fr-FR"/>
              </w:rPr>
              <w:t xml:space="preserve"> </w:t>
            </w:r>
            <w:proofErr w:type="spellStart"/>
            <w:r w:rsidRPr="00D26FB8">
              <w:rPr>
                <w:rFonts w:ascii="Times New Roman" w:hAnsi="Times New Roman" w:cs="Times New Roman"/>
                <w:sz w:val="24"/>
                <w:szCs w:val="24"/>
                <w:lang w:val="fr-FR"/>
              </w:rPr>
              <w:t>Juju</w:t>
            </w:r>
            <w:proofErr w:type="spellEnd"/>
          </w:p>
        </w:tc>
        <w:tc>
          <w:tcPr>
            <w:tcW w:w="1985"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Disque vinyle</w:t>
            </w:r>
          </w:p>
        </w:tc>
        <w:tc>
          <w:tcPr>
            <w:tcW w:w="2126"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8</w:t>
            </w:r>
          </w:p>
        </w:tc>
        <w:tc>
          <w:tcPr>
            <w:tcW w:w="2268"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1982</w:t>
            </w:r>
          </w:p>
        </w:tc>
      </w:tr>
      <w:tr w:rsidR="00E859C6" w:rsidRPr="00D26FB8" w:rsidTr="00D26FB8">
        <w:trPr>
          <w:trHeight w:val="334"/>
          <w:jc w:val="center"/>
        </w:trPr>
        <w:tc>
          <w:tcPr>
            <w:tcW w:w="562" w:type="dxa"/>
          </w:tcPr>
          <w:p w:rsidR="00E859C6" w:rsidRPr="00D26FB8" w:rsidRDefault="00E859C6"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25</w:t>
            </w:r>
          </w:p>
        </w:tc>
        <w:tc>
          <w:tcPr>
            <w:tcW w:w="3402" w:type="dxa"/>
          </w:tcPr>
          <w:p w:rsidR="00E859C6" w:rsidRPr="00D26FB8" w:rsidRDefault="00FB2AB9" w:rsidP="00D26FB8">
            <w:pPr>
              <w:pStyle w:val="Paragraphedeliste"/>
              <w:ind w:left="0"/>
              <w:jc w:val="both"/>
              <w:rPr>
                <w:rFonts w:ascii="Times New Roman" w:hAnsi="Times New Roman" w:cs="Times New Roman"/>
                <w:sz w:val="24"/>
                <w:szCs w:val="24"/>
                <w:lang w:val="fr-FR"/>
              </w:rPr>
            </w:pPr>
            <w:proofErr w:type="spellStart"/>
            <w:r w:rsidRPr="00D26FB8">
              <w:rPr>
                <w:rFonts w:ascii="Times New Roman" w:hAnsi="Times New Roman" w:cs="Times New Roman"/>
                <w:sz w:val="24"/>
                <w:szCs w:val="24"/>
                <w:lang w:val="fr-FR"/>
              </w:rPr>
              <w:t>Deliverance</w:t>
            </w:r>
            <w:proofErr w:type="spellEnd"/>
            <w:r w:rsidRPr="00D26FB8">
              <w:rPr>
                <w:rFonts w:ascii="Times New Roman" w:hAnsi="Times New Roman" w:cs="Times New Roman"/>
                <w:sz w:val="24"/>
                <w:szCs w:val="24"/>
                <w:lang w:val="fr-FR"/>
              </w:rPr>
              <w:t xml:space="preserve"> "Live in Douala"</w:t>
            </w:r>
          </w:p>
        </w:tc>
        <w:tc>
          <w:tcPr>
            <w:tcW w:w="1985"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CD</w:t>
            </w:r>
          </w:p>
        </w:tc>
        <w:tc>
          <w:tcPr>
            <w:tcW w:w="2126"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3</w:t>
            </w:r>
          </w:p>
        </w:tc>
        <w:tc>
          <w:tcPr>
            <w:tcW w:w="2268" w:type="dxa"/>
          </w:tcPr>
          <w:p w:rsidR="00E859C6" w:rsidRPr="00D26FB8" w:rsidRDefault="00FB2AB9" w:rsidP="00D26FB8">
            <w:pPr>
              <w:pStyle w:val="Paragraphedeliste"/>
              <w:ind w:left="0"/>
              <w:jc w:val="both"/>
              <w:rPr>
                <w:rFonts w:ascii="Times New Roman" w:hAnsi="Times New Roman" w:cs="Times New Roman"/>
                <w:sz w:val="24"/>
                <w:szCs w:val="24"/>
                <w:lang w:val="fr-FR"/>
              </w:rPr>
            </w:pPr>
            <w:r w:rsidRPr="00D26FB8">
              <w:rPr>
                <w:rFonts w:ascii="Times New Roman" w:hAnsi="Times New Roman" w:cs="Times New Roman"/>
                <w:sz w:val="24"/>
                <w:szCs w:val="24"/>
                <w:lang w:val="fr-FR"/>
              </w:rPr>
              <w:t>1983</w:t>
            </w:r>
          </w:p>
        </w:tc>
      </w:tr>
    </w:tbl>
    <w:p w:rsidR="00B25279" w:rsidRPr="00FB2AB9" w:rsidRDefault="00B25279" w:rsidP="00D26FB8">
      <w:pPr>
        <w:spacing w:after="0" w:line="240" w:lineRule="auto"/>
        <w:jc w:val="both"/>
        <w:rPr>
          <w:rFonts w:ascii="Times New Roman" w:hAnsi="Times New Roman" w:cs="Times New Roman"/>
          <w:sz w:val="24"/>
          <w:szCs w:val="24"/>
          <w:lang w:val="fr-FR"/>
        </w:rPr>
      </w:pPr>
    </w:p>
    <w:p w:rsidR="007E052E" w:rsidRDefault="00FB2AB9" w:rsidP="00E97717">
      <w:pPr>
        <w:spacing w:before="120" w:after="120" w:line="360" w:lineRule="auto"/>
        <w:jc w:val="both"/>
        <w:rPr>
          <w:rFonts w:ascii="Times New Roman" w:hAnsi="Times New Roman" w:cs="Times New Roman"/>
          <w:sz w:val="24"/>
          <w:szCs w:val="24"/>
          <w:lang w:val="fr-FR"/>
        </w:rPr>
      </w:pPr>
      <w:r w:rsidRPr="00FB2AB9">
        <w:rPr>
          <w:rFonts w:ascii="Times New Roman" w:hAnsi="Times New Roman" w:cs="Times New Roman"/>
          <w:b/>
          <w:sz w:val="24"/>
          <w:szCs w:val="24"/>
          <w:lang w:val="fr-FR"/>
        </w:rPr>
        <w:t xml:space="preserve">Source : </w:t>
      </w:r>
      <w:hyperlink r:id="rId26" w:history="1">
        <w:r w:rsidR="0048056D" w:rsidRPr="00D850A8">
          <w:rPr>
            <w:rStyle w:val="Lienhypertexte"/>
            <w:rFonts w:ascii="Times New Roman" w:hAnsi="Times New Roman" w:cs="Times New Roman"/>
            <w:sz w:val="24"/>
            <w:szCs w:val="24"/>
            <w:lang w:val="fr-FR"/>
          </w:rPr>
          <w:t>https://www.discogs.com/fr/artist/20560-Manu-Dibango</w:t>
        </w:r>
      </w:hyperlink>
    </w:p>
    <w:p w:rsidR="0048056D" w:rsidRPr="00FB2AB9" w:rsidRDefault="0048056D" w:rsidP="00E97717">
      <w:pPr>
        <w:spacing w:before="120" w:after="120" w:line="360" w:lineRule="auto"/>
        <w:jc w:val="both"/>
        <w:rPr>
          <w:rFonts w:ascii="Times New Roman" w:hAnsi="Times New Roman" w:cs="Times New Roman"/>
          <w:b/>
          <w:sz w:val="24"/>
          <w:szCs w:val="24"/>
          <w:lang w:val="fr-FR"/>
        </w:rPr>
      </w:pPr>
    </w:p>
    <w:p w:rsidR="007E052E" w:rsidRDefault="007E052E" w:rsidP="007E052E">
      <w:pPr>
        <w:rPr>
          <w:lang w:val="fr-FR"/>
        </w:rPr>
      </w:pPr>
      <w:r>
        <w:rPr>
          <w:noProof/>
          <w:lang w:val="fr-FR" w:eastAsia="fr-FR"/>
        </w:rPr>
        <w:lastRenderedPageBreak/>
        <mc:AlternateContent>
          <mc:Choice Requires="wps">
            <w:drawing>
              <wp:anchor distT="0" distB="0" distL="114300" distR="114300" simplePos="0" relativeHeight="251677696" behindDoc="1" locked="0" layoutInCell="1" allowOverlap="1" wp14:anchorId="72494032" wp14:editId="7F30A4F6">
                <wp:simplePos x="0" y="0"/>
                <wp:positionH relativeFrom="margin">
                  <wp:posOffset>1234440</wp:posOffset>
                </wp:positionH>
                <wp:positionV relativeFrom="paragraph">
                  <wp:posOffset>42916</wp:posOffset>
                </wp:positionV>
                <wp:extent cx="3467100" cy="672860"/>
                <wp:effectExtent l="0" t="0" r="19050" b="13335"/>
                <wp:wrapNone/>
                <wp:docPr id="18" name="Rectangle à coins arrondis 18"/>
                <wp:cNvGraphicFramePr/>
                <a:graphic xmlns:a="http://schemas.openxmlformats.org/drawingml/2006/main">
                  <a:graphicData uri="http://schemas.microsoft.com/office/word/2010/wordprocessingShape">
                    <wps:wsp>
                      <wps:cNvSpPr/>
                      <wps:spPr>
                        <a:xfrm>
                          <a:off x="0" y="0"/>
                          <a:ext cx="3467100" cy="67286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F6A2D" id="Rectangle à coins arrondis 18" o:spid="_x0000_s1026" style="position:absolute;margin-left:97.2pt;margin-top:3.4pt;width:273pt;height:5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" fillcolor="#0070c0" strokecolor="#41719c" strokeweight="1pt">
                <v:fill color2="#0070c0" colors="0 #0070c0;22938f window;46531f window;1 #0070c0" focus="100%" type="gradient"/>
                <v:stroke joinstyle="miter"/>
                <w10:wrap anchorx="margin"/>
              </v:roundrect>
            </w:pict>
          </mc:Fallback>
        </mc:AlternateContent>
      </w:r>
    </w:p>
    <w:p w:rsidR="00846767" w:rsidRDefault="007E052E" w:rsidP="007E052E">
      <w:pPr>
        <w:pStyle w:val="Titre1"/>
        <w:rPr>
          <w:lang w:val="fr-FR"/>
        </w:rPr>
      </w:pPr>
      <w:bookmarkStart w:id="46" w:name="_Toc214181611"/>
      <w:bookmarkStart w:id="47" w:name="_Toc214181662"/>
      <w:r>
        <w:rPr>
          <w:lang w:val="fr-FR"/>
        </w:rPr>
        <w:t xml:space="preserve">CHAPITRE </w:t>
      </w:r>
      <w:r w:rsidR="0013276D">
        <w:rPr>
          <w:lang w:val="fr-FR"/>
        </w:rPr>
        <w:t>II</w:t>
      </w:r>
      <w:r>
        <w:rPr>
          <w:lang w:val="fr-FR"/>
        </w:rPr>
        <w:t> :</w:t>
      </w:r>
      <w:r w:rsidR="007038E6" w:rsidRPr="007038E6">
        <w:rPr>
          <w:lang w:val="fr-FR"/>
        </w:rPr>
        <w:t xml:space="preserve"> LE BIKUTSI</w:t>
      </w:r>
      <w:bookmarkEnd w:id="46"/>
      <w:bookmarkEnd w:id="47"/>
    </w:p>
    <w:p w:rsidR="007E052E" w:rsidRPr="0048056D" w:rsidRDefault="007E052E" w:rsidP="007E052E">
      <w:pPr>
        <w:rPr>
          <w:rFonts w:cs="Times New Roman"/>
          <w:sz w:val="12"/>
          <w:szCs w:val="24"/>
          <w:lang w:val="fr-FR"/>
        </w:rPr>
      </w:pPr>
    </w:p>
    <w:p w:rsidR="00746D35" w:rsidRPr="00FB2AB9" w:rsidRDefault="005A75FB" w:rsidP="00C16DF8">
      <w:pPr>
        <w:pStyle w:val="Titre2"/>
        <w:rPr>
          <w:lang w:val="fr-CM"/>
        </w:rPr>
      </w:pPr>
      <w:bookmarkStart w:id="48" w:name="_Toc213138585"/>
      <w:r w:rsidRPr="00FB2AB9">
        <w:rPr>
          <w:lang w:val="fr-CM"/>
        </w:rPr>
        <w:t xml:space="preserve"> </w:t>
      </w:r>
      <w:bookmarkStart w:id="49" w:name="_Toc214181612"/>
      <w:r w:rsidR="0013276D" w:rsidRPr="00FB2AB9">
        <w:rPr>
          <w:lang w:val="fr-CM"/>
        </w:rPr>
        <w:t>Origine</w:t>
      </w:r>
      <w:r w:rsidR="0045144D" w:rsidRPr="00FB2AB9">
        <w:rPr>
          <w:lang w:val="fr-CM"/>
        </w:rPr>
        <w:t xml:space="preserve"> et histoire</w:t>
      </w:r>
      <w:bookmarkEnd w:id="48"/>
      <w:bookmarkEnd w:id="49"/>
    </w:p>
    <w:p w:rsidR="00E67F78" w:rsidRPr="00906FC8" w:rsidRDefault="00741450"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est, à l’origine, une propriété intellectuelle des femmes Fang-</w:t>
      </w:r>
      <w:r w:rsidR="00280958" w:rsidRPr="00906FC8">
        <w:rPr>
          <w:rFonts w:ascii="Times New Roman" w:hAnsi="Times New Roman" w:cs="Times New Roman"/>
          <w:sz w:val="24"/>
          <w:szCs w:val="24"/>
          <w:lang w:val="fr-FR"/>
        </w:rPr>
        <w:t>Béti</w:t>
      </w:r>
      <w:r w:rsidRPr="00906FC8">
        <w:rPr>
          <w:rFonts w:ascii="Times New Roman" w:hAnsi="Times New Roman" w:cs="Times New Roman"/>
          <w:sz w:val="24"/>
          <w:szCs w:val="24"/>
          <w:lang w:val="fr-FR"/>
        </w:rPr>
        <w:t>, dans la région du Sud. Le nom « </w:t>
      </w:r>
      <w:proofErr w:type="spellStart"/>
      <w:r w:rsidRPr="00906FC8">
        <w:rPr>
          <w:rFonts w:ascii="Times New Roman" w:hAnsi="Times New Roman" w:cs="Times New Roman"/>
          <w:sz w:val="24"/>
          <w:szCs w:val="24"/>
          <w:lang w:val="fr-FR"/>
        </w:rPr>
        <w:t>Bikut</w:t>
      </w:r>
      <w:proofErr w:type="spellEnd"/>
      <w:r w:rsidRPr="00906FC8">
        <w:rPr>
          <w:rFonts w:ascii="Times New Roman" w:hAnsi="Times New Roman" w:cs="Times New Roman"/>
          <w:sz w:val="24"/>
          <w:szCs w:val="24"/>
          <w:lang w:val="fr-FR"/>
        </w:rPr>
        <w:t>-Si » ou «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 viendrait de l’</w:t>
      </w:r>
      <w:proofErr w:type="spellStart"/>
      <w:r w:rsidRPr="00906FC8">
        <w:rPr>
          <w:rFonts w:ascii="Times New Roman" w:hAnsi="Times New Roman" w:cs="Times New Roman"/>
          <w:sz w:val="24"/>
          <w:szCs w:val="24"/>
          <w:lang w:val="fr-FR"/>
        </w:rPr>
        <w:t>Éwondo</w:t>
      </w:r>
      <w:proofErr w:type="spellEnd"/>
      <w:r w:rsidRPr="00906FC8">
        <w:rPr>
          <w:rFonts w:ascii="Times New Roman" w:hAnsi="Times New Roman" w:cs="Times New Roman"/>
          <w:sz w:val="24"/>
          <w:szCs w:val="24"/>
          <w:lang w:val="fr-FR"/>
        </w:rPr>
        <w:t xml:space="preserve"> : « </w:t>
      </w:r>
      <w:proofErr w:type="spellStart"/>
      <w:r w:rsidRPr="00906FC8">
        <w:rPr>
          <w:rFonts w:ascii="Times New Roman" w:hAnsi="Times New Roman" w:cs="Times New Roman"/>
          <w:sz w:val="24"/>
          <w:szCs w:val="24"/>
          <w:lang w:val="fr-FR"/>
        </w:rPr>
        <w:t>Bia</w:t>
      </w:r>
      <w:proofErr w:type="spellEnd"/>
      <w:r w:rsidRPr="00906FC8">
        <w:rPr>
          <w:rFonts w:ascii="Times New Roman" w:hAnsi="Times New Roman" w:cs="Times New Roman"/>
          <w:sz w:val="24"/>
          <w:szCs w:val="24"/>
          <w:lang w:val="fr-FR"/>
        </w:rPr>
        <w:t xml:space="preserve"> </w:t>
      </w:r>
      <w:proofErr w:type="spellStart"/>
      <w:r w:rsidRPr="00906FC8">
        <w:rPr>
          <w:rFonts w:ascii="Times New Roman" w:hAnsi="Times New Roman" w:cs="Times New Roman"/>
          <w:sz w:val="24"/>
          <w:szCs w:val="24"/>
          <w:lang w:val="fr-FR"/>
        </w:rPr>
        <w:t>kut</w:t>
      </w:r>
      <w:proofErr w:type="spellEnd"/>
      <w:r w:rsidRPr="00906FC8">
        <w:rPr>
          <w:rFonts w:ascii="Times New Roman" w:hAnsi="Times New Roman" w:cs="Times New Roman"/>
          <w:sz w:val="24"/>
          <w:szCs w:val="24"/>
          <w:lang w:val="fr-FR"/>
        </w:rPr>
        <w:t xml:space="preserve"> si ». Lequel signifie : « nous </w:t>
      </w:r>
      <w:r w:rsidR="00167180" w:rsidRPr="00906FC8">
        <w:rPr>
          <w:rFonts w:ascii="Times New Roman" w:hAnsi="Times New Roman" w:cs="Times New Roman"/>
          <w:sz w:val="24"/>
          <w:szCs w:val="24"/>
          <w:lang w:val="fr-FR"/>
        </w:rPr>
        <w:t xml:space="preserve">frappons le sol ». </w:t>
      </w:r>
      <w:r w:rsidR="00E67F78" w:rsidRPr="00906FC8">
        <w:rPr>
          <w:rFonts w:ascii="Times New Roman" w:hAnsi="Times New Roman" w:cs="Times New Roman"/>
          <w:sz w:val="24"/>
          <w:szCs w:val="24"/>
          <w:lang w:val="fr-FR"/>
        </w:rPr>
        <w:t>Elles attendaient les jours de marché, et après avoir réalisé leur vente et fait les courses, au chemin du retour, elles formaient un cercle et toute femme frustrée</w:t>
      </w:r>
      <w:r w:rsidR="00866F6F" w:rsidRPr="00906FC8">
        <w:rPr>
          <w:rFonts w:ascii="Times New Roman" w:hAnsi="Times New Roman" w:cs="Times New Roman"/>
          <w:sz w:val="24"/>
          <w:szCs w:val="24"/>
          <w:lang w:val="fr-FR"/>
        </w:rPr>
        <w:t xml:space="preserve"> par son mari</w:t>
      </w:r>
      <w:r w:rsidR="00E67F78" w:rsidRPr="00906FC8">
        <w:rPr>
          <w:rFonts w:ascii="Times New Roman" w:hAnsi="Times New Roman" w:cs="Times New Roman"/>
          <w:sz w:val="24"/>
          <w:szCs w:val="24"/>
          <w:lang w:val="fr-FR"/>
        </w:rPr>
        <w:t xml:space="preserve"> ou provoquée par une autre venait au milieu du cercle, et débitait son mécontentement sous forme d’un monologue chansonnier et sol</w:t>
      </w:r>
      <w:r w:rsidR="00C30449" w:rsidRPr="00906FC8">
        <w:rPr>
          <w:rFonts w:ascii="Times New Roman" w:hAnsi="Times New Roman" w:cs="Times New Roman"/>
          <w:sz w:val="24"/>
          <w:szCs w:val="24"/>
          <w:lang w:val="fr-FR"/>
        </w:rPr>
        <w:t>iste serti de vers en bourdonnant</w:t>
      </w:r>
      <w:r w:rsidR="00E67F78" w:rsidRPr="00906FC8">
        <w:rPr>
          <w:rFonts w:ascii="Times New Roman" w:hAnsi="Times New Roman" w:cs="Times New Roman"/>
          <w:sz w:val="24"/>
          <w:szCs w:val="24"/>
          <w:lang w:val="fr-FR"/>
        </w:rPr>
        <w:t xml:space="preserve"> et en trépignant, et le cercle reprenant en chœur exprimait à son tour son opinion et surtout sa sentence, son jugement, en claquant les mains et en trépignant. Tout était </w:t>
      </w:r>
      <w:r w:rsidR="00C30449" w:rsidRPr="00906FC8">
        <w:rPr>
          <w:rFonts w:ascii="Times New Roman" w:hAnsi="Times New Roman" w:cs="Times New Roman"/>
          <w:sz w:val="24"/>
          <w:szCs w:val="24"/>
          <w:lang w:val="fr-FR"/>
        </w:rPr>
        <w:t>sûr</w:t>
      </w:r>
      <w:r w:rsidR="00E67F78" w:rsidRPr="00906FC8">
        <w:rPr>
          <w:rFonts w:ascii="Times New Roman" w:hAnsi="Times New Roman" w:cs="Times New Roman"/>
          <w:sz w:val="24"/>
          <w:szCs w:val="24"/>
          <w:lang w:val="fr-FR"/>
        </w:rPr>
        <w:t xml:space="preserve"> « à qui le tour ».</w:t>
      </w:r>
    </w:p>
    <w:p w:rsidR="00820432" w:rsidRPr="00906FC8" w:rsidRDefault="00E67F78"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Selon le témoignage de Marthe </w:t>
      </w:r>
      <w:proofErr w:type="spellStart"/>
      <w:r w:rsidRPr="00906FC8">
        <w:rPr>
          <w:rFonts w:ascii="Times New Roman" w:hAnsi="Times New Roman" w:cs="Times New Roman"/>
          <w:sz w:val="24"/>
          <w:szCs w:val="24"/>
          <w:lang w:val="fr-FR"/>
        </w:rPr>
        <w:t>Mbili</w:t>
      </w:r>
      <w:proofErr w:type="spellEnd"/>
      <w:r w:rsidRPr="00906FC8">
        <w:rPr>
          <w:rFonts w:ascii="Times New Roman" w:hAnsi="Times New Roman" w:cs="Times New Roman"/>
          <w:sz w:val="24"/>
          <w:szCs w:val="24"/>
          <w:lang w:val="fr-FR"/>
        </w:rPr>
        <w:t xml:space="preserve"> </w:t>
      </w:r>
      <w:proofErr w:type="spellStart"/>
      <w:r w:rsidRPr="00906FC8">
        <w:rPr>
          <w:rFonts w:ascii="Times New Roman" w:hAnsi="Times New Roman" w:cs="Times New Roman"/>
          <w:sz w:val="24"/>
          <w:szCs w:val="24"/>
          <w:lang w:val="fr-FR"/>
        </w:rPr>
        <w:t>Ntomo</w:t>
      </w:r>
      <w:proofErr w:type="spellEnd"/>
      <w:r w:rsidRPr="00906FC8">
        <w:rPr>
          <w:rFonts w:ascii="Times New Roman" w:hAnsi="Times New Roman" w:cs="Times New Roman"/>
          <w:sz w:val="24"/>
          <w:szCs w:val="24"/>
          <w:lang w:val="fr-FR"/>
        </w:rPr>
        <w:t xml:space="preserve"> (1929-1998) qui reçut elle-même ce témoignage de ses parents qui furent dans leur enfance témoins plus ou moins oculaires de ces choses « tout se passait comme si ces femmes s’assaillaient au préalable pour composer les différents morceaux que l’on pouvait interpréter dans ces cercles de danse trépignante, au point où tout fut cohérent et alléchant ». Pour mieux embrouiller les hommes, tout prenait l’air d’une fête, on pouvait noter les écho-vibrants que ces femmes lancent souvent pour do</w:t>
      </w:r>
      <w:r w:rsidR="00866F6F" w:rsidRPr="00906FC8">
        <w:rPr>
          <w:rFonts w:ascii="Times New Roman" w:hAnsi="Times New Roman" w:cs="Times New Roman"/>
          <w:sz w:val="24"/>
          <w:szCs w:val="24"/>
          <w:lang w:val="fr-FR"/>
        </w:rPr>
        <w:t xml:space="preserve">nner la marque de satisfaction. </w:t>
      </w:r>
      <w:r w:rsidRPr="00906FC8">
        <w:rPr>
          <w:rFonts w:ascii="Times New Roman" w:hAnsi="Times New Roman" w:cs="Times New Roman"/>
          <w:sz w:val="24"/>
          <w:szCs w:val="24"/>
          <w:lang w:val="fr-FR"/>
        </w:rPr>
        <w:t>Ces cercles dansants donnaient aux femmes de se réunir non seulement pour projeter leur amertume mais aussi, pour recevoir d’autres femmes des conseils en cas de difficultés. Notons que toute réunion entre les femmes était interdite également, sous risque d’être taxées de conspiratrices, et l’histoire nous apprend que, toute femme ainsi considérée se rendait coupable de la mort de son mari et par conséquent, sa punition était d’être enterrée vivante avec ce dernier. Le processus était le même pour recevoir un conseil. La demandeuse se place au milieu du cercle, expose son problème en soliste et c</w:t>
      </w:r>
      <w:r w:rsidR="00A6596F" w:rsidRPr="00906FC8">
        <w:rPr>
          <w:rFonts w:ascii="Times New Roman" w:hAnsi="Times New Roman" w:cs="Times New Roman"/>
          <w:sz w:val="24"/>
          <w:szCs w:val="24"/>
          <w:lang w:val="fr-FR"/>
        </w:rPr>
        <w:t>hansonnière, le cercle en répond</w:t>
      </w:r>
      <w:r w:rsidRPr="00906FC8">
        <w:rPr>
          <w:rFonts w:ascii="Times New Roman" w:hAnsi="Times New Roman" w:cs="Times New Roman"/>
          <w:sz w:val="24"/>
          <w:szCs w:val="24"/>
          <w:lang w:val="fr-FR"/>
        </w:rPr>
        <w:t>, lui donne un conseil net.</w:t>
      </w:r>
    </w:p>
    <w:p w:rsidR="00820432" w:rsidRDefault="00866F6F" w:rsidP="0048056D">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R</w:t>
      </w:r>
      <w:r w:rsidR="00820432" w:rsidRPr="00906FC8">
        <w:rPr>
          <w:rFonts w:ascii="Times New Roman" w:hAnsi="Times New Roman" w:cs="Times New Roman"/>
          <w:sz w:val="24"/>
          <w:szCs w:val="24"/>
          <w:lang w:val="fr-FR"/>
        </w:rPr>
        <w:t xml:space="preserve">appelons-nous des origines du JAZZ, inventé par les anciens esclaves noirs pour se libérer un peu de l’esprit de souffrance et de pénitence. A en croire les origines du </w:t>
      </w:r>
      <w:proofErr w:type="spellStart"/>
      <w:r w:rsidR="00820432" w:rsidRPr="00906FC8">
        <w:rPr>
          <w:rFonts w:ascii="Times New Roman" w:hAnsi="Times New Roman" w:cs="Times New Roman"/>
          <w:sz w:val="24"/>
          <w:szCs w:val="24"/>
          <w:lang w:val="fr-FR"/>
        </w:rPr>
        <w:t>Bikutsi</w:t>
      </w:r>
      <w:proofErr w:type="spellEnd"/>
      <w:r w:rsidR="00820432" w:rsidRPr="00906FC8">
        <w:rPr>
          <w:rFonts w:ascii="Times New Roman" w:hAnsi="Times New Roman" w:cs="Times New Roman"/>
          <w:sz w:val="24"/>
          <w:szCs w:val="24"/>
          <w:lang w:val="fr-FR"/>
        </w:rPr>
        <w:t>, on se demande si tous les rythmes musicaux ne sont pas créés sur le même cliché comportemental à savoir la volonté de se libérer de quelque ch</w:t>
      </w:r>
      <w:r w:rsidR="00280958" w:rsidRPr="00906FC8">
        <w:rPr>
          <w:rFonts w:ascii="Times New Roman" w:hAnsi="Times New Roman" w:cs="Times New Roman"/>
          <w:sz w:val="24"/>
          <w:szCs w:val="24"/>
          <w:lang w:val="fr-FR"/>
        </w:rPr>
        <w:t xml:space="preserve">ose, en un mot se « défouler » </w:t>
      </w:r>
      <w:r w:rsidRPr="00906FC8">
        <w:rPr>
          <w:rFonts w:ascii="Times New Roman" w:hAnsi="Times New Roman" w:cs="Times New Roman"/>
          <w:sz w:val="24"/>
          <w:szCs w:val="24"/>
          <w:lang w:val="fr-FR"/>
        </w:rPr>
        <w:t>c</w:t>
      </w:r>
      <w:r w:rsidR="00820432" w:rsidRPr="00906FC8">
        <w:rPr>
          <w:rFonts w:ascii="Times New Roman" w:hAnsi="Times New Roman" w:cs="Times New Roman"/>
          <w:sz w:val="24"/>
          <w:szCs w:val="24"/>
          <w:lang w:val="fr-FR"/>
        </w:rPr>
        <w:t>hez les Fang-</w:t>
      </w:r>
      <w:r w:rsidR="00280958" w:rsidRPr="00906FC8">
        <w:rPr>
          <w:rFonts w:ascii="Times New Roman" w:hAnsi="Times New Roman" w:cs="Times New Roman"/>
          <w:sz w:val="24"/>
          <w:szCs w:val="24"/>
          <w:lang w:val="fr-FR"/>
        </w:rPr>
        <w:t>Béti</w:t>
      </w:r>
      <w:r w:rsidR="00820432" w:rsidRPr="00906FC8">
        <w:rPr>
          <w:rFonts w:ascii="Times New Roman" w:hAnsi="Times New Roman" w:cs="Times New Roman"/>
          <w:sz w:val="24"/>
          <w:szCs w:val="24"/>
          <w:lang w:val="fr-FR"/>
        </w:rPr>
        <w:t xml:space="preserve">, chanter et </w:t>
      </w:r>
      <w:r w:rsidR="00820432" w:rsidRPr="00906FC8">
        <w:rPr>
          <w:rFonts w:ascii="Times New Roman" w:hAnsi="Times New Roman" w:cs="Times New Roman"/>
          <w:sz w:val="24"/>
          <w:szCs w:val="24"/>
          <w:lang w:val="fr-FR"/>
        </w:rPr>
        <w:lastRenderedPageBreak/>
        <w:t xml:space="preserve">danser est </w:t>
      </w:r>
      <w:r w:rsidR="00280958" w:rsidRPr="00906FC8">
        <w:rPr>
          <w:rFonts w:ascii="Times New Roman" w:hAnsi="Times New Roman" w:cs="Times New Roman"/>
          <w:sz w:val="24"/>
          <w:szCs w:val="24"/>
          <w:lang w:val="fr-FR"/>
        </w:rPr>
        <w:t>une thérapie</w:t>
      </w:r>
      <w:r w:rsidRPr="00906FC8">
        <w:rPr>
          <w:rFonts w:ascii="Times New Roman" w:hAnsi="Times New Roman" w:cs="Times New Roman"/>
          <w:sz w:val="24"/>
          <w:szCs w:val="24"/>
          <w:lang w:val="fr-FR"/>
        </w:rPr>
        <w:t>. La musique</w:t>
      </w:r>
      <w:r w:rsidR="00820432" w:rsidRPr="00906FC8">
        <w:rPr>
          <w:rFonts w:ascii="Times New Roman" w:hAnsi="Times New Roman" w:cs="Times New Roman"/>
          <w:sz w:val="24"/>
          <w:szCs w:val="24"/>
          <w:lang w:val="fr-FR"/>
        </w:rPr>
        <w:t xml:space="preserve"> est employée pour son identité culturelle. Un vrai </w:t>
      </w:r>
      <w:r w:rsidR="00280958" w:rsidRPr="00906FC8">
        <w:rPr>
          <w:rFonts w:ascii="Times New Roman" w:hAnsi="Times New Roman" w:cs="Times New Roman"/>
          <w:sz w:val="24"/>
          <w:szCs w:val="24"/>
          <w:lang w:val="fr-FR"/>
        </w:rPr>
        <w:t>Béti</w:t>
      </w:r>
      <w:r w:rsidR="00820432" w:rsidRPr="00906FC8">
        <w:rPr>
          <w:rFonts w:ascii="Times New Roman" w:hAnsi="Times New Roman" w:cs="Times New Roman"/>
          <w:sz w:val="24"/>
          <w:szCs w:val="24"/>
          <w:lang w:val="fr-FR"/>
        </w:rPr>
        <w:t xml:space="preserve"> est celui qui se distingue par ses capacités musicales. Les soirées au village au « coin du feu » étaient animées par des contes chantés. Et ceci était une </w:t>
      </w:r>
      <w:r w:rsidRPr="00906FC8">
        <w:rPr>
          <w:rFonts w:ascii="Times New Roman" w:hAnsi="Times New Roman" w:cs="Times New Roman"/>
          <w:sz w:val="24"/>
          <w:szCs w:val="24"/>
          <w:lang w:val="fr-FR"/>
        </w:rPr>
        <w:t xml:space="preserve">véritable initiation à la musique </w:t>
      </w:r>
      <w:r w:rsidR="00820432" w:rsidRPr="00906FC8">
        <w:rPr>
          <w:rFonts w:ascii="Times New Roman" w:hAnsi="Times New Roman" w:cs="Times New Roman"/>
          <w:sz w:val="24"/>
          <w:szCs w:val="24"/>
          <w:lang w:val="fr-FR"/>
        </w:rPr>
        <w:t>et à la philosophie, je veux dire à la critique.</w:t>
      </w:r>
    </w:p>
    <w:p w:rsidR="001C14E0" w:rsidRDefault="001C14E0" w:rsidP="0048056D">
      <w:pPr>
        <w:spacing w:before="120" w:after="12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Source : </w:t>
      </w:r>
      <w:hyperlink r:id="rId27" w:history="1">
        <w:r w:rsidRPr="00C27FE7">
          <w:rPr>
            <w:rStyle w:val="Lienhypertexte"/>
            <w:rFonts w:ascii="Times New Roman" w:hAnsi="Times New Roman" w:cs="Times New Roman"/>
            <w:sz w:val="24"/>
            <w:szCs w:val="24"/>
            <w:lang w:val="fr-FR"/>
          </w:rPr>
          <w:t>https://camerounpressagency.com/l’évoloution-de-la-scène-musicale-camerounise-un-regard-sur-le-passe-lepresent-et-l’avenir</w:t>
        </w:r>
      </w:hyperlink>
      <w:r>
        <w:rPr>
          <w:rFonts w:ascii="Times New Roman" w:hAnsi="Times New Roman" w:cs="Times New Roman"/>
          <w:sz w:val="24"/>
          <w:szCs w:val="24"/>
          <w:lang w:val="fr-FR"/>
        </w:rPr>
        <w:t xml:space="preserve">, consulté le 03 octobre 2025     </w:t>
      </w:r>
      <w:hyperlink r:id="rId28" w:history="1">
        <w:r w:rsidR="0048056D" w:rsidRPr="00D850A8">
          <w:rPr>
            <w:rStyle w:val="Lienhypertexte"/>
            <w:rFonts w:ascii="Times New Roman" w:hAnsi="Times New Roman" w:cs="Times New Roman"/>
            <w:sz w:val="24"/>
            <w:szCs w:val="24"/>
            <w:lang w:val="fr-FR"/>
          </w:rPr>
          <w:t>https://Jounales.openedition.org/ethnomusiologie/5178</w:t>
        </w:r>
      </w:hyperlink>
    </w:p>
    <w:p w:rsidR="00E67F78" w:rsidRPr="00906FC8" w:rsidRDefault="0013276D" w:rsidP="00A4795C">
      <w:pPr>
        <w:pStyle w:val="Titre3"/>
        <w:rPr>
          <w:lang w:val="fr-FR"/>
        </w:rPr>
      </w:pPr>
      <w:bookmarkStart w:id="50" w:name="_Toc213138586"/>
      <w:bookmarkStart w:id="51" w:name="_Toc214181613"/>
      <w:r>
        <w:rPr>
          <w:lang w:val="fr-FR"/>
        </w:rPr>
        <w:t>II</w:t>
      </w:r>
      <w:r w:rsidR="00514E6A">
        <w:rPr>
          <w:lang w:val="fr-FR"/>
        </w:rPr>
        <w:t>.1</w:t>
      </w:r>
      <w:r w:rsidR="00A4795C">
        <w:rPr>
          <w:lang w:val="fr-FR"/>
        </w:rPr>
        <w:t xml:space="preserve">. </w:t>
      </w:r>
      <w:r w:rsidR="00D96E87" w:rsidRPr="00906FC8">
        <w:rPr>
          <w:lang w:val="fr-FR"/>
        </w:rPr>
        <w:t>Evolution</w:t>
      </w:r>
      <w:bookmarkEnd w:id="50"/>
      <w:bookmarkEnd w:id="51"/>
    </w:p>
    <w:p w:rsidR="002900F8" w:rsidRPr="00906FC8" w:rsidRDefault="00E67F78"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Nous partons du simple cercle de danse claquant et trépignant, à des formes plus développées mais progressives. Peu à peu, les deux mains jointes, les épaules secouées et le dos cassé, trépignant peu le sol. Tout ceci remplacera le trépignement et claquement des mains absolus, remarqués au cercle de projection, sachant que ces derniers (mains-pieds) constituaient en même temps les seuls instruments de musique. Plus tard, nous assisterons à l’introduction des tams-tams, tambours, xylophones (balafons), castagnettes, airain, guitare sèche et ainsi que tous les instruments de musique à percussion, à cordes et à vent comme nous le voyons aujourd’hui.</w:t>
      </w:r>
      <w:r w:rsidR="002900F8" w:rsidRPr="00906FC8">
        <w:rPr>
          <w:rFonts w:ascii="Times New Roman" w:hAnsi="Times New Roman" w:cs="Times New Roman"/>
          <w:sz w:val="24"/>
          <w:szCs w:val="24"/>
          <w:lang w:val="fr-FR"/>
        </w:rPr>
        <w:t xml:space="preserve"> Au fil du temps, le </w:t>
      </w:r>
      <w:proofErr w:type="spellStart"/>
      <w:r w:rsidR="002900F8" w:rsidRPr="00906FC8">
        <w:rPr>
          <w:rFonts w:ascii="Times New Roman" w:hAnsi="Times New Roman" w:cs="Times New Roman"/>
          <w:sz w:val="24"/>
          <w:szCs w:val="24"/>
          <w:lang w:val="fr-FR"/>
        </w:rPr>
        <w:t>bikutsi</w:t>
      </w:r>
      <w:proofErr w:type="spellEnd"/>
      <w:r w:rsidR="002900F8" w:rsidRPr="00906FC8">
        <w:rPr>
          <w:rFonts w:ascii="Times New Roman" w:hAnsi="Times New Roman" w:cs="Times New Roman"/>
          <w:sz w:val="24"/>
          <w:szCs w:val="24"/>
          <w:lang w:val="fr-FR"/>
        </w:rPr>
        <w:t xml:space="preserve"> s’est adapté aux évolutions sociales et technologiques, intégrant des instruments modernes et des influences extérieures, tout en restant fidèle à ses racines. La première grande transformation survient dans les années 60, après l’indépendance du Cameroun. L’influence de la rumba congolaise et de la musique des grandes figures africaines comme Franco et </w:t>
      </w:r>
      <w:proofErr w:type="spellStart"/>
      <w:r w:rsidR="002900F8" w:rsidRPr="00906FC8">
        <w:rPr>
          <w:rFonts w:ascii="Times New Roman" w:hAnsi="Times New Roman" w:cs="Times New Roman"/>
          <w:sz w:val="24"/>
          <w:szCs w:val="24"/>
          <w:lang w:val="fr-FR"/>
        </w:rPr>
        <w:t>Tabu</w:t>
      </w:r>
      <w:proofErr w:type="spellEnd"/>
      <w:r w:rsidR="002900F8" w:rsidRPr="00906FC8">
        <w:rPr>
          <w:rFonts w:ascii="Times New Roman" w:hAnsi="Times New Roman" w:cs="Times New Roman"/>
          <w:sz w:val="24"/>
          <w:szCs w:val="24"/>
          <w:lang w:val="fr-FR"/>
        </w:rPr>
        <w:t xml:space="preserve"> </w:t>
      </w:r>
      <w:proofErr w:type="spellStart"/>
      <w:r w:rsidR="002900F8" w:rsidRPr="00906FC8">
        <w:rPr>
          <w:rFonts w:ascii="Times New Roman" w:hAnsi="Times New Roman" w:cs="Times New Roman"/>
          <w:sz w:val="24"/>
          <w:szCs w:val="24"/>
          <w:lang w:val="fr-FR"/>
        </w:rPr>
        <w:t>Ley</w:t>
      </w:r>
      <w:proofErr w:type="spellEnd"/>
      <w:r w:rsidR="002900F8" w:rsidRPr="00906FC8">
        <w:rPr>
          <w:rFonts w:ascii="Times New Roman" w:hAnsi="Times New Roman" w:cs="Times New Roman"/>
          <w:sz w:val="24"/>
          <w:szCs w:val="24"/>
          <w:lang w:val="fr-FR"/>
        </w:rPr>
        <w:t xml:space="preserve"> se fait sentir. Mais c’est dans les années 70, avec l’orchestre Los </w:t>
      </w:r>
      <w:proofErr w:type="spellStart"/>
      <w:r w:rsidR="002900F8" w:rsidRPr="00906FC8">
        <w:rPr>
          <w:rFonts w:ascii="Times New Roman" w:hAnsi="Times New Roman" w:cs="Times New Roman"/>
          <w:sz w:val="24"/>
          <w:szCs w:val="24"/>
          <w:lang w:val="fr-FR"/>
        </w:rPr>
        <w:t>Camaroes</w:t>
      </w:r>
      <w:proofErr w:type="spellEnd"/>
      <w:r w:rsidR="002900F8" w:rsidRPr="00906FC8">
        <w:rPr>
          <w:rFonts w:ascii="Times New Roman" w:hAnsi="Times New Roman" w:cs="Times New Roman"/>
          <w:sz w:val="24"/>
          <w:szCs w:val="24"/>
          <w:lang w:val="fr-FR"/>
        </w:rPr>
        <w:t xml:space="preserve"> et des musiciens comme </w:t>
      </w:r>
      <w:proofErr w:type="spellStart"/>
      <w:r w:rsidR="002900F8" w:rsidRPr="00906FC8">
        <w:rPr>
          <w:rFonts w:ascii="Times New Roman" w:hAnsi="Times New Roman" w:cs="Times New Roman"/>
          <w:sz w:val="24"/>
          <w:szCs w:val="24"/>
          <w:lang w:val="fr-FR"/>
        </w:rPr>
        <w:t>Messi</w:t>
      </w:r>
      <w:proofErr w:type="spellEnd"/>
      <w:r w:rsidR="002900F8" w:rsidRPr="00906FC8">
        <w:rPr>
          <w:rFonts w:ascii="Times New Roman" w:hAnsi="Times New Roman" w:cs="Times New Roman"/>
          <w:sz w:val="24"/>
          <w:szCs w:val="24"/>
          <w:lang w:val="fr-FR"/>
        </w:rPr>
        <w:t xml:space="preserve"> Martin</w:t>
      </w:r>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A65D26">
        <w:rPr>
          <w:rFonts w:ascii="Times New Roman" w:hAnsi="Times New Roman" w:cs="Times New Roman"/>
          <w:sz w:val="24"/>
          <w:szCs w:val="24"/>
          <w:lang w:val="fr-FR"/>
        </w:rPr>
        <w:instrText>Messi Martin</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002900F8" w:rsidRPr="00906FC8">
        <w:rPr>
          <w:rFonts w:ascii="Times New Roman" w:hAnsi="Times New Roman" w:cs="Times New Roman"/>
          <w:sz w:val="24"/>
          <w:szCs w:val="24"/>
          <w:lang w:val="fr-FR"/>
        </w:rPr>
        <w:t xml:space="preserve">, que le </w:t>
      </w:r>
      <w:proofErr w:type="spellStart"/>
      <w:r w:rsidR="002900F8" w:rsidRPr="00906FC8">
        <w:rPr>
          <w:rFonts w:ascii="Times New Roman" w:hAnsi="Times New Roman" w:cs="Times New Roman"/>
          <w:sz w:val="24"/>
          <w:szCs w:val="24"/>
          <w:lang w:val="fr-FR"/>
        </w:rPr>
        <w:t>bikutsi</w:t>
      </w:r>
      <w:proofErr w:type="spellEnd"/>
      <w:r w:rsidR="002900F8" w:rsidRPr="00906FC8">
        <w:rPr>
          <w:rFonts w:ascii="Times New Roman" w:hAnsi="Times New Roman" w:cs="Times New Roman"/>
          <w:sz w:val="24"/>
          <w:szCs w:val="24"/>
          <w:lang w:val="fr-FR"/>
        </w:rPr>
        <w:t xml:space="preserve"> commence à prendre une nouvelle forme. Ce dernier introduit la fameuse "guitare-balafon", un mariage ingénieux entre la guitare électrique et le son traditionnel du balafon, créant ainsi une texture sonore unique qui va propulser le genre dans une ère moderne.</w:t>
      </w:r>
    </w:p>
    <w:p w:rsidR="002900F8" w:rsidRPr="00906FC8" w:rsidRDefault="002900F8"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Dans les années 80,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s’affirme comme une alternative à d’autres genres populaires comme le </w:t>
      </w:r>
      <w:proofErr w:type="spellStart"/>
      <w:r w:rsidRPr="00906FC8">
        <w:rPr>
          <w:rFonts w:ascii="Times New Roman" w:hAnsi="Times New Roman" w:cs="Times New Roman"/>
          <w:sz w:val="24"/>
          <w:szCs w:val="24"/>
          <w:lang w:val="fr-FR"/>
        </w:rPr>
        <w:t>makossa</w:t>
      </w:r>
      <w:proofErr w:type="spellEnd"/>
      <w:r w:rsidRPr="00906FC8">
        <w:rPr>
          <w:rFonts w:ascii="Times New Roman" w:hAnsi="Times New Roman" w:cs="Times New Roman"/>
          <w:sz w:val="24"/>
          <w:szCs w:val="24"/>
          <w:lang w:val="fr-FR"/>
        </w:rPr>
        <w:t xml:space="preserve">, avec des groupes emblématiques comme Les Grands Esprits, </w:t>
      </w:r>
      <w:proofErr w:type="spellStart"/>
      <w:r w:rsidRPr="00906FC8">
        <w:rPr>
          <w:rFonts w:ascii="Times New Roman" w:hAnsi="Times New Roman" w:cs="Times New Roman"/>
          <w:sz w:val="24"/>
          <w:szCs w:val="24"/>
          <w:lang w:val="fr-FR"/>
        </w:rPr>
        <w:t>Mekongo</w:t>
      </w:r>
      <w:proofErr w:type="spellEnd"/>
      <w:r w:rsidRPr="00906FC8">
        <w:rPr>
          <w:rFonts w:ascii="Times New Roman" w:hAnsi="Times New Roman" w:cs="Times New Roman"/>
          <w:sz w:val="24"/>
          <w:szCs w:val="24"/>
          <w:lang w:val="fr-FR"/>
        </w:rPr>
        <w:t xml:space="preserve"> Président, et surtout Les Vétérans. C’est à cette époque que des artistes comme Anne-Marie </w:t>
      </w:r>
      <w:proofErr w:type="spellStart"/>
      <w:r w:rsidRPr="00906FC8">
        <w:rPr>
          <w:rFonts w:ascii="Times New Roman" w:hAnsi="Times New Roman" w:cs="Times New Roman"/>
          <w:sz w:val="24"/>
          <w:szCs w:val="24"/>
          <w:lang w:val="fr-FR"/>
        </w:rPr>
        <w:t>Nzié</w:t>
      </w:r>
      <w:proofErr w:type="spellEnd"/>
      <w:r w:rsidRPr="00906FC8">
        <w:rPr>
          <w:rFonts w:ascii="Times New Roman" w:hAnsi="Times New Roman" w:cs="Times New Roman"/>
          <w:sz w:val="24"/>
          <w:szCs w:val="24"/>
          <w:lang w:val="fr-FR"/>
        </w:rPr>
        <w:t xml:space="preserve"> et Mama </w:t>
      </w:r>
      <w:proofErr w:type="spellStart"/>
      <w:r w:rsidRPr="00906FC8">
        <w:rPr>
          <w:rFonts w:ascii="Times New Roman" w:hAnsi="Times New Roman" w:cs="Times New Roman"/>
          <w:sz w:val="24"/>
          <w:szCs w:val="24"/>
          <w:lang w:val="fr-FR"/>
        </w:rPr>
        <w:t>Ohandja</w:t>
      </w:r>
      <w:proofErr w:type="spellEnd"/>
      <w:r w:rsidRPr="00906FC8">
        <w:rPr>
          <w:rFonts w:ascii="Times New Roman" w:hAnsi="Times New Roman" w:cs="Times New Roman"/>
          <w:sz w:val="24"/>
          <w:szCs w:val="24"/>
          <w:lang w:val="fr-FR"/>
        </w:rPr>
        <w:t xml:space="preserve"> participent activement à la structuration de la scène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Anne-Marie </w:t>
      </w:r>
      <w:proofErr w:type="spellStart"/>
      <w:r w:rsidRPr="00906FC8">
        <w:rPr>
          <w:rFonts w:ascii="Times New Roman" w:hAnsi="Times New Roman" w:cs="Times New Roman"/>
          <w:sz w:val="24"/>
          <w:szCs w:val="24"/>
          <w:lang w:val="fr-FR"/>
        </w:rPr>
        <w:t>Nzié</w:t>
      </w:r>
      <w:proofErr w:type="spellEnd"/>
      <w:r w:rsidRPr="00906FC8">
        <w:rPr>
          <w:rFonts w:ascii="Times New Roman" w:hAnsi="Times New Roman" w:cs="Times New Roman"/>
          <w:sz w:val="24"/>
          <w:szCs w:val="24"/>
          <w:lang w:val="fr-FR"/>
        </w:rPr>
        <w:t xml:space="preserve">, surnommée la "reine du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se distingue en apportant une dimension plus féminine au genre, tout en contribuant à son essor avec des titres populaires comme Liberté (Dieu Merci).</w:t>
      </w:r>
    </w:p>
    <w:p w:rsidR="002900F8" w:rsidRPr="00906FC8" w:rsidRDefault="002900F8"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lastRenderedPageBreak/>
        <w:t xml:space="preserve">Dans les années 80,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atteint une dimension internationale grâce à l’album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80 et aux Têtes Brûlées</w:t>
      </w:r>
      <w:r w:rsidR="00137669">
        <w:rPr>
          <w:rFonts w:ascii="Times New Roman" w:hAnsi="Times New Roman" w:cs="Times New Roman"/>
          <w:sz w:val="24"/>
          <w:szCs w:val="24"/>
          <w:lang w:val="fr-FR"/>
        </w:rPr>
        <w:fldChar w:fldCharType="begin"/>
      </w:r>
      <w:r w:rsidR="00137669" w:rsidRPr="00CA1ACD">
        <w:rPr>
          <w:lang w:val="fr-FR"/>
        </w:rPr>
        <w:instrText xml:space="preserve"> XE "</w:instrText>
      </w:r>
      <w:r w:rsidR="00137669" w:rsidRPr="001342CE">
        <w:rPr>
          <w:rFonts w:ascii="Times New Roman" w:hAnsi="Times New Roman" w:cs="Times New Roman"/>
          <w:sz w:val="24"/>
          <w:szCs w:val="24"/>
          <w:lang w:val="fr-FR"/>
        </w:rPr>
        <w:instrText>Têtes Brûlées</w:instrText>
      </w:r>
      <w:r w:rsidR="00137669" w:rsidRPr="00CA1ACD">
        <w:rPr>
          <w:lang w:val="fr-FR"/>
        </w:rPr>
        <w:instrText xml:space="preserve">" </w:instrText>
      </w:r>
      <w:r w:rsidR="00137669">
        <w:rPr>
          <w:rFonts w:ascii="Times New Roman" w:hAnsi="Times New Roman" w:cs="Times New Roman"/>
          <w:sz w:val="24"/>
          <w:szCs w:val="24"/>
          <w:lang w:val="fr-FR"/>
        </w:rPr>
        <w:fldChar w:fldCharType="end"/>
      </w:r>
      <w:r w:rsidRPr="00906FC8">
        <w:rPr>
          <w:rFonts w:ascii="Times New Roman" w:hAnsi="Times New Roman" w:cs="Times New Roman"/>
          <w:sz w:val="24"/>
          <w:szCs w:val="24"/>
          <w:lang w:val="fr-FR"/>
        </w:rPr>
        <w:t xml:space="preserve">. Ce groupe emblématique, avec le guitariste légendaire Zanzibar, va révolutionner le genre en le propulsant sur la scène internationale. Le groupe est repéré par Jean-Marie </w:t>
      </w:r>
      <w:proofErr w:type="spellStart"/>
      <w:r w:rsidRPr="00906FC8">
        <w:rPr>
          <w:rFonts w:ascii="Times New Roman" w:hAnsi="Times New Roman" w:cs="Times New Roman"/>
          <w:sz w:val="24"/>
          <w:szCs w:val="24"/>
          <w:lang w:val="fr-FR"/>
        </w:rPr>
        <w:t>Ahanda</w:t>
      </w:r>
      <w:proofErr w:type="spellEnd"/>
      <w:r w:rsidRPr="00906FC8">
        <w:rPr>
          <w:rFonts w:ascii="Times New Roman" w:hAnsi="Times New Roman" w:cs="Times New Roman"/>
          <w:sz w:val="24"/>
          <w:szCs w:val="24"/>
          <w:lang w:val="fr-FR"/>
        </w:rPr>
        <w:t xml:space="preserve"> et soutenu par le concours Découvertes RFI en 1987, ce qui leur permet de se produire en Europe et de faire connaître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au-delà des frontières camerounaises. L’album Man No </w:t>
      </w:r>
      <w:proofErr w:type="spellStart"/>
      <w:r w:rsidRPr="00906FC8">
        <w:rPr>
          <w:rFonts w:ascii="Times New Roman" w:hAnsi="Times New Roman" w:cs="Times New Roman"/>
          <w:sz w:val="24"/>
          <w:szCs w:val="24"/>
          <w:lang w:val="fr-FR"/>
        </w:rPr>
        <w:t>Run</w:t>
      </w:r>
      <w:proofErr w:type="spellEnd"/>
      <w:r w:rsidRPr="00906FC8">
        <w:rPr>
          <w:rFonts w:ascii="Times New Roman" w:hAnsi="Times New Roman" w:cs="Times New Roman"/>
          <w:sz w:val="24"/>
          <w:szCs w:val="24"/>
          <w:lang w:val="fr-FR"/>
        </w:rPr>
        <w:t xml:space="preserve">, un documentaire réalisé par la cinéaste Claire Denis, témoigne de l’impact de ce groupe, qui s’impose comme l’ambassadeur du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à travers le monde.</w:t>
      </w:r>
    </w:p>
    <w:p w:rsidR="002900F8" w:rsidRPr="00906FC8" w:rsidRDefault="002900F8"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L’influence de ces pionniers ne s’arrête pas aux frontières du Cameroun.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a su séduire des artistes internationaux comme Paul Simon, qui s’est inspiré de ses rythmes pour son album The </w:t>
      </w:r>
      <w:proofErr w:type="spellStart"/>
      <w:r w:rsidRPr="00906FC8">
        <w:rPr>
          <w:rFonts w:ascii="Times New Roman" w:hAnsi="Times New Roman" w:cs="Times New Roman"/>
          <w:sz w:val="24"/>
          <w:szCs w:val="24"/>
          <w:lang w:val="fr-FR"/>
        </w:rPr>
        <w:t>Rhythm</w:t>
      </w:r>
      <w:proofErr w:type="spellEnd"/>
      <w:r w:rsidRPr="00906FC8">
        <w:rPr>
          <w:rFonts w:ascii="Times New Roman" w:hAnsi="Times New Roman" w:cs="Times New Roman"/>
          <w:sz w:val="24"/>
          <w:szCs w:val="24"/>
          <w:lang w:val="fr-FR"/>
        </w:rPr>
        <w:t xml:space="preserve"> of The Saints en 1990, ou encore le violoncelliste Vincent </w:t>
      </w:r>
      <w:proofErr w:type="spellStart"/>
      <w:r w:rsidRPr="00906FC8">
        <w:rPr>
          <w:rFonts w:ascii="Times New Roman" w:hAnsi="Times New Roman" w:cs="Times New Roman"/>
          <w:sz w:val="24"/>
          <w:szCs w:val="24"/>
          <w:lang w:val="fr-FR"/>
        </w:rPr>
        <w:t>Ségal</w:t>
      </w:r>
      <w:proofErr w:type="spellEnd"/>
      <w:r w:rsidRPr="00906FC8">
        <w:rPr>
          <w:rFonts w:ascii="Times New Roman" w:hAnsi="Times New Roman" w:cs="Times New Roman"/>
          <w:sz w:val="24"/>
          <w:szCs w:val="24"/>
          <w:lang w:val="fr-FR"/>
        </w:rPr>
        <w:t xml:space="preserve">, qui a été marqué par sa rencontre avec les musiciens camerounais. De cette collaboration est née une admiration mutuelle, prouvant que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bien que profondément camerounais, est un genre aux échos universels.</w:t>
      </w:r>
    </w:p>
    <w:p w:rsidR="002900F8" w:rsidRPr="00906FC8" w:rsidRDefault="002900F8" w:rsidP="0048056D">
      <w:pPr>
        <w:spacing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Depuis quelques années les distinctions les plus élevées sont ravies par les artistes musiciens du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Ces derniers sont adulés par toutes les foules. Il est souhaitable que les artistes musiciens du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se mettent davantage au travail afin de se maintenir au sommet car « il est plus facile d’y arriver, mais s’y maintenir est tout autre chose »</w:t>
      </w:r>
      <w:r w:rsidR="00D4300D" w:rsidRPr="00906FC8">
        <w:rPr>
          <w:rFonts w:ascii="Times New Roman" w:hAnsi="Times New Roman" w:cs="Times New Roman"/>
          <w:sz w:val="24"/>
          <w:szCs w:val="24"/>
          <w:lang w:val="fr-FR"/>
        </w:rPr>
        <w:t>.</w:t>
      </w:r>
      <w:r w:rsidRPr="00906FC8">
        <w:rPr>
          <w:rFonts w:ascii="Times New Roman" w:hAnsi="Times New Roman" w:cs="Times New Roman"/>
          <w:sz w:val="24"/>
          <w:szCs w:val="24"/>
          <w:lang w:val="fr-FR"/>
        </w:rPr>
        <w:t xml:space="preserve"> Ensuite ce </w:t>
      </w:r>
      <w:r w:rsidR="00D4300D" w:rsidRPr="00906FC8">
        <w:rPr>
          <w:rFonts w:ascii="Times New Roman" w:hAnsi="Times New Roman" w:cs="Times New Roman"/>
          <w:sz w:val="24"/>
          <w:szCs w:val="24"/>
          <w:lang w:val="fr-FR"/>
        </w:rPr>
        <w:t xml:space="preserve">modèle émotionnel et méthodologique </w:t>
      </w:r>
      <w:r w:rsidRPr="00906FC8">
        <w:rPr>
          <w:rFonts w:ascii="Times New Roman" w:hAnsi="Times New Roman" w:cs="Times New Roman"/>
          <w:sz w:val="24"/>
          <w:szCs w:val="24"/>
          <w:lang w:val="fr-FR"/>
        </w:rPr>
        <w:t>est devenu traditionnel. Ici, on pouvait composer des pièces plus savamment et ceci pratiquement pour toutes les couches sociales Fang-</w:t>
      </w:r>
      <w:proofErr w:type="spellStart"/>
      <w:r w:rsidRPr="00906FC8">
        <w:rPr>
          <w:rFonts w:ascii="Times New Roman" w:hAnsi="Times New Roman" w:cs="Times New Roman"/>
          <w:sz w:val="24"/>
          <w:szCs w:val="24"/>
          <w:lang w:val="fr-FR"/>
        </w:rPr>
        <w:t>Beti</w:t>
      </w:r>
      <w:proofErr w:type="spellEnd"/>
      <w:r w:rsidRPr="00906FC8">
        <w:rPr>
          <w:rFonts w:ascii="Times New Roman" w:hAnsi="Times New Roman" w:cs="Times New Roman"/>
          <w:sz w:val="24"/>
          <w:szCs w:val="24"/>
          <w:lang w:val="fr-FR"/>
        </w:rPr>
        <w:t xml:space="preserve">. De nos jours, le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est moderne et joué par tout</w:t>
      </w:r>
      <w:r w:rsidR="00D4300D" w:rsidRPr="00906FC8">
        <w:rPr>
          <w:rFonts w:ascii="Times New Roman" w:hAnsi="Times New Roman" w:cs="Times New Roman"/>
          <w:sz w:val="24"/>
          <w:szCs w:val="24"/>
          <w:lang w:val="fr-FR"/>
        </w:rPr>
        <w:t xml:space="preserve">es les tribus et </w:t>
      </w:r>
      <w:r w:rsidRPr="00906FC8">
        <w:rPr>
          <w:rFonts w:ascii="Times New Roman" w:hAnsi="Times New Roman" w:cs="Times New Roman"/>
          <w:sz w:val="24"/>
          <w:szCs w:val="24"/>
          <w:lang w:val="fr-FR"/>
        </w:rPr>
        <w:t>toutes les races.</w:t>
      </w:r>
      <w:r w:rsidR="00D4300D" w:rsidRPr="00906FC8">
        <w:rPr>
          <w:rFonts w:ascii="Times New Roman" w:hAnsi="Times New Roman" w:cs="Times New Roman"/>
          <w:sz w:val="24"/>
          <w:szCs w:val="24"/>
          <w:lang w:val="fr-FR"/>
        </w:rPr>
        <w:t xml:space="preserve"> Le </w:t>
      </w:r>
      <w:proofErr w:type="spellStart"/>
      <w:r w:rsidR="00D4300D" w:rsidRPr="00906FC8">
        <w:rPr>
          <w:rFonts w:ascii="Times New Roman" w:hAnsi="Times New Roman" w:cs="Times New Roman"/>
          <w:sz w:val="24"/>
          <w:szCs w:val="24"/>
          <w:lang w:val="fr-FR"/>
        </w:rPr>
        <w:t>Bikutsi</w:t>
      </w:r>
      <w:proofErr w:type="spellEnd"/>
      <w:r w:rsidR="00D4300D" w:rsidRPr="00906FC8">
        <w:rPr>
          <w:rFonts w:ascii="Times New Roman" w:hAnsi="Times New Roman" w:cs="Times New Roman"/>
          <w:sz w:val="24"/>
          <w:szCs w:val="24"/>
          <w:lang w:val="fr-FR"/>
        </w:rPr>
        <w:t xml:space="preserve"> a donné aux femmes qui n’avaient pas de parole une forme d’expression, c’est le « chant-parlé ». Nous comprenons que le </w:t>
      </w:r>
      <w:proofErr w:type="spellStart"/>
      <w:r w:rsidR="00D4300D" w:rsidRPr="00906FC8">
        <w:rPr>
          <w:rFonts w:ascii="Times New Roman" w:hAnsi="Times New Roman" w:cs="Times New Roman"/>
          <w:sz w:val="24"/>
          <w:szCs w:val="24"/>
          <w:lang w:val="fr-FR"/>
        </w:rPr>
        <w:t>Bikutsi</w:t>
      </w:r>
      <w:proofErr w:type="spellEnd"/>
      <w:r w:rsidR="00D4300D" w:rsidRPr="00906FC8">
        <w:rPr>
          <w:rFonts w:ascii="Times New Roman" w:hAnsi="Times New Roman" w:cs="Times New Roman"/>
          <w:sz w:val="24"/>
          <w:szCs w:val="24"/>
          <w:lang w:val="fr-FR"/>
        </w:rPr>
        <w:t xml:space="preserve"> est donc poétique, parce que nous avons là d’espèce de relation entre les mots chantés et des situations vécues, entre les objets et la nature. C’est pour cette raison même que l’artiste camerounaise K-Tino défendra bec et ongles son verbe. Elle refusait qu’on la traita de coprolalique ou d’ordurière. Elle déclara « Je fais de la poésie et ce n’est pas de la sauvagerie ».</w:t>
      </w:r>
    </w:p>
    <w:p w:rsidR="0048056D" w:rsidRDefault="002900F8" w:rsidP="0048056D">
      <w:pPr>
        <w:spacing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Du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traditionnel des forêts camerounaises à sa version moderne, enrichie de sonorités électriques et influencée par la scène internationale, ce genre musical témoigne de la richesse culturelle du Cameroun et de l’ingéniosité de ses artistes, qui ont su faire évoluer un patrimoine sans en altérer l’essence.</w:t>
      </w:r>
    </w:p>
    <w:p w:rsidR="00E97DAC" w:rsidRPr="00906FC8" w:rsidRDefault="00E97DAC" w:rsidP="0048056D">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Source : </w:t>
      </w:r>
      <w:r w:rsidRPr="00E97DAC">
        <w:rPr>
          <w:rFonts w:ascii="Times New Roman" w:hAnsi="Times New Roman" w:cs="Times New Roman"/>
          <w:sz w:val="24"/>
          <w:szCs w:val="24"/>
          <w:lang w:val="fr-FR"/>
        </w:rPr>
        <w:t>https://esmaparis1.com/2022/05/19/bikutsi-aux-origines-dune-musique-feministe/ consulté 04 novembre 2025</w:t>
      </w:r>
    </w:p>
    <w:p w:rsidR="00746D35" w:rsidRPr="00906FC8" w:rsidRDefault="0013276D" w:rsidP="00A4795C">
      <w:pPr>
        <w:pStyle w:val="Titre3"/>
        <w:rPr>
          <w:lang w:val="fr-FR"/>
        </w:rPr>
      </w:pPr>
      <w:bookmarkStart w:id="52" w:name="_Toc213138587"/>
      <w:bookmarkStart w:id="53" w:name="_Toc214181614"/>
      <w:r>
        <w:rPr>
          <w:lang w:val="fr-FR"/>
        </w:rPr>
        <w:t>II</w:t>
      </w:r>
      <w:r w:rsidR="00514E6A">
        <w:rPr>
          <w:lang w:val="fr-FR"/>
        </w:rPr>
        <w:t>.2</w:t>
      </w:r>
      <w:r w:rsidR="00A4795C">
        <w:rPr>
          <w:lang w:val="fr-FR"/>
        </w:rPr>
        <w:t xml:space="preserve">. </w:t>
      </w:r>
      <w:bookmarkEnd w:id="52"/>
      <w:r w:rsidR="00163833">
        <w:rPr>
          <w:lang w:val="fr-FR"/>
        </w:rPr>
        <w:t>Particularités</w:t>
      </w:r>
      <w:bookmarkEnd w:id="53"/>
    </w:p>
    <w:p w:rsidR="00B20B61" w:rsidRPr="00B20B61" w:rsidRDefault="00C92E8C" w:rsidP="00B20B61">
      <w:pPr>
        <w:spacing w:before="120" w:after="120" w:line="360" w:lineRule="auto"/>
        <w:ind w:firstLine="567"/>
        <w:jc w:val="both"/>
        <w:rPr>
          <w:rFonts w:ascii="Times New Roman" w:hAnsi="Times New Roman" w:cs="Times New Roman"/>
          <w:sz w:val="24"/>
          <w:szCs w:val="24"/>
          <w:lang w:val="fr-CM"/>
        </w:rPr>
      </w:pPr>
      <w:r w:rsidRPr="00906FC8">
        <w:rPr>
          <w:rFonts w:ascii="Times New Roman" w:hAnsi="Times New Roman" w:cs="Times New Roman"/>
          <w:sz w:val="24"/>
          <w:szCs w:val="24"/>
          <w:lang w:val="fr-CM"/>
        </w:rPr>
        <w:t xml:space="preserve">Ce </w:t>
      </w:r>
      <w:r w:rsidRPr="009C617E">
        <w:rPr>
          <w:rFonts w:ascii="Times New Roman" w:hAnsi="Times New Roman" w:cs="Times New Roman"/>
          <w:sz w:val="24"/>
          <w:szCs w:val="24"/>
          <w:lang w:val="fr-FR"/>
        </w:rPr>
        <w:t>rythme</w:t>
      </w:r>
      <w:r w:rsidRPr="00906FC8">
        <w:rPr>
          <w:rFonts w:ascii="Times New Roman" w:hAnsi="Times New Roman" w:cs="Times New Roman"/>
          <w:sz w:val="24"/>
          <w:szCs w:val="24"/>
          <w:lang w:val="fr-CM"/>
        </w:rPr>
        <w:t xml:space="preserve"> est caractérisé par sa tonalité, ses</w:t>
      </w:r>
      <w:r w:rsidR="008F6EDC" w:rsidRPr="00906FC8">
        <w:rPr>
          <w:rFonts w:ascii="Times New Roman" w:hAnsi="Times New Roman" w:cs="Times New Roman"/>
          <w:sz w:val="24"/>
          <w:szCs w:val="24"/>
          <w:lang w:val="fr-CM"/>
        </w:rPr>
        <w:t xml:space="preserve"> pas de danse, le rythme, ses instruments et son énergie.</w:t>
      </w:r>
      <w:r w:rsidR="00B20B61">
        <w:rPr>
          <w:rFonts w:ascii="Times New Roman" w:hAnsi="Times New Roman" w:cs="Times New Roman"/>
          <w:sz w:val="24"/>
          <w:szCs w:val="24"/>
          <w:lang w:val="fr-CM"/>
        </w:rPr>
        <w:t xml:space="preserve"> </w:t>
      </w:r>
      <w:r w:rsidR="00B20B61" w:rsidRPr="00B20B61">
        <w:rPr>
          <w:rFonts w:ascii="Times New Roman" w:hAnsi="Times New Roman" w:cs="Times New Roman"/>
          <w:sz w:val="24"/>
          <w:szCs w:val="24"/>
          <w:lang w:val="fr-CM"/>
        </w:rPr>
        <w:t xml:space="preserve">Le </w:t>
      </w:r>
      <w:proofErr w:type="spellStart"/>
      <w:r w:rsidR="00B20B61" w:rsidRPr="00B20B61">
        <w:rPr>
          <w:rFonts w:ascii="Times New Roman" w:hAnsi="Times New Roman" w:cs="Times New Roman"/>
          <w:sz w:val="24"/>
          <w:szCs w:val="24"/>
          <w:lang w:val="fr-CM"/>
        </w:rPr>
        <w:t>Bikutsi</w:t>
      </w:r>
      <w:proofErr w:type="spellEnd"/>
      <w:r w:rsidR="00B20B61" w:rsidRPr="00B20B61">
        <w:rPr>
          <w:rFonts w:ascii="Times New Roman" w:hAnsi="Times New Roman" w:cs="Times New Roman"/>
          <w:sz w:val="24"/>
          <w:szCs w:val="24"/>
          <w:lang w:val="fr-CM"/>
        </w:rPr>
        <w:t xml:space="preserve"> se joue généralement en rythme ternaire rapide (souvent 6/8), avec une pulsation percussive très entraînante.</w:t>
      </w:r>
      <w:r w:rsidR="00B20B61">
        <w:rPr>
          <w:rFonts w:ascii="Times New Roman" w:hAnsi="Times New Roman" w:cs="Times New Roman"/>
          <w:sz w:val="24"/>
          <w:szCs w:val="24"/>
          <w:lang w:val="fr-CM"/>
        </w:rPr>
        <w:t xml:space="preserve"> </w:t>
      </w:r>
      <w:r w:rsidR="00B20B61" w:rsidRPr="00B20B61">
        <w:rPr>
          <w:rFonts w:ascii="Times New Roman" w:hAnsi="Times New Roman" w:cs="Times New Roman"/>
          <w:sz w:val="24"/>
          <w:szCs w:val="24"/>
          <w:lang w:val="fr-CM"/>
        </w:rPr>
        <w:t>Il est étroitement lié à la danse : les battements de pieds, les hanches et le torse sont sollicités avec intensité.</w:t>
      </w:r>
    </w:p>
    <w:p w:rsidR="002900F8" w:rsidRDefault="00B20B61" w:rsidP="00B20B61">
      <w:pPr>
        <w:spacing w:before="120" w:after="120" w:line="360" w:lineRule="auto"/>
        <w:jc w:val="both"/>
        <w:rPr>
          <w:rFonts w:ascii="Times New Roman" w:hAnsi="Times New Roman" w:cs="Times New Roman"/>
          <w:sz w:val="24"/>
          <w:szCs w:val="24"/>
          <w:lang w:val="fr-CM"/>
        </w:rPr>
      </w:pPr>
      <w:r w:rsidRPr="00423459">
        <w:rPr>
          <w:rFonts w:ascii="Times New Roman" w:hAnsi="Times New Roman" w:cs="Times New Roman"/>
          <w:b/>
          <w:sz w:val="24"/>
          <w:szCs w:val="24"/>
          <w:lang w:val="fr-CM"/>
        </w:rPr>
        <w:t xml:space="preserve"> </w:t>
      </w:r>
      <w:r w:rsidR="007E052E" w:rsidRPr="00423459">
        <w:rPr>
          <w:rFonts w:ascii="Times New Roman" w:hAnsi="Times New Roman" w:cs="Times New Roman"/>
          <w:b/>
          <w:sz w:val="24"/>
          <w:szCs w:val="24"/>
        </w:rPr>
        <w:t>Source</w:t>
      </w:r>
      <w:r w:rsidR="007E052E" w:rsidRPr="00B20B61">
        <w:rPr>
          <w:rFonts w:ascii="Times New Roman" w:hAnsi="Times New Roman" w:cs="Times New Roman"/>
          <w:sz w:val="24"/>
          <w:szCs w:val="24"/>
        </w:rPr>
        <w:t>:</w:t>
      </w:r>
      <w:r w:rsidRPr="00B20B61">
        <w:rPr>
          <w:rFonts w:ascii="Times New Roman" w:hAnsi="Times New Roman" w:cs="Times New Roman"/>
          <w:sz w:val="24"/>
          <w:szCs w:val="24"/>
        </w:rPr>
        <w:t xml:space="preserve"> </w:t>
      </w:r>
      <w:proofErr w:type="spellStart"/>
      <w:r w:rsidRPr="00B20B61">
        <w:rPr>
          <w:rFonts w:ascii="Times New Roman" w:hAnsi="Times New Roman" w:cs="Times New Roman"/>
          <w:sz w:val="24"/>
          <w:szCs w:val="24"/>
        </w:rPr>
        <w:t>Ateh</w:t>
      </w:r>
      <w:proofErr w:type="spellEnd"/>
      <w:r w:rsidRPr="00B20B61">
        <w:rPr>
          <w:rFonts w:ascii="Times New Roman" w:hAnsi="Times New Roman" w:cs="Times New Roman"/>
          <w:sz w:val="24"/>
          <w:szCs w:val="24"/>
        </w:rPr>
        <w:t xml:space="preserve">, L. (2011). The Transformation of </w:t>
      </w:r>
      <w:proofErr w:type="spellStart"/>
      <w:r w:rsidRPr="00B20B61">
        <w:rPr>
          <w:rFonts w:ascii="Times New Roman" w:hAnsi="Times New Roman" w:cs="Times New Roman"/>
          <w:sz w:val="24"/>
          <w:szCs w:val="24"/>
        </w:rPr>
        <w:t>Bikutsi</w:t>
      </w:r>
      <w:proofErr w:type="spellEnd"/>
      <w:r w:rsidRPr="00B20B61">
        <w:rPr>
          <w:rFonts w:ascii="Times New Roman" w:hAnsi="Times New Roman" w:cs="Times New Roman"/>
          <w:sz w:val="24"/>
          <w:szCs w:val="24"/>
        </w:rPr>
        <w:t xml:space="preserve"> Music in Cameroon. </w:t>
      </w:r>
      <w:proofErr w:type="spellStart"/>
      <w:r w:rsidRPr="00B20B61">
        <w:rPr>
          <w:rFonts w:ascii="Times New Roman" w:hAnsi="Times New Roman" w:cs="Times New Roman"/>
          <w:sz w:val="24"/>
          <w:szCs w:val="24"/>
          <w:lang w:val="fr-CM"/>
        </w:rPr>
        <w:t>University</w:t>
      </w:r>
      <w:proofErr w:type="spellEnd"/>
      <w:r w:rsidRPr="00B20B61">
        <w:rPr>
          <w:rFonts w:ascii="Times New Roman" w:hAnsi="Times New Roman" w:cs="Times New Roman"/>
          <w:sz w:val="24"/>
          <w:szCs w:val="24"/>
          <w:lang w:val="fr-CM"/>
        </w:rPr>
        <w:t xml:space="preserve"> of Yaoundé I.</w:t>
      </w:r>
    </w:p>
    <w:p w:rsidR="008F6EDC" w:rsidRPr="00906FC8" w:rsidRDefault="0013276D" w:rsidP="00A4795C">
      <w:pPr>
        <w:pStyle w:val="Titre3"/>
        <w:rPr>
          <w:lang w:val="fr-FR"/>
        </w:rPr>
      </w:pPr>
      <w:bookmarkStart w:id="54" w:name="_Toc213138588"/>
      <w:bookmarkStart w:id="55" w:name="_Toc214181615"/>
      <w:r>
        <w:rPr>
          <w:lang w:val="fr-FR"/>
        </w:rPr>
        <w:t>II</w:t>
      </w:r>
      <w:r w:rsidR="00514E6A">
        <w:rPr>
          <w:lang w:val="fr-FR"/>
        </w:rPr>
        <w:t>.3</w:t>
      </w:r>
      <w:r w:rsidR="00A4795C">
        <w:rPr>
          <w:lang w:val="fr-FR"/>
        </w:rPr>
        <w:t xml:space="preserve">. </w:t>
      </w:r>
      <w:r w:rsidR="00820432" w:rsidRPr="00906FC8">
        <w:rPr>
          <w:lang w:val="fr-FR"/>
        </w:rPr>
        <w:t>Impacte des genres étranger</w:t>
      </w:r>
      <w:r w:rsidR="00670BCD" w:rsidRPr="00906FC8">
        <w:rPr>
          <w:lang w:val="fr-FR"/>
        </w:rPr>
        <w:t>s</w:t>
      </w:r>
      <w:bookmarkEnd w:id="54"/>
      <w:bookmarkEnd w:id="55"/>
    </w:p>
    <w:p w:rsidR="00903869" w:rsidRPr="00903869" w:rsidRDefault="008F6EDC" w:rsidP="00903869">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L’association du merengue</w:t>
      </w:r>
      <w:r w:rsidR="00B20B61">
        <w:rPr>
          <w:rFonts w:ascii="Times New Roman" w:hAnsi="Times New Roman" w:cs="Times New Roman"/>
          <w:sz w:val="24"/>
          <w:szCs w:val="24"/>
          <w:lang w:val="fr-FR"/>
        </w:rPr>
        <w:t xml:space="preserve">, du funk, du rock, du </w:t>
      </w:r>
      <w:proofErr w:type="spellStart"/>
      <w:r w:rsidR="00B20B61">
        <w:rPr>
          <w:rFonts w:ascii="Times New Roman" w:hAnsi="Times New Roman" w:cs="Times New Roman"/>
          <w:sz w:val="24"/>
          <w:szCs w:val="24"/>
          <w:lang w:val="fr-FR"/>
        </w:rPr>
        <w:t>makossa</w:t>
      </w:r>
      <w:proofErr w:type="spellEnd"/>
      <w:r w:rsidR="00B20B61">
        <w:rPr>
          <w:rFonts w:ascii="Times New Roman" w:hAnsi="Times New Roman" w:cs="Times New Roman"/>
          <w:sz w:val="24"/>
          <w:szCs w:val="24"/>
          <w:lang w:val="fr-FR"/>
        </w:rPr>
        <w:t xml:space="preserve"> et même </w:t>
      </w:r>
      <w:r w:rsidR="00903869">
        <w:rPr>
          <w:rFonts w:ascii="Times New Roman" w:hAnsi="Times New Roman" w:cs="Times New Roman"/>
          <w:sz w:val="24"/>
          <w:szCs w:val="24"/>
          <w:lang w:val="fr-FR"/>
        </w:rPr>
        <w:t>des musiques électronique</w:t>
      </w:r>
      <w:r w:rsidR="00B20B61">
        <w:rPr>
          <w:rFonts w:ascii="Times New Roman" w:hAnsi="Times New Roman" w:cs="Times New Roman"/>
          <w:sz w:val="24"/>
          <w:szCs w:val="24"/>
          <w:lang w:val="fr-FR"/>
        </w:rPr>
        <w:t xml:space="preserve"> </w:t>
      </w:r>
      <w:r w:rsidRPr="00906FC8">
        <w:rPr>
          <w:rFonts w:ascii="Times New Roman" w:hAnsi="Times New Roman" w:cs="Times New Roman"/>
          <w:sz w:val="24"/>
          <w:szCs w:val="24"/>
          <w:lang w:val="fr-FR"/>
        </w:rPr>
        <w:t xml:space="preserve"> au </w:t>
      </w:r>
      <w:proofErr w:type="spellStart"/>
      <w:r w:rsidRPr="00906FC8">
        <w:rPr>
          <w:rFonts w:ascii="Times New Roman" w:hAnsi="Times New Roman" w:cs="Times New Roman"/>
          <w:sz w:val="24"/>
          <w:szCs w:val="24"/>
          <w:lang w:val="fr-FR"/>
        </w:rPr>
        <w:t>bikutsi</w:t>
      </w:r>
      <w:proofErr w:type="spellEnd"/>
      <w:r w:rsidRPr="00906FC8">
        <w:rPr>
          <w:rFonts w:ascii="Times New Roman" w:hAnsi="Times New Roman" w:cs="Times New Roman"/>
          <w:sz w:val="24"/>
          <w:szCs w:val="24"/>
          <w:lang w:val="fr-FR"/>
        </w:rPr>
        <w:t xml:space="preserve"> a donné un autre visage à ce rythme car il </w:t>
      </w:r>
      <w:r w:rsidR="00014C8F" w:rsidRPr="00906FC8">
        <w:rPr>
          <w:rFonts w:ascii="Times New Roman" w:hAnsi="Times New Roman" w:cs="Times New Roman"/>
          <w:sz w:val="24"/>
          <w:szCs w:val="24"/>
          <w:lang w:val="fr-FR"/>
        </w:rPr>
        <w:t>a enrichi son fonds rythmique et a pris une ampleur positive sur la production musicale Camerounaise.</w:t>
      </w:r>
      <w:r w:rsidR="00903869">
        <w:rPr>
          <w:rFonts w:ascii="Times New Roman" w:hAnsi="Times New Roman" w:cs="Times New Roman"/>
          <w:sz w:val="24"/>
          <w:szCs w:val="24"/>
          <w:lang w:val="fr-FR"/>
        </w:rPr>
        <w:t xml:space="preserve"> Depuis</w:t>
      </w:r>
      <w:r w:rsidR="00903869" w:rsidRPr="00903869">
        <w:rPr>
          <w:rFonts w:ascii="Times New Roman" w:hAnsi="Times New Roman" w:cs="Times New Roman"/>
          <w:sz w:val="24"/>
          <w:szCs w:val="24"/>
          <w:lang w:val="fr-FR"/>
        </w:rPr>
        <w:t xml:space="preserve"> les années 2000-2020, le </w:t>
      </w:r>
      <w:proofErr w:type="spellStart"/>
      <w:r w:rsidR="00903869" w:rsidRPr="00903869">
        <w:rPr>
          <w:rFonts w:ascii="Times New Roman" w:hAnsi="Times New Roman" w:cs="Times New Roman"/>
          <w:sz w:val="24"/>
          <w:szCs w:val="24"/>
          <w:lang w:val="fr-FR"/>
        </w:rPr>
        <w:t>bikutsi</w:t>
      </w:r>
      <w:proofErr w:type="spellEnd"/>
      <w:r w:rsidR="00903869" w:rsidRPr="00903869">
        <w:rPr>
          <w:rFonts w:ascii="Times New Roman" w:hAnsi="Times New Roman" w:cs="Times New Roman"/>
          <w:sz w:val="24"/>
          <w:szCs w:val="24"/>
          <w:lang w:val="fr-FR"/>
        </w:rPr>
        <w:t xml:space="preserve"> a été remixé avec des </w:t>
      </w:r>
      <w:proofErr w:type="spellStart"/>
      <w:r w:rsidR="00903869" w:rsidRPr="00903869">
        <w:rPr>
          <w:rFonts w:ascii="Times New Roman" w:hAnsi="Times New Roman" w:cs="Times New Roman"/>
          <w:sz w:val="24"/>
          <w:szCs w:val="24"/>
          <w:lang w:val="fr-FR"/>
        </w:rPr>
        <w:t>beatmakers</w:t>
      </w:r>
      <w:proofErr w:type="spellEnd"/>
      <w:r w:rsidR="00903869" w:rsidRPr="00903869">
        <w:rPr>
          <w:rFonts w:ascii="Times New Roman" w:hAnsi="Times New Roman" w:cs="Times New Roman"/>
          <w:sz w:val="24"/>
          <w:szCs w:val="24"/>
          <w:lang w:val="fr-FR"/>
        </w:rPr>
        <w:t xml:space="preserve">, des sons numériques, des </w:t>
      </w:r>
      <w:r w:rsidR="00423459" w:rsidRPr="00903869">
        <w:rPr>
          <w:rFonts w:ascii="Times New Roman" w:hAnsi="Times New Roman" w:cs="Times New Roman"/>
          <w:sz w:val="24"/>
          <w:szCs w:val="24"/>
          <w:lang w:val="fr-FR"/>
        </w:rPr>
        <w:t>loups</w:t>
      </w:r>
      <w:r w:rsidR="00903869" w:rsidRPr="00903869">
        <w:rPr>
          <w:rFonts w:ascii="Times New Roman" w:hAnsi="Times New Roman" w:cs="Times New Roman"/>
          <w:sz w:val="24"/>
          <w:szCs w:val="24"/>
          <w:lang w:val="fr-FR"/>
        </w:rPr>
        <w:t xml:space="preserve"> électroniques.</w:t>
      </w:r>
      <w:r w:rsidR="00903869">
        <w:rPr>
          <w:rFonts w:ascii="Times New Roman" w:hAnsi="Times New Roman" w:cs="Times New Roman"/>
          <w:sz w:val="24"/>
          <w:szCs w:val="24"/>
          <w:lang w:val="fr-FR"/>
        </w:rPr>
        <w:t xml:space="preserve"> D’</w:t>
      </w:r>
      <w:r w:rsidR="00423459">
        <w:rPr>
          <w:rFonts w:ascii="Times New Roman" w:hAnsi="Times New Roman" w:cs="Times New Roman"/>
          <w:sz w:val="24"/>
          <w:szCs w:val="24"/>
          <w:lang w:val="fr-FR"/>
        </w:rPr>
        <w:t>où</w:t>
      </w:r>
      <w:r w:rsidR="00903869">
        <w:rPr>
          <w:rFonts w:ascii="Times New Roman" w:hAnsi="Times New Roman" w:cs="Times New Roman"/>
          <w:sz w:val="24"/>
          <w:szCs w:val="24"/>
          <w:lang w:val="fr-FR"/>
        </w:rPr>
        <w:t xml:space="preserve"> l’élargissement du public jeune et l’</w:t>
      </w:r>
      <w:proofErr w:type="spellStart"/>
      <w:r w:rsidR="00903869">
        <w:rPr>
          <w:rFonts w:ascii="Times New Roman" w:hAnsi="Times New Roman" w:cs="Times New Roman"/>
          <w:sz w:val="24"/>
          <w:szCs w:val="24"/>
          <w:lang w:val="fr-FR"/>
        </w:rPr>
        <w:t>exportabilité</w:t>
      </w:r>
      <w:proofErr w:type="spellEnd"/>
      <w:r w:rsidR="00903869">
        <w:rPr>
          <w:rFonts w:ascii="Times New Roman" w:hAnsi="Times New Roman" w:cs="Times New Roman"/>
          <w:sz w:val="24"/>
          <w:szCs w:val="24"/>
          <w:lang w:val="fr-FR"/>
        </w:rPr>
        <w:t xml:space="preserve"> du genre.</w:t>
      </w:r>
    </w:p>
    <w:p w:rsidR="00A81BF2" w:rsidRPr="00A81BF2" w:rsidRDefault="0013276D" w:rsidP="00A81BF2">
      <w:pPr>
        <w:spacing w:before="120" w:after="120" w:line="360" w:lineRule="auto"/>
        <w:jc w:val="both"/>
        <w:rPr>
          <w:rFonts w:ascii="Times New Roman" w:hAnsi="Times New Roman" w:cs="Times New Roman"/>
          <w:b/>
          <w:sz w:val="24"/>
          <w:szCs w:val="24"/>
          <w:lang w:val="fr-CM"/>
        </w:rPr>
      </w:pPr>
      <w:r>
        <w:rPr>
          <w:rFonts w:ascii="Times New Roman" w:hAnsi="Times New Roman" w:cs="Times New Roman"/>
          <w:b/>
          <w:sz w:val="24"/>
          <w:szCs w:val="24"/>
          <w:lang w:val="fr-CM"/>
        </w:rPr>
        <w:t>II.</w:t>
      </w:r>
      <w:r w:rsidR="00B20B61">
        <w:rPr>
          <w:rFonts w:ascii="Times New Roman" w:hAnsi="Times New Roman" w:cs="Times New Roman"/>
          <w:b/>
          <w:sz w:val="24"/>
          <w:szCs w:val="24"/>
          <w:lang w:val="fr-CM"/>
        </w:rPr>
        <w:t>4. Instruments de musique</w:t>
      </w:r>
    </w:p>
    <w:p w:rsidR="00A4795C" w:rsidRPr="00894826" w:rsidRDefault="00894826" w:rsidP="00894826">
      <w:pPr>
        <w:pStyle w:val="Paragraphedeliste"/>
        <w:numPr>
          <w:ilvl w:val="0"/>
          <w:numId w:val="22"/>
        </w:numPr>
        <w:spacing w:before="120" w:after="120" w:line="360" w:lineRule="auto"/>
        <w:jc w:val="both"/>
        <w:rPr>
          <w:rFonts w:ascii="Times New Roman" w:hAnsi="Times New Roman" w:cs="Times New Roman"/>
          <w:b/>
          <w:sz w:val="24"/>
          <w:szCs w:val="24"/>
          <w:lang w:val="fr-FR"/>
        </w:rPr>
      </w:pPr>
      <w:r w:rsidRPr="00894826">
        <w:rPr>
          <w:rFonts w:ascii="Times New Roman" w:hAnsi="Times New Roman" w:cs="Times New Roman"/>
          <w:b/>
          <w:sz w:val="24"/>
          <w:szCs w:val="24"/>
          <w:lang w:val="fr-FR"/>
        </w:rPr>
        <w:t xml:space="preserve">Balafon (xylophone africain)  </w:t>
      </w:r>
    </w:p>
    <w:p w:rsidR="00894826" w:rsidRPr="00894826" w:rsidRDefault="00894826" w:rsidP="00894826">
      <w:pPr>
        <w:spacing w:before="120" w:after="120" w:line="360" w:lineRule="auto"/>
        <w:jc w:val="both"/>
        <w:rPr>
          <w:rFonts w:ascii="Times New Roman" w:hAnsi="Times New Roman" w:cs="Times New Roman"/>
          <w:sz w:val="24"/>
          <w:szCs w:val="24"/>
          <w:lang w:val="fr-FR"/>
        </w:rPr>
      </w:pPr>
      <w:r w:rsidRPr="00894826">
        <w:rPr>
          <w:rFonts w:ascii="Times New Roman" w:hAnsi="Times New Roman" w:cs="Times New Roman"/>
          <w:sz w:val="24"/>
          <w:szCs w:val="24"/>
          <w:lang w:val="fr-FR"/>
        </w:rPr>
        <w:t xml:space="preserve">Le </w:t>
      </w:r>
      <w:proofErr w:type="spellStart"/>
      <w:r w:rsidRPr="00894826">
        <w:rPr>
          <w:rFonts w:ascii="Times New Roman" w:hAnsi="Times New Roman" w:cs="Times New Roman"/>
          <w:sz w:val="24"/>
          <w:szCs w:val="24"/>
          <w:lang w:val="fr-FR"/>
        </w:rPr>
        <w:t>mvet</w:t>
      </w:r>
      <w:proofErr w:type="spellEnd"/>
      <w:r w:rsidRPr="00894826">
        <w:rPr>
          <w:rFonts w:ascii="Times New Roman" w:hAnsi="Times New Roman" w:cs="Times New Roman"/>
          <w:sz w:val="24"/>
          <w:szCs w:val="24"/>
          <w:lang w:val="fr-FR"/>
        </w:rPr>
        <w:t xml:space="preserve"> est un instrument traditionnel des </w:t>
      </w:r>
      <w:proofErr w:type="spellStart"/>
      <w:r w:rsidRPr="00894826">
        <w:rPr>
          <w:rFonts w:ascii="Times New Roman" w:hAnsi="Times New Roman" w:cs="Times New Roman"/>
          <w:sz w:val="24"/>
          <w:szCs w:val="24"/>
          <w:lang w:val="fr-FR"/>
        </w:rPr>
        <w:t>Beti</w:t>
      </w:r>
      <w:proofErr w:type="spellEnd"/>
      <w:r w:rsidRPr="00894826">
        <w:rPr>
          <w:rFonts w:ascii="Times New Roman" w:hAnsi="Times New Roman" w:cs="Times New Roman"/>
          <w:sz w:val="24"/>
          <w:szCs w:val="24"/>
          <w:lang w:val="fr-FR"/>
        </w:rPr>
        <w:t>/</w:t>
      </w:r>
      <w:proofErr w:type="spellStart"/>
      <w:r w:rsidRPr="00894826">
        <w:rPr>
          <w:rFonts w:ascii="Times New Roman" w:hAnsi="Times New Roman" w:cs="Times New Roman"/>
          <w:sz w:val="24"/>
          <w:szCs w:val="24"/>
          <w:lang w:val="fr-FR"/>
        </w:rPr>
        <w:t>Ewondo</w:t>
      </w:r>
      <w:proofErr w:type="spellEnd"/>
      <w:r w:rsidRPr="00894826">
        <w:rPr>
          <w:rFonts w:ascii="Times New Roman" w:hAnsi="Times New Roman" w:cs="Times New Roman"/>
          <w:sz w:val="24"/>
          <w:szCs w:val="24"/>
          <w:lang w:val="fr-FR"/>
        </w:rPr>
        <w:t xml:space="preserve">, souvent une sorte de harpe ou cithare à plusieurs cordes, parfois amplifiée avec une calebasse.  </w:t>
      </w:r>
    </w:p>
    <w:p w:rsidR="00894826" w:rsidRPr="007E052E" w:rsidRDefault="00894826" w:rsidP="007E052E">
      <w:pPr>
        <w:pStyle w:val="Paragraphedeliste"/>
        <w:numPr>
          <w:ilvl w:val="0"/>
          <w:numId w:val="31"/>
        </w:num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 xml:space="preserve">Dans les phases anciennes du </w:t>
      </w:r>
      <w:proofErr w:type="spellStart"/>
      <w:r w:rsidRPr="007E052E">
        <w:rPr>
          <w:rFonts w:ascii="Times New Roman" w:hAnsi="Times New Roman" w:cs="Times New Roman"/>
          <w:sz w:val="24"/>
          <w:szCs w:val="24"/>
          <w:lang w:val="fr-FR"/>
        </w:rPr>
        <w:t>bikutsi</w:t>
      </w:r>
      <w:proofErr w:type="spellEnd"/>
      <w:r w:rsidRPr="007E052E">
        <w:rPr>
          <w:rFonts w:ascii="Times New Roman" w:hAnsi="Times New Roman" w:cs="Times New Roman"/>
          <w:sz w:val="24"/>
          <w:szCs w:val="24"/>
          <w:lang w:val="fr-FR"/>
        </w:rPr>
        <w:t xml:space="preserve"> (et des traditions musicales </w:t>
      </w:r>
      <w:proofErr w:type="spellStart"/>
      <w:r w:rsidRPr="007E052E">
        <w:rPr>
          <w:rFonts w:ascii="Times New Roman" w:hAnsi="Times New Roman" w:cs="Times New Roman"/>
          <w:sz w:val="24"/>
          <w:szCs w:val="24"/>
          <w:lang w:val="fr-FR"/>
        </w:rPr>
        <w:t>Beti</w:t>
      </w:r>
      <w:proofErr w:type="spellEnd"/>
      <w:r w:rsidRPr="007E052E">
        <w:rPr>
          <w:rFonts w:ascii="Times New Roman" w:hAnsi="Times New Roman" w:cs="Times New Roman"/>
          <w:sz w:val="24"/>
          <w:szCs w:val="24"/>
          <w:lang w:val="fr-FR"/>
        </w:rPr>
        <w:t xml:space="preserve">), il accompagnait chants, récits et danses en boucle rythmique.  </w:t>
      </w:r>
    </w:p>
    <w:p w:rsidR="00A4795C" w:rsidRPr="007E052E" w:rsidRDefault="00894826" w:rsidP="007E052E">
      <w:pPr>
        <w:pStyle w:val="Paragraphedeliste"/>
        <w:numPr>
          <w:ilvl w:val="0"/>
          <w:numId w:val="31"/>
        </w:num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Il symbolise le lien entre l’instrumentation traditionnelle et le chant/danse communautaire.</w:t>
      </w:r>
    </w:p>
    <w:p w:rsidR="00A4795C" w:rsidRPr="00894826" w:rsidRDefault="00894826" w:rsidP="00906FC8">
      <w:pPr>
        <w:spacing w:before="120" w:after="120" w:line="360" w:lineRule="auto"/>
        <w:jc w:val="both"/>
        <w:rPr>
          <w:rFonts w:ascii="Times New Roman" w:hAnsi="Times New Roman" w:cs="Times New Roman"/>
          <w:sz w:val="24"/>
          <w:szCs w:val="24"/>
          <w:lang w:val="fr-FR"/>
        </w:rPr>
      </w:pPr>
      <w:r w:rsidRPr="00894826">
        <w:rPr>
          <w:rFonts w:ascii="Times New Roman" w:hAnsi="Times New Roman" w:cs="Times New Roman"/>
          <w:sz w:val="24"/>
          <w:szCs w:val="24"/>
          <w:lang w:val="fr-FR"/>
        </w:rPr>
        <w:t xml:space="preserve">Source : </w:t>
      </w:r>
      <w:hyperlink r:id="rId29" w:history="1">
        <w:r w:rsidRPr="00894826">
          <w:rPr>
            <w:rStyle w:val="Lienhypertexte"/>
            <w:rFonts w:ascii="Times New Roman" w:hAnsi="Times New Roman" w:cs="Times New Roman"/>
            <w:sz w:val="24"/>
            <w:szCs w:val="24"/>
            <w:lang w:val="fr-FR"/>
          </w:rPr>
          <w:t>http://wmic.net/beti-mendzang-balafon/</w:t>
        </w:r>
      </w:hyperlink>
    </w:p>
    <w:p w:rsidR="00894826" w:rsidRDefault="00B20B61" w:rsidP="00894826">
      <w:pPr>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 xml:space="preserve">2- </w:t>
      </w:r>
      <w:r w:rsidR="00894826" w:rsidRPr="00894826">
        <w:rPr>
          <w:rFonts w:ascii="Times New Roman" w:hAnsi="Times New Roman" w:cs="Times New Roman"/>
          <w:b/>
          <w:sz w:val="24"/>
          <w:szCs w:val="24"/>
          <w:lang w:val="fr-FR"/>
        </w:rPr>
        <w:t xml:space="preserve">Batterie / percussions modernes et dispositif électrique (guitare électrique, basse, </w:t>
      </w:r>
      <w:proofErr w:type="spellStart"/>
      <w:r w:rsidR="00894826" w:rsidRPr="00894826">
        <w:rPr>
          <w:rFonts w:ascii="Times New Roman" w:hAnsi="Times New Roman" w:cs="Times New Roman"/>
          <w:b/>
          <w:sz w:val="24"/>
          <w:szCs w:val="24"/>
          <w:lang w:val="fr-FR"/>
        </w:rPr>
        <w:t>etc</w:t>
      </w:r>
      <w:proofErr w:type="spellEnd"/>
      <w:r w:rsidR="00894826" w:rsidRPr="00894826">
        <w:rPr>
          <w:rFonts w:ascii="Times New Roman" w:hAnsi="Times New Roman" w:cs="Times New Roman"/>
          <w:b/>
          <w:sz w:val="24"/>
          <w:szCs w:val="24"/>
          <w:lang w:val="fr-FR"/>
        </w:rPr>
        <w:t>)</w:t>
      </w:r>
    </w:p>
    <w:p w:rsidR="00894826" w:rsidRPr="007E052E" w:rsidRDefault="00894826" w:rsidP="007E052E">
      <w:pPr>
        <w:pStyle w:val="Paragraphedeliste"/>
        <w:numPr>
          <w:ilvl w:val="0"/>
          <w:numId w:val="30"/>
        </w:num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t xml:space="preserve">Au fil du temps, le </w:t>
      </w:r>
      <w:proofErr w:type="spellStart"/>
      <w:r w:rsidRPr="007E052E">
        <w:rPr>
          <w:rFonts w:ascii="Times New Roman" w:hAnsi="Times New Roman" w:cs="Times New Roman"/>
          <w:sz w:val="24"/>
          <w:szCs w:val="24"/>
          <w:lang w:val="fr-FR"/>
        </w:rPr>
        <w:t>bikutsi</w:t>
      </w:r>
      <w:proofErr w:type="spellEnd"/>
      <w:r w:rsidRPr="007E052E">
        <w:rPr>
          <w:rFonts w:ascii="Times New Roman" w:hAnsi="Times New Roman" w:cs="Times New Roman"/>
          <w:sz w:val="24"/>
          <w:szCs w:val="24"/>
          <w:lang w:val="fr-FR"/>
        </w:rPr>
        <w:t xml:space="preserve"> a été modernisé : l’électricité (guitare électrique, basse), la batterie et des claviers sont entrés dans l’orchestre.   </w:t>
      </w:r>
    </w:p>
    <w:p w:rsidR="00894826" w:rsidRPr="007E052E" w:rsidRDefault="00894826" w:rsidP="007E052E">
      <w:pPr>
        <w:pStyle w:val="Paragraphedeliste"/>
        <w:numPr>
          <w:ilvl w:val="0"/>
          <w:numId w:val="30"/>
        </w:numPr>
        <w:spacing w:before="120" w:after="120" w:line="360" w:lineRule="auto"/>
        <w:jc w:val="both"/>
        <w:rPr>
          <w:rFonts w:ascii="Times New Roman" w:hAnsi="Times New Roman" w:cs="Times New Roman"/>
          <w:sz w:val="24"/>
          <w:szCs w:val="24"/>
          <w:lang w:val="fr-FR"/>
        </w:rPr>
      </w:pPr>
      <w:r w:rsidRPr="007E052E">
        <w:rPr>
          <w:rFonts w:ascii="Times New Roman" w:hAnsi="Times New Roman" w:cs="Times New Roman"/>
          <w:sz w:val="24"/>
          <w:szCs w:val="24"/>
          <w:lang w:val="fr-FR"/>
        </w:rPr>
        <w:lastRenderedPageBreak/>
        <w:t xml:space="preserve">Par exemple, l’effet « guitare qui imite le balafon » a été utilisé pour conserver la couleur « traditionnelle » tout en adoptant un son urbain.    </w:t>
      </w:r>
    </w:p>
    <w:p w:rsidR="00894826" w:rsidRPr="007E052E" w:rsidRDefault="00894826" w:rsidP="007E052E">
      <w:pPr>
        <w:pStyle w:val="Paragraphedeliste"/>
        <w:numPr>
          <w:ilvl w:val="0"/>
          <w:numId w:val="30"/>
        </w:numPr>
        <w:spacing w:before="120" w:after="120" w:line="360" w:lineRule="auto"/>
        <w:jc w:val="both"/>
        <w:rPr>
          <w:rFonts w:ascii="Times New Roman" w:hAnsi="Times New Roman" w:cs="Times New Roman"/>
          <w:sz w:val="24"/>
          <w:szCs w:val="24"/>
          <w:lang w:val="fr-CM"/>
        </w:rPr>
      </w:pPr>
      <w:r w:rsidRPr="007E052E">
        <w:rPr>
          <w:rFonts w:ascii="Times New Roman" w:hAnsi="Times New Roman" w:cs="Times New Roman"/>
          <w:sz w:val="24"/>
          <w:szCs w:val="24"/>
          <w:lang w:val="fr-FR"/>
        </w:rPr>
        <w:t xml:space="preserve">Les percussions (tambours, batterie) assurent le rythme typique en 6/8 ou proche, très dansant et entraînant.   </w:t>
      </w:r>
      <w:r w:rsidRPr="007E052E">
        <w:rPr>
          <w:rFonts w:ascii="Times New Roman" w:hAnsi="Times New Roman" w:cs="Times New Roman"/>
          <w:sz w:val="24"/>
          <w:szCs w:val="24"/>
          <w:lang w:val="fr-CM"/>
        </w:rPr>
        <w:t xml:space="preserve"> </w:t>
      </w:r>
    </w:p>
    <w:p w:rsidR="00894826" w:rsidRDefault="007E052E" w:rsidP="00894826">
      <w:pPr>
        <w:spacing w:before="120" w:after="120" w:line="360" w:lineRule="auto"/>
        <w:jc w:val="both"/>
        <w:rPr>
          <w:rFonts w:ascii="Times New Roman" w:hAnsi="Times New Roman" w:cs="Times New Roman"/>
          <w:sz w:val="24"/>
          <w:szCs w:val="24"/>
          <w:lang w:val="fr-CM"/>
        </w:rPr>
      </w:pPr>
      <w:r w:rsidRPr="00894826">
        <w:rPr>
          <w:rFonts w:ascii="Times New Roman" w:hAnsi="Times New Roman" w:cs="Times New Roman"/>
          <w:sz w:val="24"/>
          <w:szCs w:val="24"/>
          <w:lang w:val="fr-CM"/>
        </w:rPr>
        <w:t>Source</w:t>
      </w:r>
      <w:r w:rsidR="00894826" w:rsidRPr="00894826">
        <w:rPr>
          <w:rFonts w:ascii="Times New Roman" w:hAnsi="Times New Roman" w:cs="Times New Roman"/>
          <w:sz w:val="24"/>
          <w:szCs w:val="24"/>
          <w:lang w:val="fr-CM"/>
        </w:rPr>
        <w:t xml:space="preserve">: </w:t>
      </w:r>
      <w:r w:rsidR="005A75FB" w:rsidRPr="001C14E0">
        <w:rPr>
          <w:rFonts w:ascii="Times New Roman" w:hAnsi="Times New Roman" w:cs="Times New Roman"/>
          <w:sz w:val="24"/>
          <w:szCs w:val="24"/>
          <w:lang w:val="fr-CM"/>
        </w:rPr>
        <w:t>www.africanmusiclibrary.org/genr</w:t>
      </w:r>
      <w:r w:rsidR="001C14E0">
        <w:rPr>
          <w:rFonts w:ascii="Times New Roman" w:hAnsi="Times New Roman" w:cs="Times New Roman"/>
          <w:sz w:val="24"/>
          <w:szCs w:val="24"/>
          <w:lang w:val="fr-CM"/>
        </w:rPr>
        <w:t>e/Bikutsi</w:t>
      </w:r>
    </w:p>
    <w:p w:rsidR="00711802" w:rsidRPr="00906FC8" w:rsidRDefault="0013276D" w:rsidP="00906FC8">
      <w:pPr>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II</w:t>
      </w:r>
      <w:r w:rsidR="00327B40">
        <w:rPr>
          <w:rFonts w:ascii="Times New Roman" w:hAnsi="Times New Roman" w:cs="Times New Roman"/>
          <w:b/>
          <w:sz w:val="24"/>
          <w:szCs w:val="24"/>
          <w:lang w:val="fr-FR"/>
        </w:rPr>
        <w:t>.5</w:t>
      </w:r>
      <w:r w:rsidR="00514E6A">
        <w:rPr>
          <w:rFonts w:ascii="Times New Roman" w:hAnsi="Times New Roman" w:cs="Times New Roman"/>
          <w:b/>
          <w:sz w:val="24"/>
          <w:szCs w:val="24"/>
          <w:lang w:val="fr-FR"/>
        </w:rPr>
        <w:t xml:space="preserve">. </w:t>
      </w:r>
      <w:r w:rsidR="003966E7">
        <w:rPr>
          <w:rFonts w:ascii="Times New Roman" w:hAnsi="Times New Roman" w:cs="Times New Roman"/>
          <w:b/>
          <w:sz w:val="24"/>
          <w:szCs w:val="24"/>
          <w:lang w:val="fr-FR"/>
        </w:rPr>
        <w:t>Figures proue</w:t>
      </w:r>
    </w:p>
    <w:p w:rsidR="002B093D" w:rsidRDefault="00096E1C" w:rsidP="00B40A9A">
      <w:pPr>
        <w:pStyle w:val="Paragraphedeliste"/>
        <w:numPr>
          <w:ilvl w:val="0"/>
          <w:numId w:val="10"/>
        </w:numPr>
        <w:spacing w:before="120" w:after="120" w:line="360" w:lineRule="auto"/>
        <w:jc w:val="both"/>
        <w:rPr>
          <w:rFonts w:ascii="Times New Roman" w:hAnsi="Times New Roman" w:cs="Times New Roman"/>
          <w:b/>
          <w:sz w:val="24"/>
          <w:szCs w:val="24"/>
          <w:lang w:val="fr-FR"/>
        </w:rPr>
      </w:pPr>
      <w:r w:rsidRPr="00A4795C">
        <w:rPr>
          <w:rFonts w:ascii="Times New Roman" w:hAnsi="Times New Roman" w:cs="Times New Roman"/>
          <w:b/>
          <w:sz w:val="24"/>
          <w:szCs w:val="24"/>
          <w:lang w:val="fr-FR"/>
        </w:rPr>
        <w:t>MESSI Martin</w:t>
      </w:r>
    </w:p>
    <w:p w:rsidR="008716D5" w:rsidRPr="007E052E" w:rsidRDefault="008716D5" w:rsidP="008716D5">
      <w:pPr>
        <w:pStyle w:val="Paragraphedeliste"/>
        <w:spacing w:before="120" w:after="120" w:line="360" w:lineRule="auto"/>
        <w:jc w:val="both"/>
        <w:rPr>
          <w:rFonts w:ascii="Times New Roman" w:hAnsi="Times New Roman" w:cs="Times New Roman"/>
          <w:b/>
          <w:sz w:val="10"/>
          <w:szCs w:val="24"/>
          <w:lang w:val="fr-FR"/>
        </w:rPr>
      </w:pPr>
    </w:p>
    <w:p w:rsidR="008716D5" w:rsidRPr="00B40A9A" w:rsidRDefault="008716D5" w:rsidP="008716D5">
      <w:pPr>
        <w:pStyle w:val="Paragraphedeliste"/>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BIOGRAPHIE</w:t>
      </w:r>
    </w:p>
    <w:p w:rsidR="00B40A9A" w:rsidRPr="00B40A9A" w:rsidRDefault="00B40A9A" w:rsidP="00E43E15">
      <w:pPr>
        <w:spacing w:before="120" w:after="120" w:line="360" w:lineRule="auto"/>
        <w:ind w:firstLine="567"/>
        <w:jc w:val="both"/>
        <w:rPr>
          <w:rFonts w:ascii="Times New Roman" w:hAnsi="Times New Roman" w:cs="Times New Roman"/>
          <w:sz w:val="24"/>
          <w:szCs w:val="24"/>
          <w:lang w:val="fr-FR"/>
        </w:rPr>
      </w:pPr>
      <w:proofErr w:type="spellStart"/>
      <w:r w:rsidRPr="00E43E15">
        <w:rPr>
          <w:rFonts w:ascii="Times New Roman" w:hAnsi="Times New Roman" w:cs="Times New Roman"/>
          <w:sz w:val="24"/>
          <w:szCs w:val="24"/>
          <w:lang w:val="fr-FR"/>
        </w:rPr>
        <w:t>M</w:t>
      </w:r>
      <w:r w:rsidRPr="00B40A9A">
        <w:rPr>
          <w:rFonts w:ascii="Times New Roman" w:hAnsi="Times New Roman" w:cs="Times New Roman"/>
          <w:sz w:val="24"/>
          <w:szCs w:val="24"/>
          <w:lang w:val="fr-FR"/>
        </w:rPr>
        <w:t>essi</w:t>
      </w:r>
      <w:proofErr w:type="spellEnd"/>
      <w:r w:rsidRPr="00B40A9A">
        <w:rPr>
          <w:rFonts w:ascii="Times New Roman" w:hAnsi="Times New Roman" w:cs="Times New Roman"/>
          <w:sz w:val="24"/>
          <w:szCs w:val="24"/>
          <w:lang w:val="fr-FR"/>
        </w:rPr>
        <w:t xml:space="preserve"> Me </w:t>
      </w:r>
      <w:proofErr w:type="spellStart"/>
      <w:r w:rsidRPr="00B40A9A">
        <w:rPr>
          <w:rFonts w:ascii="Times New Roman" w:hAnsi="Times New Roman" w:cs="Times New Roman"/>
          <w:sz w:val="24"/>
          <w:szCs w:val="24"/>
          <w:lang w:val="fr-FR"/>
        </w:rPr>
        <w:t>Nkonda</w:t>
      </w:r>
      <w:proofErr w:type="spellEnd"/>
      <w:r w:rsidRPr="00B40A9A">
        <w:rPr>
          <w:rFonts w:ascii="Times New Roman" w:hAnsi="Times New Roman" w:cs="Times New Roman"/>
          <w:sz w:val="24"/>
          <w:szCs w:val="24"/>
          <w:lang w:val="fr-FR"/>
        </w:rPr>
        <w:t xml:space="preserve"> Martin est un guitariste et chanteur camerounais né le 22 septembre 1946 et mort le 10 mars 2005. Il est présenté comme le père du </w:t>
      </w:r>
      <w:proofErr w:type="spellStart"/>
      <w:r w:rsidRPr="00B40A9A">
        <w:rPr>
          <w:rFonts w:ascii="Times New Roman" w:hAnsi="Times New Roman" w:cs="Times New Roman"/>
          <w:sz w:val="24"/>
          <w:szCs w:val="24"/>
          <w:lang w:val="fr-FR"/>
        </w:rPr>
        <w:t>bikutsi</w:t>
      </w:r>
      <w:proofErr w:type="spellEnd"/>
      <w:r w:rsidRPr="00B40A9A">
        <w:rPr>
          <w:rFonts w:ascii="Times New Roman" w:hAnsi="Times New Roman" w:cs="Times New Roman"/>
          <w:sz w:val="24"/>
          <w:szCs w:val="24"/>
          <w:lang w:val="fr-FR"/>
        </w:rPr>
        <w:t xml:space="preserve"> moderne, star nationale des années 1970 et personnalité majeure du groupe Los </w:t>
      </w:r>
      <w:proofErr w:type="spellStart"/>
      <w:r w:rsidRPr="00B40A9A">
        <w:rPr>
          <w:rFonts w:ascii="Times New Roman" w:hAnsi="Times New Roman" w:cs="Times New Roman"/>
          <w:sz w:val="24"/>
          <w:szCs w:val="24"/>
          <w:lang w:val="fr-FR"/>
        </w:rPr>
        <w:t>camaroes</w:t>
      </w:r>
      <w:proofErr w:type="spellEnd"/>
      <w:r w:rsidRPr="00B40A9A">
        <w:rPr>
          <w:rFonts w:ascii="Times New Roman" w:hAnsi="Times New Roman" w:cs="Times New Roman"/>
          <w:sz w:val="24"/>
          <w:szCs w:val="24"/>
          <w:lang w:val="fr-FR"/>
        </w:rPr>
        <w:t xml:space="preserve"> après un passage dans le groupe Les Titans de Garoua auprès de </w:t>
      </w:r>
      <w:proofErr w:type="spellStart"/>
      <w:r w:rsidRPr="00B40A9A">
        <w:rPr>
          <w:rFonts w:ascii="Times New Roman" w:hAnsi="Times New Roman" w:cs="Times New Roman"/>
          <w:sz w:val="24"/>
          <w:szCs w:val="24"/>
          <w:lang w:val="fr-FR"/>
        </w:rPr>
        <w:t>Ndo</w:t>
      </w:r>
      <w:proofErr w:type="spellEnd"/>
      <w:r w:rsidRPr="00B40A9A">
        <w:rPr>
          <w:rFonts w:ascii="Times New Roman" w:hAnsi="Times New Roman" w:cs="Times New Roman"/>
          <w:sz w:val="24"/>
          <w:szCs w:val="24"/>
          <w:lang w:val="fr-FR"/>
        </w:rPr>
        <w:t xml:space="preserve"> Clément. Père de neuf enfants et ayant été marié à deux femmes, il a initié de nombreux artistes camerounais contemporains au </w:t>
      </w:r>
      <w:proofErr w:type="spellStart"/>
      <w:r w:rsidRPr="00B40A9A">
        <w:rPr>
          <w:rFonts w:ascii="Times New Roman" w:hAnsi="Times New Roman" w:cs="Times New Roman"/>
          <w:sz w:val="24"/>
          <w:szCs w:val="24"/>
          <w:lang w:val="fr-FR"/>
        </w:rPr>
        <w:t>bikutsi</w:t>
      </w:r>
      <w:proofErr w:type="spellEnd"/>
      <w:r w:rsidRPr="00B40A9A">
        <w:rPr>
          <w:rFonts w:ascii="Times New Roman" w:hAnsi="Times New Roman" w:cs="Times New Roman"/>
          <w:sz w:val="24"/>
          <w:szCs w:val="24"/>
          <w:lang w:val="fr-FR"/>
        </w:rPr>
        <w:t>, dont Betti Joseph.</w:t>
      </w:r>
    </w:p>
    <w:p w:rsidR="00B40A9A" w:rsidRPr="005A75FB" w:rsidRDefault="00B40A9A" w:rsidP="00E43E15">
      <w:pPr>
        <w:spacing w:before="120" w:after="120" w:line="360" w:lineRule="auto"/>
        <w:ind w:firstLine="567"/>
        <w:jc w:val="both"/>
        <w:rPr>
          <w:rFonts w:ascii="Times New Roman" w:hAnsi="Times New Roman" w:cs="Times New Roman"/>
          <w:sz w:val="24"/>
          <w:szCs w:val="24"/>
          <w:lang w:val="fr-FR"/>
        </w:rPr>
      </w:pPr>
      <w:r w:rsidRPr="00B40A9A">
        <w:rPr>
          <w:rFonts w:ascii="Times New Roman" w:hAnsi="Times New Roman" w:cs="Times New Roman"/>
          <w:sz w:val="24"/>
          <w:szCs w:val="24"/>
          <w:lang w:val="fr-FR"/>
        </w:rPr>
        <w:t>C'est lui qui a découvert comment transposer le son du balafon sur une guitare électrique. Ce qu'on appelle aujourd'hui "Guitare-Balafon". À l'âge de 12 ans, il joue du banjo. Son père s'oppose alors fortement à son goût prononcé pour la musique. En décembre 1960, il quitte le foyer familial et rencontre</w:t>
      </w:r>
      <w:r w:rsidRPr="005A75FB">
        <w:rPr>
          <w:rFonts w:ascii="Times New Roman" w:hAnsi="Times New Roman" w:cs="Times New Roman"/>
          <w:sz w:val="24"/>
          <w:szCs w:val="24"/>
          <w:lang w:val="fr-FR"/>
        </w:rPr>
        <w:t xml:space="preserve"> le </w:t>
      </w:r>
      <w:proofErr w:type="spellStart"/>
      <w:r w:rsidRPr="005A75FB">
        <w:rPr>
          <w:rFonts w:ascii="Times New Roman" w:hAnsi="Times New Roman" w:cs="Times New Roman"/>
          <w:sz w:val="24"/>
          <w:szCs w:val="24"/>
          <w:lang w:val="fr-FR"/>
        </w:rPr>
        <w:t>kaka</w:t>
      </w:r>
      <w:proofErr w:type="spellEnd"/>
      <w:r w:rsidRPr="005A75FB">
        <w:rPr>
          <w:rFonts w:ascii="Times New Roman" w:hAnsi="Times New Roman" w:cs="Times New Roman"/>
          <w:sz w:val="24"/>
          <w:szCs w:val="24"/>
          <w:lang w:val="fr-FR"/>
        </w:rPr>
        <w:t xml:space="preserve"> de </w:t>
      </w:r>
      <w:proofErr w:type="spellStart"/>
      <w:r w:rsidRPr="005A75FB">
        <w:rPr>
          <w:rFonts w:ascii="Times New Roman" w:hAnsi="Times New Roman" w:cs="Times New Roman"/>
          <w:sz w:val="24"/>
          <w:szCs w:val="24"/>
          <w:lang w:val="fr-FR"/>
        </w:rPr>
        <w:t>Batouri</w:t>
      </w:r>
      <w:proofErr w:type="spellEnd"/>
      <w:r w:rsidRPr="005A75FB">
        <w:rPr>
          <w:rFonts w:ascii="Times New Roman" w:hAnsi="Times New Roman" w:cs="Times New Roman"/>
          <w:sz w:val="24"/>
          <w:szCs w:val="24"/>
          <w:lang w:val="fr-FR"/>
        </w:rPr>
        <w:t xml:space="preserve">, Jean </w:t>
      </w:r>
      <w:proofErr w:type="spellStart"/>
      <w:r w:rsidRPr="005A75FB">
        <w:rPr>
          <w:rFonts w:ascii="Times New Roman" w:hAnsi="Times New Roman" w:cs="Times New Roman"/>
          <w:sz w:val="24"/>
          <w:szCs w:val="24"/>
          <w:lang w:val="fr-FR"/>
        </w:rPr>
        <w:t>Gabary</w:t>
      </w:r>
      <w:proofErr w:type="spellEnd"/>
      <w:r w:rsidRPr="005A75FB">
        <w:rPr>
          <w:rFonts w:ascii="Times New Roman" w:hAnsi="Times New Roman" w:cs="Times New Roman"/>
          <w:sz w:val="24"/>
          <w:szCs w:val="24"/>
          <w:lang w:val="fr-FR"/>
        </w:rPr>
        <w:t xml:space="preserve">, qu'il rejoint dans le groupe Jazzy Garo. Il est remarqué par le Togolais Jean </w:t>
      </w:r>
      <w:proofErr w:type="spellStart"/>
      <w:r w:rsidRPr="005A75FB">
        <w:rPr>
          <w:rFonts w:ascii="Times New Roman" w:hAnsi="Times New Roman" w:cs="Times New Roman"/>
          <w:sz w:val="24"/>
          <w:szCs w:val="24"/>
          <w:lang w:val="fr-FR"/>
        </w:rPr>
        <w:t>Bossou</w:t>
      </w:r>
      <w:proofErr w:type="spellEnd"/>
      <w:r w:rsidRPr="005A75FB">
        <w:rPr>
          <w:rFonts w:ascii="Times New Roman" w:hAnsi="Times New Roman" w:cs="Times New Roman"/>
          <w:sz w:val="24"/>
          <w:szCs w:val="24"/>
          <w:lang w:val="fr-FR"/>
        </w:rPr>
        <w:t xml:space="preserve"> qui lui permet de se lancer en solo. Il lance alors le groupe </w:t>
      </w:r>
      <w:proofErr w:type="spellStart"/>
      <w:r w:rsidRPr="005A75FB">
        <w:rPr>
          <w:rFonts w:ascii="Times New Roman" w:hAnsi="Times New Roman" w:cs="Times New Roman"/>
          <w:sz w:val="24"/>
          <w:szCs w:val="24"/>
          <w:lang w:val="fr-FR"/>
        </w:rPr>
        <w:t>Diamafoune</w:t>
      </w:r>
      <w:proofErr w:type="spellEnd"/>
      <w:r w:rsidRPr="005A75FB">
        <w:rPr>
          <w:rFonts w:ascii="Times New Roman" w:hAnsi="Times New Roman" w:cs="Times New Roman"/>
          <w:sz w:val="24"/>
          <w:szCs w:val="24"/>
          <w:lang w:val="fr-FR"/>
        </w:rPr>
        <w:t>.</w:t>
      </w:r>
    </w:p>
    <w:p w:rsidR="00B40A9A" w:rsidRPr="00E43E15" w:rsidRDefault="00B40A9A" w:rsidP="00E43E15">
      <w:pPr>
        <w:spacing w:before="120" w:after="120" w:line="360" w:lineRule="auto"/>
        <w:ind w:firstLine="567"/>
        <w:jc w:val="both"/>
        <w:rPr>
          <w:rFonts w:ascii="Times New Roman" w:hAnsi="Times New Roman" w:cs="Times New Roman"/>
          <w:sz w:val="24"/>
          <w:szCs w:val="24"/>
          <w:lang w:val="fr-FR"/>
        </w:rPr>
      </w:pPr>
      <w:r w:rsidRPr="00B40A9A">
        <w:rPr>
          <w:rFonts w:ascii="Times New Roman" w:hAnsi="Times New Roman" w:cs="Times New Roman"/>
          <w:sz w:val="24"/>
          <w:szCs w:val="24"/>
          <w:lang w:val="fr-FR"/>
        </w:rPr>
        <w:t xml:space="preserve">À la fin des années 1960, alors qu'il évolue au cabaret Mango Bar, il crée le groupe ‘’Los </w:t>
      </w:r>
      <w:proofErr w:type="spellStart"/>
      <w:r w:rsidRPr="00B40A9A">
        <w:rPr>
          <w:rFonts w:ascii="Times New Roman" w:hAnsi="Times New Roman" w:cs="Times New Roman"/>
          <w:sz w:val="24"/>
          <w:szCs w:val="24"/>
          <w:lang w:val="fr-FR"/>
        </w:rPr>
        <w:t>Camaroes</w:t>
      </w:r>
      <w:proofErr w:type="spellEnd"/>
      <w:r w:rsidRPr="00B40A9A">
        <w:rPr>
          <w:rFonts w:ascii="Times New Roman" w:hAnsi="Times New Roman" w:cs="Times New Roman"/>
          <w:sz w:val="24"/>
          <w:szCs w:val="24"/>
          <w:lang w:val="fr-FR"/>
        </w:rPr>
        <w:t xml:space="preserve">’’ avec le guitariste Jean </w:t>
      </w:r>
      <w:proofErr w:type="spellStart"/>
      <w:r w:rsidRPr="00B40A9A">
        <w:rPr>
          <w:rFonts w:ascii="Times New Roman" w:hAnsi="Times New Roman" w:cs="Times New Roman"/>
          <w:sz w:val="24"/>
          <w:szCs w:val="24"/>
          <w:lang w:val="fr-FR"/>
        </w:rPr>
        <w:t>Gabary</w:t>
      </w:r>
      <w:proofErr w:type="spellEnd"/>
      <w:r w:rsidRPr="00B40A9A">
        <w:rPr>
          <w:rFonts w:ascii="Times New Roman" w:hAnsi="Times New Roman" w:cs="Times New Roman"/>
          <w:sz w:val="24"/>
          <w:szCs w:val="24"/>
          <w:lang w:val="fr-FR"/>
        </w:rPr>
        <w:t xml:space="preserve">. Le groupe comprenait aussi Dodo Eitel (guitare solo), Sala </w:t>
      </w:r>
      <w:proofErr w:type="spellStart"/>
      <w:r w:rsidRPr="00B40A9A">
        <w:rPr>
          <w:rFonts w:ascii="Times New Roman" w:hAnsi="Times New Roman" w:cs="Times New Roman"/>
          <w:sz w:val="24"/>
          <w:szCs w:val="24"/>
          <w:lang w:val="fr-FR"/>
        </w:rPr>
        <w:t>Bekono</w:t>
      </w:r>
      <w:proofErr w:type="spellEnd"/>
      <w:r w:rsidRPr="00B40A9A">
        <w:rPr>
          <w:rFonts w:ascii="Times New Roman" w:hAnsi="Times New Roman" w:cs="Times New Roman"/>
          <w:sz w:val="24"/>
          <w:szCs w:val="24"/>
          <w:lang w:val="fr-FR"/>
        </w:rPr>
        <w:t xml:space="preserve">, Johny Cosmos, Jean-Marie </w:t>
      </w:r>
      <w:proofErr w:type="spellStart"/>
      <w:r w:rsidRPr="00B40A9A">
        <w:rPr>
          <w:rFonts w:ascii="Times New Roman" w:hAnsi="Times New Roman" w:cs="Times New Roman"/>
          <w:sz w:val="24"/>
          <w:szCs w:val="24"/>
          <w:lang w:val="fr-FR"/>
        </w:rPr>
        <w:t>Ngouamba</w:t>
      </w:r>
      <w:proofErr w:type="spellEnd"/>
      <w:r w:rsidRPr="00B40A9A">
        <w:rPr>
          <w:rFonts w:ascii="Times New Roman" w:hAnsi="Times New Roman" w:cs="Times New Roman"/>
          <w:sz w:val="24"/>
          <w:szCs w:val="24"/>
          <w:lang w:val="fr-FR"/>
        </w:rPr>
        <w:t xml:space="preserve"> (chants), </w:t>
      </w:r>
      <w:proofErr w:type="spellStart"/>
      <w:r w:rsidRPr="00B40A9A">
        <w:rPr>
          <w:rFonts w:ascii="Times New Roman" w:hAnsi="Times New Roman" w:cs="Times New Roman"/>
          <w:sz w:val="24"/>
          <w:szCs w:val="24"/>
          <w:lang w:val="fr-FR"/>
        </w:rPr>
        <w:t>Ojuku</w:t>
      </w:r>
      <w:proofErr w:type="spellEnd"/>
      <w:r w:rsidRPr="00B40A9A">
        <w:rPr>
          <w:rFonts w:ascii="Times New Roman" w:hAnsi="Times New Roman" w:cs="Times New Roman"/>
          <w:sz w:val="24"/>
          <w:szCs w:val="24"/>
          <w:lang w:val="fr-FR"/>
        </w:rPr>
        <w:t xml:space="preserve"> (</w:t>
      </w:r>
      <w:proofErr w:type="spellStart"/>
      <w:r w:rsidRPr="00B40A9A">
        <w:rPr>
          <w:rFonts w:ascii="Times New Roman" w:hAnsi="Times New Roman" w:cs="Times New Roman"/>
          <w:sz w:val="24"/>
          <w:szCs w:val="24"/>
          <w:lang w:val="fr-FR"/>
        </w:rPr>
        <w:t>tumbas</w:t>
      </w:r>
      <w:proofErr w:type="spellEnd"/>
      <w:r w:rsidRPr="00B40A9A">
        <w:rPr>
          <w:rFonts w:ascii="Times New Roman" w:hAnsi="Times New Roman" w:cs="Times New Roman"/>
          <w:sz w:val="24"/>
          <w:szCs w:val="24"/>
          <w:lang w:val="fr-FR"/>
        </w:rPr>
        <w:t xml:space="preserve">), Ringo (batterie). Bien qu’étant un groupe phare du style </w:t>
      </w:r>
      <w:proofErr w:type="spellStart"/>
      <w:r w:rsidRPr="00B40A9A">
        <w:rPr>
          <w:rFonts w:ascii="Times New Roman" w:hAnsi="Times New Roman" w:cs="Times New Roman"/>
          <w:sz w:val="24"/>
          <w:szCs w:val="24"/>
          <w:lang w:val="fr-FR"/>
        </w:rPr>
        <w:t>Bakutsi</w:t>
      </w:r>
      <w:proofErr w:type="spellEnd"/>
      <w:r w:rsidRPr="00B40A9A">
        <w:rPr>
          <w:rFonts w:ascii="Times New Roman" w:hAnsi="Times New Roman" w:cs="Times New Roman"/>
          <w:sz w:val="24"/>
          <w:szCs w:val="24"/>
          <w:lang w:val="fr-FR"/>
        </w:rPr>
        <w:t xml:space="preserve"> moderne, l'ensemble musical s'adonne aussi au </w:t>
      </w:r>
      <w:proofErr w:type="spellStart"/>
      <w:r w:rsidRPr="00B40A9A">
        <w:rPr>
          <w:rFonts w:ascii="Times New Roman" w:hAnsi="Times New Roman" w:cs="Times New Roman"/>
          <w:sz w:val="24"/>
          <w:szCs w:val="24"/>
          <w:lang w:val="fr-FR"/>
        </w:rPr>
        <w:t>Makossa</w:t>
      </w:r>
      <w:proofErr w:type="spellEnd"/>
      <w:r w:rsidRPr="00B40A9A">
        <w:rPr>
          <w:rFonts w:ascii="Times New Roman" w:hAnsi="Times New Roman" w:cs="Times New Roman"/>
          <w:sz w:val="24"/>
          <w:szCs w:val="24"/>
          <w:lang w:val="fr-FR"/>
        </w:rPr>
        <w:t xml:space="preserve">, au </w:t>
      </w:r>
      <w:proofErr w:type="spellStart"/>
      <w:r w:rsidRPr="00B40A9A">
        <w:rPr>
          <w:rFonts w:ascii="Times New Roman" w:hAnsi="Times New Roman" w:cs="Times New Roman"/>
          <w:sz w:val="24"/>
          <w:szCs w:val="24"/>
          <w:lang w:val="fr-FR"/>
        </w:rPr>
        <w:t>Soukous</w:t>
      </w:r>
      <w:proofErr w:type="spellEnd"/>
      <w:r w:rsidRPr="00B40A9A">
        <w:rPr>
          <w:rFonts w:ascii="Times New Roman" w:hAnsi="Times New Roman" w:cs="Times New Roman"/>
          <w:sz w:val="24"/>
          <w:szCs w:val="24"/>
          <w:lang w:val="fr-FR"/>
        </w:rPr>
        <w:t xml:space="preserve">, au Merengue et à la Rumba. Suite au décès du guitariste-fondateur Jean </w:t>
      </w:r>
      <w:proofErr w:type="spellStart"/>
      <w:r w:rsidRPr="00B40A9A">
        <w:rPr>
          <w:rFonts w:ascii="Times New Roman" w:hAnsi="Times New Roman" w:cs="Times New Roman"/>
          <w:sz w:val="24"/>
          <w:szCs w:val="24"/>
          <w:lang w:val="fr-FR"/>
        </w:rPr>
        <w:t>Gabary</w:t>
      </w:r>
      <w:proofErr w:type="spellEnd"/>
      <w:r w:rsidRPr="00B40A9A">
        <w:rPr>
          <w:rFonts w:ascii="Times New Roman" w:hAnsi="Times New Roman" w:cs="Times New Roman"/>
          <w:sz w:val="24"/>
          <w:szCs w:val="24"/>
          <w:lang w:val="fr-FR"/>
        </w:rPr>
        <w:t xml:space="preserve">, le groupe se démembre peu à peu. Après un passage à vide dans les années 1980, "le grand maître" fera un retour au début des années 1990 successivement chez </w:t>
      </w:r>
      <w:proofErr w:type="spellStart"/>
      <w:r w:rsidRPr="00B40A9A">
        <w:rPr>
          <w:rFonts w:ascii="Times New Roman" w:hAnsi="Times New Roman" w:cs="Times New Roman"/>
          <w:sz w:val="24"/>
          <w:szCs w:val="24"/>
          <w:lang w:val="fr-FR"/>
        </w:rPr>
        <w:t>Ikom</w:t>
      </w:r>
      <w:proofErr w:type="spellEnd"/>
      <w:r w:rsidRPr="00B40A9A">
        <w:rPr>
          <w:rFonts w:ascii="Times New Roman" w:hAnsi="Times New Roman" w:cs="Times New Roman"/>
          <w:sz w:val="24"/>
          <w:szCs w:val="24"/>
          <w:lang w:val="fr-FR"/>
        </w:rPr>
        <w:t xml:space="preserve"> </w:t>
      </w:r>
      <w:proofErr w:type="spellStart"/>
      <w:r w:rsidRPr="00B40A9A">
        <w:rPr>
          <w:rFonts w:ascii="Times New Roman" w:hAnsi="Times New Roman" w:cs="Times New Roman"/>
          <w:sz w:val="24"/>
          <w:szCs w:val="24"/>
          <w:lang w:val="fr-FR"/>
        </w:rPr>
        <w:t>Kaporal</w:t>
      </w:r>
      <w:proofErr w:type="spellEnd"/>
      <w:r w:rsidRPr="00B40A9A">
        <w:rPr>
          <w:rFonts w:ascii="Times New Roman" w:hAnsi="Times New Roman" w:cs="Times New Roman"/>
          <w:sz w:val="24"/>
          <w:szCs w:val="24"/>
          <w:lang w:val="fr-FR"/>
        </w:rPr>
        <w:t xml:space="preserve"> (un album), </w:t>
      </w:r>
      <w:proofErr w:type="spellStart"/>
      <w:r w:rsidRPr="00B40A9A">
        <w:rPr>
          <w:rFonts w:ascii="Times New Roman" w:hAnsi="Times New Roman" w:cs="Times New Roman"/>
          <w:sz w:val="24"/>
          <w:szCs w:val="24"/>
          <w:lang w:val="fr-FR"/>
        </w:rPr>
        <w:t>brief</w:t>
      </w:r>
      <w:proofErr w:type="spellEnd"/>
      <w:r w:rsidRPr="00B40A9A">
        <w:rPr>
          <w:rFonts w:ascii="Times New Roman" w:hAnsi="Times New Roman" w:cs="Times New Roman"/>
          <w:sz w:val="24"/>
          <w:szCs w:val="24"/>
          <w:lang w:val="fr-FR"/>
        </w:rPr>
        <w:t xml:space="preserve"> </w:t>
      </w:r>
      <w:proofErr w:type="spellStart"/>
      <w:r w:rsidRPr="00B40A9A">
        <w:rPr>
          <w:rFonts w:ascii="Times New Roman" w:hAnsi="Times New Roman" w:cs="Times New Roman"/>
          <w:sz w:val="24"/>
          <w:szCs w:val="24"/>
          <w:lang w:val="fr-FR"/>
        </w:rPr>
        <w:t>Ossessa</w:t>
      </w:r>
      <w:proofErr w:type="spellEnd"/>
      <w:r w:rsidRPr="00B40A9A">
        <w:rPr>
          <w:rFonts w:ascii="Times New Roman" w:hAnsi="Times New Roman" w:cs="Times New Roman"/>
          <w:sz w:val="24"/>
          <w:szCs w:val="24"/>
          <w:lang w:val="fr-FR"/>
        </w:rPr>
        <w:t xml:space="preserve"> (deux albums dont une compilation de tous ses succès) et </w:t>
      </w:r>
      <w:proofErr w:type="spellStart"/>
      <w:r w:rsidRPr="00B40A9A">
        <w:rPr>
          <w:rFonts w:ascii="Times New Roman" w:hAnsi="Times New Roman" w:cs="Times New Roman"/>
          <w:sz w:val="24"/>
          <w:szCs w:val="24"/>
          <w:lang w:val="fr-FR"/>
        </w:rPr>
        <w:t>Angoula</w:t>
      </w:r>
      <w:proofErr w:type="spellEnd"/>
      <w:r w:rsidRPr="00B40A9A">
        <w:rPr>
          <w:rFonts w:ascii="Times New Roman" w:hAnsi="Times New Roman" w:cs="Times New Roman"/>
          <w:sz w:val="24"/>
          <w:szCs w:val="24"/>
          <w:lang w:val="fr-FR"/>
        </w:rPr>
        <w:t xml:space="preserve"> Production avec un album à succès "</w:t>
      </w:r>
      <w:proofErr w:type="spellStart"/>
      <w:r w:rsidRPr="00B40A9A">
        <w:rPr>
          <w:rFonts w:ascii="Times New Roman" w:hAnsi="Times New Roman" w:cs="Times New Roman"/>
          <w:sz w:val="24"/>
          <w:szCs w:val="24"/>
          <w:lang w:val="fr-FR"/>
        </w:rPr>
        <w:t>Zoa</w:t>
      </w:r>
      <w:proofErr w:type="spellEnd"/>
      <w:r w:rsidRPr="00B40A9A">
        <w:rPr>
          <w:rFonts w:ascii="Times New Roman" w:hAnsi="Times New Roman" w:cs="Times New Roman"/>
          <w:sz w:val="24"/>
          <w:szCs w:val="24"/>
          <w:lang w:val="fr-FR"/>
        </w:rPr>
        <w:t xml:space="preserve"> </w:t>
      </w:r>
      <w:proofErr w:type="spellStart"/>
      <w:r w:rsidRPr="00B40A9A">
        <w:rPr>
          <w:rFonts w:ascii="Times New Roman" w:hAnsi="Times New Roman" w:cs="Times New Roman"/>
          <w:sz w:val="24"/>
          <w:szCs w:val="24"/>
          <w:lang w:val="fr-FR"/>
        </w:rPr>
        <w:t>Mballa</w:t>
      </w:r>
      <w:proofErr w:type="spellEnd"/>
      <w:r w:rsidRPr="00B40A9A">
        <w:rPr>
          <w:rFonts w:ascii="Times New Roman" w:hAnsi="Times New Roman" w:cs="Times New Roman"/>
          <w:sz w:val="24"/>
          <w:szCs w:val="24"/>
          <w:lang w:val="fr-FR"/>
        </w:rPr>
        <w:t xml:space="preserve">" (disque de l'année en 2000 de l'émission de télévision national CRTV-Tube vision). Sa technique du chant et son doigté guitariste ont eu une très grande influence </w:t>
      </w:r>
      <w:r w:rsidRPr="00B40A9A">
        <w:rPr>
          <w:rFonts w:ascii="Times New Roman" w:hAnsi="Times New Roman" w:cs="Times New Roman"/>
          <w:sz w:val="24"/>
          <w:szCs w:val="24"/>
          <w:lang w:val="fr-FR"/>
        </w:rPr>
        <w:lastRenderedPageBreak/>
        <w:t xml:space="preserve">sur le </w:t>
      </w:r>
      <w:proofErr w:type="spellStart"/>
      <w:r w:rsidRPr="00B40A9A">
        <w:rPr>
          <w:rFonts w:ascii="Times New Roman" w:hAnsi="Times New Roman" w:cs="Times New Roman"/>
          <w:sz w:val="24"/>
          <w:szCs w:val="24"/>
          <w:lang w:val="fr-FR"/>
        </w:rPr>
        <w:t>bikutsi</w:t>
      </w:r>
      <w:proofErr w:type="spellEnd"/>
      <w:r w:rsidRPr="00B40A9A">
        <w:rPr>
          <w:rFonts w:ascii="Times New Roman" w:hAnsi="Times New Roman" w:cs="Times New Roman"/>
          <w:sz w:val="24"/>
          <w:szCs w:val="24"/>
          <w:lang w:val="fr-FR"/>
        </w:rPr>
        <w:t xml:space="preserve"> moderne. Il meurt le 10 mars 2005 dans la pauvreté et la misère dans le quartier </w:t>
      </w:r>
      <w:proofErr w:type="spellStart"/>
      <w:r w:rsidRPr="00B40A9A">
        <w:rPr>
          <w:rFonts w:ascii="Times New Roman" w:hAnsi="Times New Roman" w:cs="Times New Roman"/>
          <w:sz w:val="24"/>
          <w:szCs w:val="24"/>
          <w:lang w:val="fr-FR"/>
        </w:rPr>
        <w:t>Kondengui</w:t>
      </w:r>
      <w:proofErr w:type="spellEnd"/>
      <w:r w:rsidRPr="00B40A9A">
        <w:rPr>
          <w:rFonts w:ascii="Times New Roman" w:hAnsi="Times New Roman" w:cs="Times New Roman"/>
          <w:sz w:val="24"/>
          <w:szCs w:val="24"/>
          <w:lang w:val="fr-FR"/>
        </w:rPr>
        <w:t xml:space="preserve"> à Yaoundé.</w:t>
      </w:r>
    </w:p>
    <w:p w:rsidR="00B40A9A" w:rsidRPr="00B40A9A" w:rsidRDefault="00B40A9A" w:rsidP="00E43E15">
      <w:pPr>
        <w:spacing w:before="120" w:after="120" w:line="360" w:lineRule="auto"/>
        <w:ind w:firstLine="567"/>
        <w:jc w:val="both"/>
        <w:rPr>
          <w:rFonts w:ascii="Times New Roman" w:hAnsi="Times New Roman" w:cs="Times New Roman"/>
          <w:sz w:val="24"/>
          <w:szCs w:val="24"/>
          <w:lang w:val="fr-FR"/>
        </w:rPr>
      </w:pPr>
      <w:r w:rsidRPr="00E43E15">
        <w:rPr>
          <w:rFonts w:ascii="Times New Roman" w:hAnsi="Times New Roman" w:cs="Times New Roman"/>
          <w:sz w:val="24"/>
          <w:szCs w:val="24"/>
          <w:lang w:val="fr-FR"/>
        </w:rPr>
        <w:t>Source : https://www.camerounweb.com/person/Martin-Messi-1532</w:t>
      </w:r>
    </w:p>
    <w:p w:rsidR="002B093D" w:rsidRPr="00FB2AB9" w:rsidRDefault="00FB2AB9" w:rsidP="00E43E15">
      <w:pPr>
        <w:spacing w:before="120" w:after="120" w:line="360" w:lineRule="auto"/>
        <w:ind w:firstLine="567"/>
        <w:jc w:val="both"/>
        <w:rPr>
          <w:rFonts w:ascii="Times New Roman" w:hAnsi="Times New Roman" w:cs="Times New Roman"/>
          <w:b/>
          <w:sz w:val="24"/>
          <w:szCs w:val="24"/>
          <w:lang w:val="fr-FR"/>
        </w:rPr>
      </w:pPr>
      <w:r w:rsidRPr="00FB2AB9">
        <w:rPr>
          <w:rFonts w:ascii="Times New Roman" w:hAnsi="Times New Roman" w:cs="Times New Roman"/>
          <w:b/>
          <w:sz w:val="24"/>
          <w:szCs w:val="24"/>
          <w:lang w:val="fr-FR"/>
        </w:rPr>
        <w:t xml:space="preserve">Figure 3 : photo de </w:t>
      </w:r>
      <w:proofErr w:type="spellStart"/>
      <w:r w:rsidRPr="00FB2AB9">
        <w:rPr>
          <w:rFonts w:ascii="Times New Roman" w:hAnsi="Times New Roman" w:cs="Times New Roman"/>
          <w:b/>
          <w:sz w:val="24"/>
          <w:szCs w:val="24"/>
          <w:lang w:val="fr-FR"/>
        </w:rPr>
        <w:t>Messi</w:t>
      </w:r>
      <w:proofErr w:type="spellEnd"/>
      <w:r w:rsidRPr="00FB2AB9">
        <w:rPr>
          <w:rFonts w:ascii="Times New Roman" w:hAnsi="Times New Roman" w:cs="Times New Roman"/>
          <w:b/>
          <w:sz w:val="24"/>
          <w:szCs w:val="24"/>
          <w:lang w:val="fr-FR"/>
        </w:rPr>
        <w:t xml:space="preserve"> Martin</w:t>
      </w:r>
    </w:p>
    <w:p w:rsidR="00711802" w:rsidRPr="00711802" w:rsidRDefault="00711802" w:rsidP="005A75FB">
      <w:pPr>
        <w:pStyle w:val="Paragraphedeliste"/>
        <w:spacing w:before="120" w:after="120" w:line="360" w:lineRule="auto"/>
        <w:jc w:val="center"/>
        <w:rPr>
          <w:rFonts w:ascii="Times New Roman" w:eastAsia="Times New Roman" w:hAnsi="Times New Roman" w:cs="Times New Roman"/>
          <w:color w:val="444444"/>
          <w:sz w:val="27"/>
          <w:szCs w:val="27"/>
          <w:lang w:val="fr-CM"/>
        </w:rPr>
      </w:pPr>
      <w:r>
        <w:rPr>
          <w:noProof/>
          <w:lang w:val="fr-FR" w:eastAsia="fr-FR"/>
        </w:rPr>
        <w:drawing>
          <wp:inline distT="0" distB="0" distL="0" distR="0" wp14:anchorId="27286824" wp14:editId="4A049405">
            <wp:extent cx="4807670" cy="3807019"/>
            <wp:effectExtent l="0" t="0" r="0" b="3175"/>
            <wp:docPr id="7" name="Image 7" descr="https://kamerlyrics.net/media/5780/messi-mart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kamerlyrics.net/media/5780/messi-martin.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7670" cy="3807019"/>
                    </a:xfrm>
                    <a:prstGeom prst="rect">
                      <a:avLst/>
                    </a:prstGeom>
                    <a:noFill/>
                    <a:ln>
                      <a:noFill/>
                    </a:ln>
                  </pic:spPr>
                </pic:pic>
              </a:graphicData>
            </a:graphic>
          </wp:inline>
        </w:drawing>
      </w:r>
    </w:p>
    <w:p w:rsidR="00711802" w:rsidRPr="0048056D" w:rsidRDefault="00711802" w:rsidP="002B093D">
      <w:pPr>
        <w:pStyle w:val="Paragraphedeliste"/>
        <w:spacing w:before="120" w:after="120" w:line="360" w:lineRule="auto"/>
        <w:jc w:val="both"/>
        <w:rPr>
          <w:rFonts w:ascii="Times New Roman" w:eastAsia="Times New Roman" w:hAnsi="Times New Roman" w:cs="Times New Roman"/>
          <w:color w:val="444444"/>
          <w:sz w:val="18"/>
          <w:szCs w:val="27"/>
          <w:lang w:val="fr-CM"/>
        </w:rPr>
      </w:pPr>
    </w:p>
    <w:p w:rsidR="003966E7" w:rsidRDefault="00711802" w:rsidP="003966E7">
      <w:pPr>
        <w:pStyle w:val="Paragraphedeliste"/>
        <w:spacing w:before="120" w:after="120" w:line="360" w:lineRule="auto"/>
        <w:jc w:val="both"/>
        <w:rPr>
          <w:rStyle w:val="Lienhypertexte"/>
          <w:rFonts w:ascii="Times New Roman" w:hAnsi="Times New Roman" w:cs="Times New Roman"/>
          <w:lang w:val="fr-CM"/>
        </w:rPr>
      </w:pPr>
      <w:r w:rsidRPr="003966E7">
        <w:rPr>
          <w:rFonts w:ascii="Times New Roman" w:eastAsia="Times New Roman" w:hAnsi="Times New Roman" w:cs="Times New Roman"/>
          <w:b/>
          <w:sz w:val="27"/>
          <w:szCs w:val="27"/>
          <w:lang w:val="fr-CM"/>
        </w:rPr>
        <w:t>Source </w:t>
      </w:r>
      <w:r w:rsidRPr="005A75FB">
        <w:rPr>
          <w:rFonts w:ascii="Times New Roman" w:eastAsia="Times New Roman" w:hAnsi="Times New Roman" w:cs="Times New Roman"/>
          <w:color w:val="444444"/>
          <w:sz w:val="27"/>
          <w:szCs w:val="27"/>
          <w:lang w:val="fr-CM"/>
        </w:rPr>
        <w:t>:</w:t>
      </w:r>
      <w:r w:rsidR="005A75FB" w:rsidRPr="005A75FB">
        <w:rPr>
          <w:rFonts w:ascii="Times New Roman" w:eastAsia="Times New Roman" w:hAnsi="Times New Roman" w:cs="Times New Roman"/>
          <w:color w:val="444444"/>
          <w:sz w:val="27"/>
          <w:szCs w:val="27"/>
          <w:lang w:val="fr-CM"/>
        </w:rPr>
        <w:t xml:space="preserve"> </w:t>
      </w:r>
      <w:hyperlink r:id="rId31" w:history="1">
        <w:r w:rsidRPr="005A75FB">
          <w:rPr>
            <w:rStyle w:val="Lienhypertexte"/>
            <w:rFonts w:ascii="Times New Roman" w:hAnsi="Times New Roman" w:cs="Times New Roman"/>
            <w:lang w:val="fr-CM"/>
          </w:rPr>
          <w:t>https://kamerlyrics.net/media/5780/messi-martin.jpg</w:t>
        </w:r>
      </w:hyperlink>
    </w:p>
    <w:p w:rsidR="003966E7" w:rsidRPr="0048056D" w:rsidRDefault="003966E7" w:rsidP="003966E7">
      <w:pPr>
        <w:pStyle w:val="Paragraphedeliste"/>
        <w:spacing w:before="120" w:after="120" w:line="360" w:lineRule="auto"/>
        <w:jc w:val="both"/>
        <w:rPr>
          <w:rFonts w:ascii="Times New Roman" w:hAnsi="Times New Roman" w:cs="Times New Roman"/>
          <w:b/>
          <w:sz w:val="2"/>
          <w:lang w:val="fr-CM"/>
        </w:rPr>
      </w:pPr>
    </w:p>
    <w:p w:rsidR="003966E7" w:rsidRPr="0048056D" w:rsidRDefault="0048056D" w:rsidP="0048056D">
      <w:pPr>
        <w:pStyle w:val="Lgende"/>
        <w:rPr>
          <w:rFonts w:ascii="Times New Roman" w:hAnsi="Times New Roman" w:cs="Times New Roman"/>
          <w:b/>
          <w:i w:val="0"/>
          <w:color w:val="000000" w:themeColor="text1"/>
          <w:sz w:val="24"/>
          <w:szCs w:val="24"/>
          <w:lang w:val="fr-CM"/>
        </w:rPr>
      </w:pPr>
      <w:bookmarkStart w:id="56" w:name="_Toc214178301"/>
      <w:r w:rsidRPr="0048056D">
        <w:rPr>
          <w:rFonts w:ascii="Times New Roman" w:hAnsi="Times New Roman" w:cs="Times New Roman"/>
          <w:b/>
          <w:i w:val="0"/>
          <w:color w:val="000000" w:themeColor="text1"/>
          <w:sz w:val="24"/>
          <w:szCs w:val="24"/>
        </w:rPr>
        <w:t xml:space="preserve">Tableau </w:t>
      </w:r>
      <w:r w:rsidRPr="0048056D">
        <w:rPr>
          <w:rFonts w:ascii="Times New Roman" w:hAnsi="Times New Roman" w:cs="Times New Roman"/>
          <w:b/>
          <w:i w:val="0"/>
          <w:color w:val="000000" w:themeColor="text1"/>
          <w:sz w:val="24"/>
          <w:szCs w:val="24"/>
        </w:rPr>
        <w:fldChar w:fldCharType="begin"/>
      </w:r>
      <w:r w:rsidRPr="0048056D">
        <w:rPr>
          <w:rFonts w:ascii="Times New Roman" w:hAnsi="Times New Roman" w:cs="Times New Roman"/>
          <w:b/>
          <w:i w:val="0"/>
          <w:color w:val="000000" w:themeColor="text1"/>
          <w:sz w:val="24"/>
          <w:szCs w:val="24"/>
        </w:rPr>
        <w:instrText xml:space="preserve"> SEQ Tableau \* ARABIC </w:instrText>
      </w:r>
      <w:r w:rsidRPr="0048056D">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3</w:t>
      </w:r>
      <w:r w:rsidRPr="0048056D">
        <w:rPr>
          <w:rFonts w:ascii="Times New Roman" w:hAnsi="Times New Roman" w:cs="Times New Roman"/>
          <w:b/>
          <w:i w:val="0"/>
          <w:color w:val="000000" w:themeColor="text1"/>
          <w:sz w:val="24"/>
          <w:szCs w:val="24"/>
        </w:rPr>
        <w:fldChar w:fldCharType="end"/>
      </w:r>
      <w:r w:rsidR="003966E7" w:rsidRPr="0048056D">
        <w:rPr>
          <w:rFonts w:ascii="Times New Roman" w:hAnsi="Times New Roman" w:cs="Times New Roman"/>
          <w:b/>
          <w:i w:val="0"/>
          <w:color w:val="000000" w:themeColor="text1"/>
          <w:sz w:val="24"/>
          <w:szCs w:val="24"/>
          <w:lang w:val="fr-CM"/>
        </w:rPr>
        <w:t xml:space="preserve">: </w:t>
      </w:r>
      <w:r w:rsidR="003966E7" w:rsidRPr="0048056D">
        <w:rPr>
          <w:rFonts w:ascii="Times New Roman" w:hAnsi="Times New Roman" w:cs="Times New Roman"/>
          <w:i w:val="0"/>
          <w:color w:val="000000" w:themeColor="text1"/>
          <w:sz w:val="24"/>
          <w:szCs w:val="24"/>
          <w:lang w:val="fr-CM"/>
        </w:rPr>
        <w:t xml:space="preserve">Discographie de </w:t>
      </w:r>
      <w:proofErr w:type="spellStart"/>
      <w:r w:rsidR="003966E7" w:rsidRPr="0048056D">
        <w:rPr>
          <w:rFonts w:ascii="Times New Roman" w:hAnsi="Times New Roman" w:cs="Times New Roman"/>
          <w:i w:val="0"/>
          <w:color w:val="000000" w:themeColor="text1"/>
          <w:sz w:val="24"/>
          <w:szCs w:val="24"/>
          <w:lang w:val="fr-CM"/>
        </w:rPr>
        <w:t>Messi</w:t>
      </w:r>
      <w:proofErr w:type="spellEnd"/>
      <w:r w:rsidR="003966E7" w:rsidRPr="0048056D">
        <w:rPr>
          <w:rFonts w:ascii="Times New Roman" w:hAnsi="Times New Roman" w:cs="Times New Roman"/>
          <w:i w:val="0"/>
          <w:color w:val="000000" w:themeColor="text1"/>
          <w:sz w:val="24"/>
          <w:szCs w:val="24"/>
          <w:lang w:val="fr-CM"/>
        </w:rPr>
        <w:t xml:space="preserve"> Martin</w:t>
      </w:r>
      <w:bookmarkEnd w:id="56"/>
    </w:p>
    <w:tbl>
      <w:tblPr>
        <w:tblStyle w:val="Grilledutableau"/>
        <w:tblW w:w="11199" w:type="dxa"/>
        <w:jc w:val="center"/>
        <w:tblLook w:val="04A0" w:firstRow="1" w:lastRow="0" w:firstColumn="1" w:lastColumn="0" w:noHBand="0" w:noVBand="1"/>
      </w:tblPr>
      <w:tblGrid>
        <w:gridCol w:w="486"/>
        <w:gridCol w:w="4896"/>
        <w:gridCol w:w="2713"/>
        <w:gridCol w:w="3104"/>
      </w:tblGrid>
      <w:tr w:rsidR="00E31122" w:rsidRPr="005A75FB" w:rsidTr="0048056D">
        <w:trPr>
          <w:trHeight w:val="607"/>
          <w:jc w:val="center"/>
        </w:trPr>
        <w:tc>
          <w:tcPr>
            <w:tcW w:w="486" w:type="dxa"/>
          </w:tcPr>
          <w:p w:rsidR="00E31122" w:rsidRPr="0048056D" w:rsidRDefault="00E31122" w:rsidP="0048056D">
            <w:pPr>
              <w:jc w:val="both"/>
              <w:rPr>
                <w:rFonts w:ascii="Times New Roman" w:hAnsi="Times New Roman" w:cs="Times New Roman"/>
                <w:b/>
                <w:szCs w:val="24"/>
                <w:lang w:val="fr-CM"/>
              </w:rPr>
            </w:pPr>
            <w:r w:rsidRPr="0048056D">
              <w:rPr>
                <w:rFonts w:ascii="Times New Roman" w:hAnsi="Times New Roman" w:cs="Times New Roman"/>
                <w:b/>
                <w:szCs w:val="24"/>
                <w:lang w:val="fr-CM"/>
              </w:rPr>
              <w:t>N°</w:t>
            </w:r>
          </w:p>
        </w:tc>
        <w:tc>
          <w:tcPr>
            <w:tcW w:w="4896" w:type="dxa"/>
          </w:tcPr>
          <w:p w:rsidR="00E31122" w:rsidRPr="0048056D" w:rsidRDefault="007D56AC" w:rsidP="0048056D">
            <w:pPr>
              <w:jc w:val="center"/>
              <w:rPr>
                <w:rFonts w:ascii="Times New Roman" w:hAnsi="Times New Roman" w:cs="Times New Roman"/>
                <w:b/>
                <w:szCs w:val="24"/>
                <w:lang w:val="fr-CM"/>
              </w:rPr>
            </w:pPr>
            <w:r w:rsidRPr="0048056D">
              <w:rPr>
                <w:rFonts w:ascii="Times New Roman" w:hAnsi="Times New Roman" w:cs="Times New Roman"/>
                <w:b/>
                <w:szCs w:val="24"/>
                <w:lang w:val="fr-CM"/>
              </w:rPr>
              <w:t>TITRE : SINGLE, ALBUM, COMPILATION</w:t>
            </w:r>
          </w:p>
        </w:tc>
        <w:tc>
          <w:tcPr>
            <w:tcW w:w="2713" w:type="dxa"/>
          </w:tcPr>
          <w:p w:rsidR="00E31122" w:rsidRPr="0048056D" w:rsidRDefault="00E31122" w:rsidP="0048056D">
            <w:pPr>
              <w:jc w:val="center"/>
              <w:rPr>
                <w:rFonts w:ascii="Times New Roman" w:hAnsi="Times New Roman" w:cs="Times New Roman"/>
                <w:b/>
                <w:szCs w:val="24"/>
                <w:lang w:val="fr-CM"/>
              </w:rPr>
            </w:pPr>
            <w:r w:rsidRPr="0048056D">
              <w:rPr>
                <w:rFonts w:ascii="Times New Roman" w:hAnsi="Times New Roman" w:cs="Times New Roman"/>
                <w:b/>
                <w:szCs w:val="24"/>
                <w:lang w:val="fr-CM"/>
              </w:rPr>
              <w:t>TYPE DE SUPPORT</w:t>
            </w:r>
          </w:p>
        </w:tc>
        <w:tc>
          <w:tcPr>
            <w:tcW w:w="3104" w:type="dxa"/>
          </w:tcPr>
          <w:p w:rsidR="007D56AC" w:rsidRPr="0048056D" w:rsidRDefault="007D56AC" w:rsidP="0048056D">
            <w:pPr>
              <w:jc w:val="center"/>
              <w:rPr>
                <w:rFonts w:ascii="Times New Roman" w:hAnsi="Times New Roman" w:cs="Times New Roman"/>
                <w:b/>
                <w:szCs w:val="24"/>
                <w:lang w:val="fr-CM"/>
              </w:rPr>
            </w:pPr>
            <w:r w:rsidRPr="0048056D">
              <w:rPr>
                <w:rFonts w:ascii="Times New Roman" w:hAnsi="Times New Roman" w:cs="Times New Roman"/>
                <w:b/>
                <w:szCs w:val="24"/>
                <w:lang w:val="fr-CM"/>
              </w:rPr>
              <w:t>ANNEE</w:t>
            </w:r>
          </w:p>
          <w:p w:rsidR="00E31122" w:rsidRPr="0048056D" w:rsidRDefault="00E31122" w:rsidP="0048056D">
            <w:pPr>
              <w:jc w:val="center"/>
              <w:rPr>
                <w:rFonts w:ascii="Times New Roman" w:hAnsi="Times New Roman" w:cs="Times New Roman"/>
                <w:b/>
                <w:szCs w:val="24"/>
                <w:lang w:val="fr-CM"/>
              </w:rPr>
            </w:pPr>
            <w:r w:rsidRPr="0048056D">
              <w:rPr>
                <w:rFonts w:ascii="Times New Roman" w:hAnsi="Times New Roman" w:cs="Times New Roman"/>
                <w:b/>
                <w:szCs w:val="24"/>
                <w:lang w:val="fr-CM"/>
              </w:rPr>
              <w:t>DE PRODUCTION</w:t>
            </w:r>
          </w:p>
        </w:tc>
      </w:tr>
      <w:tr w:rsidR="00E31122" w:rsidRPr="005A75FB" w:rsidTr="0048056D">
        <w:trPr>
          <w:jc w:val="center"/>
        </w:trPr>
        <w:tc>
          <w:tcPr>
            <w:tcW w:w="486" w:type="dxa"/>
          </w:tcPr>
          <w:p w:rsidR="00E31122" w:rsidRPr="005A75FB" w:rsidRDefault="00E31122" w:rsidP="0048056D">
            <w:pPr>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1</w:t>
            </w:r>
          </w:p>
        </w:tc>
        <w:tc>
          <w:tcPr>
            <w:tcW w:w="4896" w:type="dxa"/>
          </w:tcPr>
          <w:p w:rsidR="007D56AC" w:rsidRPr="00821A02" w:rsidRDefault="007D56AC" w:rsidP="0048056D">
            <w:pPr>
              <w:jc w:val="both"/>
              <w:rPr>
                <w:rFonts w:ascii="Times New Roman" w:hAnsi="Times New Roman" w:cs="Times New Roman"/>
                <w:sz w:val="24"/>
                <w:szCs w:val="24"/>
                <w:lang w:val="fr-CM"/>
              </w:rPr>
            </w:pPr>
            <w:proofErr w:type="spellStart"/>
            <w:r w:rsidRPr="00821A02">
              <w:rPr>
                <w:rFonts w:ascii="Times New Roman" w:hAnsi="Times New Roman" w:cs="Times New Roman"/>
                <w:sz w:val="24"/>
                <w:szCs w:val="24"/>
                <w:lang w:val="fr-CM"/>
              </w:rPr>
              <w:t>Méké</w:t>
            </w:r>
            <w:proofErr w:type="spellEnd"/>
            <w:r w:rsidRPr="00821A02">
              <w:rPr>
                <w:rFonts w:ascii="Times New Roman" w:hAnsi="Times New Roman" w:cs="Times New Roman"/>
                <w:sz w:val="24"/>
                <w:szCs w:val="24"/>
                <w:lang w:val="fr-CM"/>
              </w:rPr>
              <w:t xml:space="preserve"> </w:t>
            </w:r>
            <w:proofErr w:type="spellStart"/>
            <w:r w:rsidRPr="00821A02">
              <w:rPr>
                <w:rFonts w:ascii="Times New Roman" w:hAnsi="Times New Roman" w:cs="Times New Roman"/>
                <w:sz w:val="24"/>
                <w:szCs w:val="24"/>
                <w:lang w:val="fr-CM"/>
              </w:rPr>
              <w:t>Méké</w:t>
            </w:r>
            <w:proofErr w:type="spellEnd"/>
            <w:r w:rsidRPr="00821A02">
              <w:rPr>
                <w:rFonts w:ascii="Times New Roman" w:hAnsi="Times New Roman" w:cs="Times New Roman"/>
                <w:sz w:val="24"/>
                <w:szCs w:val="24"/>
                <w:lang w:val="fr-CM"/>
              </w:rPr>
              <w:t xml:space="preserve"> – super </w:t>
            </w:r>
            <w:proofErr w:type="spellStart"/>
            <w:r w:rsidRPr="00821A02">
              <w:rPr>
                <w:rFonts w:ascii="Times New Roman" w:hAnsi="Times New Roman" w:cs="Times New Roman"/>
                <w:sz w:val="24"/>
                <w:szCs w:val="24"/>
                <w:lang w:val="fr-CM"/>
              </w:rPr>
              <w:t>Ekang</w:t>
            </w:r>
            <w:proofErr w:type="spellEnd"/>
            <w:r w:rsidR="0048056D">
              <w:rPr>
                <w:rFonts w:ascii="Times New Roman" w:hAnsi="Times New Roman" w:cs="Times New Roman"/>
                <w:sz w:val="24"/>
                <w:szCs w:val="24"/>
                <w:lang w:val="fr-CM"/>
              </w:rPr>
              <w:t xml:space="preserve"> </w:t>
            </w:r>
            <w:r w:rsidRPr="00821A02">
              <w:rPr>
                <w:rFonts w:ascii="Times New Roman" w:hAnsi="Times New Roman" w:cs="Times New Roman"/>
                <w:sz w:val="24"/>
                <w:szCs w:val="24"/>
                <w:lang w:val="fr-CM"/>
              </w:rPr>
              <w:t>(LP, Album)</w:t>
            </w:r>
          </w:p>
        </w:tc>
        <w:tc>
          <w:tcPr>
            <w:tcW w:w="2713" w:type="dxa"/>
          </w:tcPr>
          <w:p w:rsidR="00E31122" w:rsidRPr="00821A02" w:rsidRDefault="00821A0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Disque vinyl</w:t>
            </w:r>
            <w:r>
              <w:rPr>
                <w:rFonts w:ascii="Times New Roman" w:hAnsi="Times New Roman" w:cs="Times New Roman"/>
                <w:sz w:val="24"/>
                <w:szCs w:val="24"/>
                <w:lang w:val="fr-CM"/>
              </w:rPr>
              <w:t>es 45 tours</w:t>
            </w:r>
          </w:p>
        </w:tc>
        <w:tc>
          <w:tcPr>
            <w:tcW w:w="3104" w:type="dxa"/>
          </w:tcPr>
          <w:p w:rsidR="00E31122" w:rsidRPr="00821A02" w:rsidRDefault="00E3112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Année indéterminée</w:t>
            </w:r>
          </w:p>
        </w:tc>
      </w:tr>
      <w:tr w:rsidR="00E31122" w:rsidRPr="005A75FB" w:rsidTr="0048056D">
        <w:trPr>
          <w:jc w:val="center"/>
        </w:trPr>
        <w:tc>
          <w:tcPr>
            <w:tcW w:w="486" w:type="dxa"/>
          </w:tcPr>
          <w:p w:rsidR="00E31122" w:rsidRPr="005A75FB" w:rsidRDefault="00E31122" w:rsidP="0048056D">
            <w:pPr>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2</w:t>
            </w:r>
          </w:p>
        </w:tc>
        <w:tc>
          <w:tcPr>
            <w:tcW w:w="4896" w:type="dxa"/>
          </w:tcPr>
          <w:p w:rsidR="007D56AC" w:rsidRPr="00821A02" w:rsidRDefault="007D56AC" w:rsidP="0048056D">
            <w:pPr>
              <w:jc w:val="both"/>
              <w:rPr>
                <w:rFonts w:ascii="Times New Roman" w:hAnsi="Times New Roman" w:cs="Times New Roman"/>
                <w:sz w:val="24"/>
                <w:szCs w:val="24"/>
                <w:lang w:val="fr-CM"/>
              </w:rPr>
            </w:pPr>
            <w:proofErr w:type="spellStart"/>
            <w:r w:rsidRPr="00821A02">
              <w:rPr>
                <w:rFonts w:ascii="Times New Roman" w:hAnsi="Times New Roman" w:cs="Times New Roman"/>
                <w:sz w:val="24"/>
                <w:szCs w:val="24"/>
                <w:lang w:val="fr-CM"/>
              </w:rPr>
              <w:t>Mbo</w:t>
            </w:r>
            <w:proofErr w:type="spellEnd"/>
            <w:r w:rsidRPr="00821A02">
              <w:rPr>
                <w:rFonts w:ascii="Times New Roman" w:hAnsi="Times New Roman" w:cs="Times New Roman"/>
                <w:sz w:val="24"/>
                <w:szCs w:val="24"/>
                <w:lang w:val="fr-CM"/>
              </w:rPr>
              <w:t xml:space="preserve"> </w:t>
            </w:r>
            <w:proofErr w:type="spellStart"/>
            <w:r w:rsidRPr="00821A02">
              <w:rPr>
                <w:rFonts w:ascii="Times New Roman" w:hAnsi="Times New Roman" w:cs="Times New Roman"/>
                <w:sz w:val="24"/>
                <w:szCs w:val="24"/>
                <w:lang w:val="fr-CM"/>
              </w:rPr>
              <w:t>Bidzang</w:t>
            </w:r>
            <w:proofErr w:type="spellEnd"/>
            <w:r w:rsidR="0048056D">
              <w:rPr>
                <w:rFonts w:ascii="Times New Roman" w:hAnsi="Times New Roman" w:cs="Times New Roman"/>
                <w:sz w:val="24"/>
                <w:szCs w:val="24"/>
                <w:lang w:val="fr-CM"/>
              </w:rPr>
              <w:t xml:space="preserve"> </w:t>
            </w:r>
            <w:r w:rsidRPr="00821A02">
              <w:rPr>
                <w:rFonts w:ascii="Times New Roman" w:hAnsi="Times New Roman" w:cs="Times New Roman"/>
                <w:sz w:val="24"/>
                <w:szCs w:val="24"/>
                <w:lang w:val="fr-CM"/>
              </w:rPr>
              <w:t>(7’’, single)</w:t>
            </w:r>
          </w:p>
        </w:tc>
        <w:tc>
          <w:tcPr>
            <w:tcW w:w="2713" w:type="dxa"/>
          </w:tcPr>
          <w:p w:rsidR="00E31122" w:rsidRPr="00821A02" w:rsidRDefault="00821A0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Disque vinyl</w:t>
            </w:r>
            <w:r>
              <w:rPr>
                <w:rFonts w:ascii="Times New Roman" w:hAnsi="Times New Roman" w:cs="Times New Roman"/>
                <w:sz w:val="24"/>
                <w:szCs w:val="24"/>
                <w:lang w:val="fr-CM"/>
              </w:rPr>
              <w:t>es 33 tours</w:t>
            </w:r>
          </w:p>
        </w:tc>
        <w:tc>
          <w:tcPr>
            <w:tcW w:w="3104" w:type="dxa"/>
          </w:tcPr>
          <w:p w:rsidR="00E31122" w:rsidRPr="00821A02" w:rsidRDefault="00E3112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1975</w:t>
            </w:r>
          </w:p>
        </w:tc>
      </w:tr>
      <w:tr w:rsidR="00E31122" w:rsidRPr="005A75FB" w:rsidTr="0048056D">
        <w:trPr>
          <w:jc w:val="center"/>
        </w:trPr>
        <w:tc>
          <w:tcPr>
            <w:tcW w:w="486" w:type="dxa"/>
          </w:tcPr>
          <w:p w:rsidR="00E31122" w:rsidRPr="005A75FB" w:rsidRDefault="00E31122" w:rsidP="0048056D">
            <w:pPr>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3</w:t>
            </w:r>
          </w:p>
        </w:tc>
        <w:tc>
          <w:tcPr>
            <w:tcW w:w="4896" w:type="dxa"/>
          </w:tcPr>
          <w:p w:rsidR="007D56AC" w:rsidRPr="0048056D" w:rsidRDefault="00072A48" w:rsidP="0048056D">
            <w:pPr>
              <w:jc w:val="both"/>
              <w:rPr>
                <w:rFonts w:ascii="Times New Roman" w:hAnsi="Times New Roman" w:cs="Times New Roman"/>
                <w:sz w:val="24"/>
                <w:szCs w:val="24"/>
              </w:rPr>
            </w:pPr>
            <w:hyperlink r:id="rId32" w:history="1">
              <w:proofErr w:type="spellStart"/>
              <w:r w:rsidR="007D56AC" w:rsidRPr="00821A02">
                <w:rPr>
                  <w:rFonts w:ascii="Times New Roman" w:hAnsi="Times New Roman" w:cs="Times New Roman"/>
                  <w:sz w:val="24"/>
                  <w:szCs w:val="24"/>
                </w:rPr>
                <w:t>Angon</w:t>
              </w:r>
              <w:proofErr w:type="spellEnd"/>
              <w:r w:rsidR="007D56AC" w:rsidRPr="00821A02">
                <w:rPr>
                  <w:rFonts w:ascii="Times New Roman" w:hAnsi="Times New Roman" w:cs="Times New Roman"/>
                  <w:sz w:val="24"/>
                  <w:szCs w:val="24"/>
                </w:rPr>
                <w:t xml:space="preserve"> </w:t>
              </w:r>
              <w:proofErr w:type="spellStart"/>
              <w:r w:rsidR="007D56AC" w:rsidRPr="00821A02">
                <w:rPr>
                  <w:rFonts w:ascii="Times New Roman" w:hAnsi="Times New Roman" w:cs="Times New Roman"/>
                  <w:sz w:val="24"/>
                  <w:szCs w:val="24"/>
                </w:rPr>
                <w:t>Mana</w:t>
              </w:r>
              <w:proofErr w:type="spellEnd"/>
              <w:r w:rsidR="007D56AC" w:rsidRPr="00821A02">
                <w:rPr>
                  <w:rFonts w:ascii="Times New Roman" w:hAnsi="Times New Roman" w:cs="Times New Roman"/>
                  <w:sz w:val="24"/>
                  <w:szCs w:val="24"/>
                </w:rPr>
                <w:t xml:space="preserve"> </w:t>
              </w:r>
              <w:proofErr w:type="spellStart"/>
              <w:r w:rsidR="007D56AC" w:rsidRPr="00821A02">
                <w:rPr>
                  <w:rFonts w:ascii="Times New Roman" w:hAnsi="Times New Roman" w:cs="Times New Roman"/>
                  <w:sz w:val="24"/>
                  <w:szCs w:val="24"/>
                </w:rPr>
                <w:t>Nkara</w:t>
              </w:r>
              <w:proofErr w:type="spellEnd"/>
              <w:r w:rsidR="007D56AC" w:rsidRPr="00821A02">
                <w:rPr>
                  <w:rFonts w:ascii="Times New Roman" w:hAnsi="Times New Roman" w:cs="Times New Roman"/>
                  <w:sz w:val="24"/>
                  <w:szCs w:val="24"/>
                </w:rPr>
                <w:t xml:space="preserve"> / </w:t>
              </w:r>
              <w:proofErr w:type="spellStart"/>
              <w:r w:rsidR="007D56AC" w:rsidRPr="00821A02">
                <w:rPr>
                  <w:rFonts w:ascii="Times New Roman" w:hAnsi="Times New Roman" w:cs="Times New Roman"/>
                  <w:sz w:val="24"/>
                  <w:szCs w:val="24"/>
                </w:rPr>
                <w:t>Malingan</w:t>
              </w:r>
              <w:proofErr w:type="spellEnd"/>
              <w:r w:rsidR="007D56AC" w:rsidRPr="00821A02">
                <w:rPr>
                  <w:rFonts w:ascii="Times New Roman" w:hAnsi="Times New Roman" w:cs="Times New Roman"/>
                  <w:sz w:val="24"/>
                  <w:szCs w:val="24"/>
                </w:rPr>
                <w:t xml:space="preserve"> Ai </w:t>
              </w:r>
              <w:proofErr w:type="spellStart"/>
              <w:r w:rsidR="007D56AC" w:rsidRPr="00821A02">
                <w:rPr>
                  <w:rFonts w:ascii="Times New Roman" w:hAnsi="Times New Roman" w:cs="Times New Roman"/>
                  <w:sz w:val="24"/>
                  <w:szCs w:val="24"/>
                </w:rPr>
                <w:t>Nnom</w:t>
              </w:r>
              <w:proofErr w:type="spellEnd"/>
            </w:hyperlink>
            <w:r w:rsidR="0048056D">
              <w:rPr>
                <w:rFonts w:ascii="Times New Roman" w:hAnsi="Times New Roman" w:cs="Times New Roman"/>
                <w:sz w:val="24"/>
                <w:szCs w:val="24"/>
              </w:rPr>
              <w:t xml:space="preserve"> </w:t>
            </w:r>
            <w:r w:rsidR="007D56AC" w:rsidRPr="00821A02">
              <w:rPr>
                <w:rFonts w:ascii="Times New Roman" w:hAnsi="Times New Roman" w:cs="Times New Roman"/>
                <w:sz w:val="24"/>
                <w:szCs w:val="24"/>
              </w:rPr>
              <w:t xml:space="preserve">(7’’, </w:t>
            </w:r>
            <w:proofErr w:type="spellStart"/>
            <w:r w:rsidR="007D56AC" w:rsidRPr="00821A02">
              <w:rPr>
                <w:rFonts w:ascii="Times New Roman" w:hAnsi="Times New Roman" w:cs="Times New Roman"/>
                <w:sz w:val="24"/>
                <w:szCs w:val="24"/>
              </w:rPr>
              <w:t>sigle</w:t>
            </w:r>
            <w:proofErr w:type="spellEnd"/>
            <w:r w:rsidR="007D56AC" w:rsidRPr="00821A02">
              <w:rPr>
                <w:rFonts w:ascii="Times New Roman" w:hAnsi="Times New Roman" w:cs="Times New Roman"/>
                <w:sz w:val="24"/>
                <w:szCs w:val="24"/>
              </w:rPr>
              <w:t>)</w:t>
            </w:r>
          </w:p>
        </w:tc>
        <w:tc>
          <w:tcPr>
            <w:tcW w:w="2713" w:type="dxa"/>
          </w:tcPr>
          <w:p w:rsidR="00E31122" w:rsidRPr="00821A02" w:rsidRDefault="00821A0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Disque vinyl</w:t>
            </w:r>
            <w:r>
              <w:rPr>
                <w:rFonts w:ascii="Times New Roman" w:hAnsi="Times New Roman" w:cs="Times New Roman"/>
                <w:sz w:val="24"/>
                <w:szCs w:val="24"/>
                <w:lang w:val="fr-CM"/>
              </w:rPr>
              <w:t>es 33 tours</w:t>
            </w:r>
          </w:p>
        </w:tc>
        <w:tc>
          <w:tcPr>
            <w:tcW w:w="3104" w:type="dxa"/>
          </w:tcPr>
          <w:p w:rsidR="00E31122" w:rsidRPr="00821A02" w:rsidRDefault="005627DF"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1976</w:t>
            </w:r>
          </w:p>
        </w:tc>
      </w:tr>
      <w:tr w:rsidR="00E31122" w:rsidRPr="005A75FB" w:rsidTr="0048056D">
        <w:trPr>
          <w:jc w:val="center"/>
        </w:trPr>
        <w:tc>
          <w:tcPr>
            <w:tcW w:w="486" w:type="dxa"/>
          </w:tcPr>
          <w:p w:rsidR="00E31122" w:rsidRPr="005A75FB" w:rsidRDefault="00E31122" w:rsidP="0048056D">
            <w:pPr>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4</w:t>
            </w:r>
          </w:p>
        </w:tc>
        <w:tc>
          <w:tcPr>
            <w:tcW w:w="4896" w:type="dxa"/>
          </w:tcPr>
          <w:p w:rsidR="00E31122" w:rsidRPr="00821A02" w:rsidRDefault="00072A48" w:rsidP="0048056D">
            <w:pPr>
              <w:rPr>
                <w:rFonts w:ascii="Times New Roman" w:eastAsia="Times New Roman" w:hAnsi="Times New Roman" w:cs="Times New Roman"/>
                <w:sz w:val="24"/>
                <w:szCs w:val="24"/>
              </w:rPr>
            </w:pPr>
            <w:hyperlink r:id="rId33" w:history="1">
              <w:proofErr w:type="spellStart"/>
              <w:r w:rsidR="005627DF" w:rsidRPr="00821A02">
                <w:rPr>
                  <w:rFonts w:ascii="Times New Roman" w:eastAsia="Times New Roman" w:hAnsi="Times New Roman" w:cs="Times New Roman"/>
                  <w:sz w:val="24"/>
                  <w:szCs w:val="24"/>
                </w:rPr>
                <w:t>Bia</w:t>
              </w:r>
              <w:proofErr w:type="spellEnd"/>
              <w:r w:rsidR="005627DF" w:rsidRPr="00821A02">
                <w:rPr>
                  <w:rFonts w:ascii="Times New Roman" w:eastAsia="Times New Roman" w:hAnsi="Times New Roman" w:cs="Times New Roman"/>
                  <w:sz w:val="24"/>
                  <w:szCs w:val="24"/>
                </w:rPr>
                <w:t xml:space="preserve"> </w:t>
              </w:r>
              <w:proofErr w:type="spellStart"/>
              <w:r w:rsidR="005627DF" w:rsidRPr="00821A02">
                <w:rPr>
                  <w:rFonts w:ascii="Times New Roman" w:eastAsia="Times New Roman" w:hAnsi="Times New Roman" w:cs="Times New Roman"/>
                  <w:sz w:val="24"/>
                  <w:szCs w:val="24"/>
                </w:rPr>
                <w:t>Tak</w:t>
              </w:r>
              <w:proofErr w:type="spellEnd"/>
              <w:r w:rsidR="005627DF" w:rsidRPr="00821A02">
                <w:rPr>
                  <w:rFonts w:ascii="Times New Roman" w:eastAsia="Times New Roman" w:hAnsi="Times New Roman" w:cs="Times New Roman"/>
                  <w:sz w:val="24"/>
                  <w:szCs w:val="24"/>
                </w:rPr>
                <w:t xml:space="preserve"> </w:t>
              </w:r>
              <w:proofErr w:type="spellStart"/>
              <w:r w:rsidR="005627DF" w:rsidRPr="00821A02">
                <w:rPr>
                  <w:rFonts w:ascii="Times New Roman" w:eastAsia="Times New Roman" w:hAnsi="Times New Roman" w:cs="Times New Roman"/>
                  <w:sz w:val="24"/>
                  <w:szCs w:val="24"/>
                </w:rPr>
                <w:t>Ayi</w:t>
              </w:r>
              <w:proofErr w:type="spellEnd"/>
              <w:r w:rsidR="005627DF" w:rsidRPr="00821A02">
                <w:rPr>
                  <w:rFonts w:ascii="Times New Roman" w:eastAsia="Times New Roman" w:hAnsi="Times New Roman" w:cs="Times New Roman"/>
                  <w:sz w:val="24"/>
                  <w:szCs w:val="24"/>
                </w:rPr>
                <w:t xml:space="preserve"> Los / </w:t>
              </w:r>
              <w:proofErr w:type="spellStart"/>
              <w:r w:rsidR="005627DF" w:rsidRPr="00821A02">
                <w:rPr>
                  <w:rFonts w:ascii="Times New Roman" w:eastAsia="Times New Roman" w:hAnsi="Times New Roman" w:cs="Times New Roman"/>
                  <w:sz w:val="24"/>
                  <w:szCs w:val="24"/>
                </w:rPr>
                <w:t>Ndeg</w:t>
              </w:r>
              <w:proofErr w:type="spellEnd"/>
              <w:r w:rsidR="005627DF" w:rsidRPr="00821A02">
                <w:rPr>
                  <w:rFonts w:ascii="Times New Roman" w:eastAsia="Times New Roman" w:hAnsi="Times New Roman" w:cs="Times New Roman"/>
                  <w:sz w:val="24"/>
                  <w:szCs w:val="24"/>
                </w:rPr>
                <w:t xml:space="preserve"> </w:t>
              </w:r>
              <w:proofErr w:type="spellStart"/>
              <w:r w:rsidR="005627DF" w:rsidRPr="00821A02">
                <w:rPr>
                  <w:rFonts w:ascii="Times New Roman" w:eastAsia="Times New Roman" w:hAnsi="Times New Roman" w:cs="Times New Roman"/>
                  <w:sz w:val="24"/>
                  <w:szCs w:val="24"/>
                </w:rPr>
                <w:t>Meyok</w:t>
              </w:r>
              <w:proofErr w:type="spellEnd"/>
            </w:hyperlink>
            <w:r w:rsidR="0048056D">
              <w:rPr>
                <w:rFonts w:ascii="Times New Roman" w:eastAsia="Times New Roman" w:hAnsi="Times New Roman" w:cs="Times New Roman"/>
                <w:sz w:val="24"/>
                <w:szCs w:val="24"/>
              </w:rPr>
              <w:t xml:space="preserve"> </w:t>
            </w:r>
            <w:r w:rsidR="005A75FB" w:rsidRPr="00821A02">
              <w:rPr>
                <w:rFonts w:ascii="Times New Roman" w:eastAsia="Times New Roman" w:hAnsi="Times New Roman" w:cs="Times New Roman"/>
                <w:sz w:val="24"/>
                <w:szCs w:val="24"/>
              </w:rPr>
              <w:t>(7")</w:t>
            </w:r>
          </w:p>
        </w:tc>
        <w:tc>
          <w:tcPr>
            <w:tcW w:w="2713" w:type="dxa"/>
          </w:tcPr>
          <w:p w:rsidR="00E31122" w:rsidRPr="00821A02" w:rsidRDefault="00821A02"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CD</w:t>
            </w:r>
          </w:p>
        </w:tc>
        <w:tc>
          <w:tcPr>
            <w:tcW w:w="3104" w:type="dxa"/>
          </w:tcPr>
          <w:p w:rsidR="00E31122" w:rsidRPr="00821A02" w:rsidRDefault="005627DF"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Année indéterminée</w:t>
            </w:r>
          </w:p>
        </w:tc>
      </w:tr>
      <w:tr w:rsidR="005627DF" w:rsidRPr="005A75FB" w:rsidTr="0048056D">
        <w:trPr>
          <w:jc w:val="center"/>
        </w:trPr>
        <w:tc>
          <w:tcPr>
            <w:tcW w:w="486" w:type="dxa"/>
          </w:tcPr>
          <w:p w:rsidR="005627DF" w:rsidRPr="005A75FB" w:rsidRDefault="005627DF" w:rsidP="0048056D">
            <w:pPr>
              <w:jc w:val="both"/>
              <w:rPr>
                <w:rFonts w:ascii="Times New Roman" w:hAnsi="Times New Roman" w:cs="Times New Roman"/>
                <w:b/>
                <w:sz w:val="24"/>
                <w:szCs w:val="24"/>
                <w:lang w:val="fr-CM"/>
              </w:rPr>
            </w:pPr>
            <w:r w:rsidRPr="005A75FB">
              <w:rPr>
                <w:rFonts w:ascii="Times New Roman" w:hAnsi="Times New Roman" w:cs="Times New Roman"/>
                <w:b/>
                <w:sz w:val="24"/>
                <w:szCs w:val="24"/>
                <w:lang w:val="fr-CM"/>
              </w:rPr>
              <w:t>5</w:t>
            </w:r>
          </w:p>
        </w:tc>
        <w:tc>
          <w:tcPr>
            <w:tcW w:w="4896" w:type="dxa"/>
          </w:tcPr>
          <w:p w:rsidR="005627DF" w:rsidRPr="00821A02" w:rsidRDefault="005627DF" w:rsidP="0048056D">
            <w:pPr>
              <w:rPr>
                <w:rFonts w:ascii="Times New Roman" w:eastAsia="Times New Roman" w:hAnsi="Times New Roman" w:cs="Times New Roman"/>
                <w:sz w:val="24"/>
                <w:szCs w:val="24"/>
              </w:rPr>
            </w:pPr>
            <w:r w:rsidRPr="00821A02">
              <w:rPr>
                <w:rFonts w:ascii="Times New Roman" w:eastAsia="Times New Roman" w:hAnsi="Times New Roman" w:cs="Times New Roman"/>
                <w:sz w:val="24"/>
                <w:szCs w:val="24"/>
              </w:rPr>
              <w:t>Creativity And Guidance In Retrospec</w:t>
            </w:r>
            <w:r w:rsidR="0048056D">
              <w:rPr>
                <w:rFonts w:ascii="Times New Roman" w:eastAsia="Times New Roman" w:hAnsi="Times New Roman" w:cs="Times New Roman"/>
                <w:sz w:val="24"/>
                <w:szCs w:val="24"/>
              </w:rPr>
              <w:t xml:space="preserve">t Volume 1 - </w:t>
            </w:r>
            <w:proofErr w:type="spellStart"/>
            <w:r w:rsidR="0048056D">
              <w:rPr>
                <w:rFonts w:ascii="Times New Roman" w:eastAsia="Times New Roman" w:hAnsi="Times New Roman" w:cs="Times New Roman"/>
                <w:sz w:val="24"/>
                <w:szCs w:val="24"/>
              </w:rPr>
              <w:t>Amougou</w:t>
            </w:r>
            <w:proofErr w:type="spellEnd"/>
            <w:r w:rsidR="0048056D">
              <w:rPr>
                <w:rFonts w:ascii="Times New Roman" w:eastAsia="Times New Roman" w:hAnsi="Times New Roman" w:cs="Times New Roman"/>
                <w:sz w:val="24"/>
                <w:szCs w:val="24"/>
              </w:rPr>
              <w:t xml:space="preserve"> </w:t>
            </w:r>
            <w:proofErr w:type="spellStart"/>
            <w:r w:rsidR="0048056D">
              <w:rPr>
                <w:rFonts w:ascii="Times New Roman" w:eastAsia="Times New Roman" w:hAnsi="Times New Roman" w:cs="Times New Roman"/>
                <w:sz w:val="24"/>
                <w:szCs w:val="24"/>
              </w:rPr>
              <w:t>Ndi</w:t>
            </w:r>
            <w:proofErr w:type="spellEnd"/>
            <w:r w:rsidR="0048056D">
              <w:rPr>
                <w:rFonts w:ascii="Times New Roman" w:eastAsia="Times New Roman" w:hAnsi="Times New Roman" w:cs="Times New Roman"/>
                <w:sz w:val="24"/>
                <w:szCs w:val="24"/>
              </w:rPr>
              <w:t xml:space="preserve"> (</w:t>
            </w:r>
            <w:proofErr w:type="spellStart"/>
            <w:r w:rsidR="0048056D">
              <w:rPr>
                <w:rFonts w:ascii="Times New Roman" w:eastAsia="Times New Roman" w:hAnsi="Times New Roman" w:cs="Times New Roman"/>
                <w:sz w:val="24"/>
                <w:szCs w:val="24"/>
              </w:rPr>
              <w:t>Papi</w:t>
            </w:r>
            <w:proofErr w:type="spellEnd"/>
            <w:r w:rsidR="0048056D">
              <w:rPr>
                <w:rFonts w:ascii="Times New Roman" w:eastAsia="Times New Roman" w:hAnsi="Times New Roman" w:cs="Times New Roman"/>
                <w:sz w:val="24"/>
                <w:szCs w:val="24"/>
              </w:rPr>
              <w:t xml:space="preserve">) </w:t>
            </w:r>
            <w:r w:rsidRPr="00821A02">
              <w:rPr>
                <w:rFonts w:ascii="Times New Roman" w:eastAsia="Times New Roman" w:hAnsi="Times New Roman" w:cs="Times New Roman"/>
                <w:sz w:val="24"/>
                <w:szCs w:val="24"/>
              </w:rPr>
              <w:t>(CD, Comp)</w:t>
            </w:r>
          </w:p>
        </w:tc>
        <w:tc>
          <w:tcPr>
            <w:tcW w:w="2713" w:type="dxa"/>
          </w:tcPr>
          <w:p w:rsidR="005627DF" w:rsidRPr="00821A02" w:rsidRDefault="005627DF"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CD</w:t>
            </w:r>
          </w:p>
        </w:tc>
        <w:tc>
          <w:tcPr>
            <w:tcW w:w="3104" w:type="dxa"/>
          </w:tcPr>
          <w:p w:rsidR="005627DF" w:rsidRPr="00821A02" w:rsidRDefault="005627DF" w:rsidP="0048056D">
            <w:pPr>
              <w:jc w:val="both"/>
              <w:rPr>
                <w:rFonts w:ascii="Times New Roman" w:hAnsi="Times New Roman" w:cs="Times New Roman"/>
                <w:sz w:val="24"/>
                <w:szCs w:val="24"/>
                <w:lang w:val="fr-CM"/>
              </w:rPr>
            </w:pPr>
            <w:r w:rsidRPr="00821A02">
              <w:rPr>
                <w:rFonts w:ascii="Times New Roman" w:hAnsi="Times New Roman" w:cs="Times New Roman"/>
                <w:sz w:val="24"/>
                <w:szCs w:val="24"/>
                <w:lang w:val="fr-CM"/>
              </w:rPr>
              <w:t>2008</w:t>
            </w:r>
          </w:p>
        </w:tc>
      </w:tr>
    </w:tbl>
    <w:p w:rsidR="00663531" w:rsidRPr="00CA1ACD" w:rsidRDefault="0048056D" w:rsidP="00101011">
      <w:pPr>
        <w:shd w:val="clear" w:color="auto" w:fill="FFFFFF"/>
        <w:spacing w:after="264" w:line="486" w:lineRule="atLeast"/>
        <w:jc w:val="both"/>
        <w:rPr>
          <w:rFonts w:ascii="Times New Roman" w:hAnsi="Times New Roman" w:cs="Times New Roman"/>
          <w:sz w:val="24"/>
          <w:szCs w:val="24"/>
          <w:lang w:val="fr-FR"/>
        </w:rPr>
      </w:pPr>
      <w:r w:rsidRPr="00CA1ACD">
        <w:rPr>
          <w:rFonts w:ascii="Times New Roman" w:hAnsi="Times New Roman" w:cs="Times New Roman"/>
          <w:b/>
          <w:sz w:val="24"/>
          <w:szCs w:val="24"/>
          <w:lang w:val="fr-FR"/>
        </w:rPr>
        <w:t>Source: https</w:t>
      </w:r>
      <w:r w:rsidR="005627DF" w:rsidRPr="00CA1ACD">
        <w:rPr>
          <w:rFonts w:ascii="Times New Roman" w:hAnsi="Times New Roman" w:cs="Times New Roman"/>
          <w:sz w:val="24"/>
          <w:szCs w:val="24"/>
          <w:lang w:val="fr-FR"/>
        </w:rPr>
        <w:t>://www.bing.com/</w:t>
      </w:r>
      <w:r w:rsidR="003966E7" w:rsidRPr="00CA1ACD">
        <w:rPr>
          <w:rFonts w:ascii="Times New Roman" w:hAnsi="Times New Roman" w:cs="Times New Roman"/>
          <w:sz w:val="24"/>
          <w:szCs w:val="24"/>
          <w:lang w:val="fr-FR"/>
        </w:rPr>
        <w:t>search?q=Discographie</w:t>
      </w:r>
    </w:p>
    <w:p w:rsidR="00BF29D8" w:rsidRPr="00BF29D8" w:rsidRDefault="00014C8F" w:rsidP="00BF29D8">
      <w:pPr>
        <w:pStyle w:val="Paragraphedeliste"/>
        <w:numPr>
          <w:ilvl w:val="0"/>
          <w:numId w:val="10"/>
        </w:numPr>
        <w:spacing w:before="120" w:after="120" w:line="360" w:lineRule="auto"/>
        <w:jc w:val="both"/>
        <w:rPr>
          <w:rFonts w:ascii="Times New Roman" w:hAnsi="Times New Roman" w:cs="Times New Roman"/>
          <w:b/>
          <w:sz w:val="24"/>
          <w:szCs w:val="24"/>
          <w:lang w:val="fr-FR"/>
        </w:rPr>
      </w:pPr>
      <w:r w:rsidRPr="00A4795C">
        <w:rPr>
          <w:rFonts w:ascii="Times New Roman" w:hAnsi="Times New Roman" w:cs="Times New Roman"/>
          <w:b/>
          <w:sz w:val="24"/>
          <w:szCs w:val="24"/>
          <w:lang w:val="fr-FR"/>
        </w:rPr>
        <w:lastRenderedPageBreak/>
        <w:t xml:space="preserve">EBOGO </w:t>
      </w:r>
      <w:proofErr w:type="spellStart"/>
      <w:r w:rsidRPr="00A4795C">
        <w:rPr>
          <w:rFonts w:ascii="Times New Roman" w:hAnsi="Times New Roman" w:cs="Times New Roman"/>
          <w:b/>
          <w:sz w:val="24"/>
          <w:szCs w:val="24"/>
          <w:lang w:val="fr-FR"/>
        </w:rPr>
        <w:t>Emérant</w:t>
      </w:r>
      <w:proofErr w:type="spellEnd"/>
      <w:r w:rsidR="00874519">
        <w:rPr>
          <w:rFonts w:ascii="Times New Roman" w:hAnsi="Times New Roman" w:cs="Times New Roman"/>
          <w:b/>
          <w:sz w:val="24"/>
          <w:szCs w:val="24"/>
          <w:lang w:val="fr-FR"/>
        </w:rPr>
        <w:fldChar w:fldCharType="begin"/>
      </w:r>
      <w:r w:rsidR="00874519">
        <w:instrText xml:space="preserve"> XE "</w:instrText>
      </w:r>
      <w:r w:rsidR="00874519" w:rsidRPr="00681602">
        <w:rPr>
          <w:rFonts w:ascii="Times New Roman" w:hAnsi="Times New Roman" w:cs="Times New Roman"/>
          <w:b/>
          <w:sz w:val="24"/>
          <w:szCs w:val="24"/>
          <w:lang w:val="fr-FR"/>
        </w:rPr>
        <w:instrText>EBOGO Emérant</w:instrText>
      </w:r>
      <w:r w:rsidR="00874519">
        <w:instrText xml:space="preserve">" </w:instrText>
      </w:r>
      <w:r w:rsidR="00874519">
        <w:rPr>
          <w:rFonts w:ascii="Times New Roman" w:hAnsi="Times New Roman" w:cs="Times New Roman"/>
          <w:b/>
          <w:sz w:val="24"/>
          <w:szCs w:val="24"/>
          <w:lang w:val="fr-FR"/>
        </w:rPr>
        <w:fldChar w:fldCharType="end"/>
      </w:r>
    </w:p>
    <w:p w:rsidR="00BF29D8" w:rsidRPr="00BF29D8" w:rsidRDefault="00BF29D8" w:rsidP="00BF29D8">
      <w:pPr>
        <w:spacing w:after="236"/>
        <w:rPr>
          <w:rFonts w:ascii="Calibri" w:eastAsia="Calibri" w:hAnsi="Calibri" w:cs="Calibri"/>
          <w:b/>
          <w:color w:val="000000"/>
          <w:sz w:val="28"/>
          <w:szCs w:val="28"/>
          <w:lang w:val="fr-CM"/>
        </w:rPr>
      </w:pPr>
      <w:r w:rsidRPr="00BF29D8">
        <w:rPr>
          <w:rFonts w:ascii="Times New Roman" w:eastAsia="Times New Roman" w:hAnsi="Times New Roman" w:cs="Times New Roman"/>
          <w:b/>
          <w:color w:val="000000"/>
          <w:sz w:val="28"/>
          <w:szCs w:val="28"/>
          <w:lang w:val="fr-CM"/>
        </w:rPr>
        <w:t>BIOGRAPHIE</w:t>
      </w:r>
    </w:p>
    <w:p w:rsidR="00BF29D8" w:rsidRPr="005A75FB" w:rsidRDefault="00BF29D8" w:rsidP="001C14E0">
      <w:pPr>
        <w:spacing w:before="120" w:after="120" w:line="360" w:lineRule="auto"/>
        <w:ind w:firstLine="567"/>
        <w:jc w:val="both"/>
        <w:rPr>
          <w:rFonts w:ascii="Times New Roman" w:hAnsi="Times New Roman" w:cs="Times New Roman"/>
          <w:sz w:val="24"/>
          <w:szCs w:val="24"/>
          <w:lang w:val="fr-FR"/>
        </w:rPr>
      </w:pPr>
      <w:r w:rsidRPr="005A75FB">
        <w:rPr>
          <w:rFonts w:ascii="Times New Roman" w:hAnsi="Times New Roman" w:cs="Times New Roman"/>
          <w:sz w:val="24"/>
          <w:szCs w:val="24"/>
          <w:lang w:val="fr-FR"/>
        </w:rPr>
        <w:t xml:space="preserve">Né le 04 décembre 1952 en MFOU dans la </w:t>
      </w:r>
      <w:proofErr w:type="spellStart"/>
      <w:r w:rsidRPr="005A75FB">
        <w:rPr>
          <w:rFonts w:ascii="Times New Roman" w:hAnsi="Times New Roman" w:cs="Times New Roman"/>
          <w:sz w:val="24"/>
          <w:szCs w:val="24"/>
          <w:lang w:val="fr-FR"/>
        </w:rPr>
        <w:t>mefou</w:t>
      </w:r>
      <w:proofErr w:type="spellEnd"/>
      <w:r w:rsidRPr="005A75FB">
        <w:rPr>
          <w:rFonts w:ascii="Times New Roman" w:hAnsi="Times New Roman" w:cs="Times New Roman"/>
          <w:sz w:val="24"/>
          <w:szCs w:val="24"/>
          <w:lang w:val="fr-FR"/>
        </w:rPr>
        <w:t xml:space="preserve"> et </w:t>
      </w:r>
      <w:proofErr w:type="spellStart"/>
      <w:r w:rsidR="001C14E0">
        <w:rPr>
          <w:rFonts w:ascii="Times New Roman" w:hAnsi="Times New Roman" w:cs="Times New Roman"/>
          <w:sz w:val="24"/>
          <w:szCs w:val="24"/>
          <w:lang w:val="fr-FR"/>
        </w:rPr>
        <w:t>afamba</w:t>
      </w:r>
      <w:proofErr w:type="spellEnd"/>
      <w:r w:rsidR="001C14E0">
        <w:rPr>
          <w:rFonts w:ascii="Times New Roman" w:hAnsi="Times New Roman" w:cs="Times New Roman"/>
          <w:sz w:val="24"/>
          <w:szCs w:val="24"/>
          <w:lang w:val="fr-FR"/>
        </w:rPr>
        <w:t xml:space="preserve">. Originaire de </w:t>
      </w:r>
      <w:proofErr w:type="spellStart"/>
      <w:r w:rsidR="001C14E0">
        <w:rPr>
          <w:rFonts w:ascii="Times New Roman" w:hAnsi="Times New Roman" w:cs="Times New Roman"/>
          <w:sz w:val="24"/>
          <w:szCs w:val="24"/>
          <w:lang w:val="fr-FR"/>
        </w:rPr>
        <w:t>Mvem</w:t>
      </w:r>
      <w:proofErr w:type="spellEnd"/>
      <w:r w:rsidR="001C14E0">
        <w:rPr>
          <w:rFonts w:ascii="Times New Roman" w:hAnsi="Times New Roman" w:cs="Times New Roman"/>
          <w:sz w:val="24"/>
          <w:szCs w:val="24"/>
          <w:lang w:val="fr-FR"/>
        </w:rPr>
        <w:t xml:space="preserve"> par</w:t>
      </w:r>
      <w:r w:rsidR="00874519">
        <w:rPr>
          <w:rFonts w:ascii="Times New Roman" w:hAnsi="Times New Roman" w:cs="Times New Roman"/>
          <w:sz w:val="24"/>
          <w:szCs w:val="24"/>
          <w:lang w:val="fr-FR"/>
        </w:rPr>
        <w:t xml:space="preserve"> </w:t>
      </w:r>
      <w:proofErr w:type="spellStart"/>
      <w:r w:rsidRPr="005A75FB">
        <w:rPr>
          <w:rFonts w:ascii="Times New Roman" w:hAnsi="Times New Roman" w:cs="Times New Roman"/>
          <w:sz w:val="24"/>
          <w:szCs w:val="24"/>
          <w:lang w:val="fr-FR"/>
        </w:rPr>
        <w:t>Olanguina</w:t>
      </w:r>
      <w:proofErr w:type="spellEnd"/>
      <w:r w:rsidRPr="005A75FB">
        <w:rPr>
          <w:rFonts w:ascii="Times New Roman" w:hAnsi="Times New Roman" w:cs="Times New Roman"/>
          <w:sz w:val="24"/>
          <w:szCs w:val="24"/>
          <w:lang w:val="fr-FR"/>
        </w:rPr>
        <w:t xml:space="preserve">, de la tribu </w:t>
      </w:r>
      <w:proofErr w:type="spellStart"/>
      <w:r w:rsidRPr="005A75FB">
        <w:rPr>
          <w:rFonts w:ascii="Times New Roman" w:hAnsi="Times New Roman" w:cs="Times New Roman"/>
          <w:sz w:val="24"/>
          <w:szCs w:val="24"/>
          <w:lang w:val="fr-FR"/>
        </w:rPr>
        <w:t>Mvele</w:t>
      </w:r>
      <w:proofErr w:type="spellEnd"/>
      <w:r w:rsidRPr="005A75FB">
        <w:rPr>
          <w:rFonts w:ascii="Times New Roman" w:hAnsi="Times New Roman" w:cs="Times New Roman"/>
          <w:sz w:val="24"/>
          <w:szCs w:val="24"/>
          <w:lang w:val="fr-FR"/>
        </w:rPr>
        <w:t xml:space="preserve">, ANGE EBOGO EMERENT est titulaire d’un Brevet et d’un CAP en menuiserie et en coffrage. A peine âgé de 06 ans, il intègre déjà la chorale de la mission catholique séduit par les cantiques qu’il reprenait après la messe. Beaucoup plus attiré par le chant, sa voix va séduire certains responsables des chorales qui finissent par l’embaucher comme choriste. Ayant pris gout à la musique, il preste dans les cabarets de la capitale et un peu partout dans le pays. Sa voix émerveille tellement qu’il obtient le surnom" d’ange "attribué par des musiciens zaïrois ébloui par sa voix cristalline. </w:t>
      </w:r>
    </w:p>
    <w:p w:rsidR="00BF29D8" w:rsidRPr="003966E7" w:rsidRDefault="00BF29D8" w:rsidP="003966E7">
      <w:pPr>
        <w:spacing w:before="120" w:after="120" w:line="360" w:lineRule="auto"/>
        <w:jc w:val="both"/>
        <w:rPr>
          <w:rFonts w:ascii="Times New Roman" w:hAnsi="Times New Roman" w:cs="Times New Roman"/>
          <w:sz w:val="24"/>
          <w:szCs w:val="24"/>
          <w:lang w:val="fr-FR"/>
        </w:rPr>
      </w:pPr>
      <w:r w:rsidRPr="003966E7">
        <w:rPr>
          <w:rFonts w:ascii="Times New Roman" w:eastAsia="Times New Roman" w:hAnsi="Times New Roman" w:cs="Times New Roman"/>
          <w:b/>
          <w:i/>
          <w:color w:val="000000"/>
          <w:sz w:val="24"/>
          <w:lang w:val="fr-CM"/>
        </w:rPr>
        <w:t>Source</w:t>
      </w:r>
      <w:r w:rsidRPr="00BF29D8">
        <w:rPr>
          <w:rFonts w:ascii="Times New Roman" w:eastAsia="Times New Roman" w:hAnsi="Times New Roman" w:cs="Times New Roman"/>
          <w:i/>
          <w:color w:val="000000"/>
          <w:sz w:val="24"/>
          <w:lang w:val="fr-CM"/>
        </w:rPr>
        <w:t xml:space="preserve"> : </w:t>
      </w:r>
      <w:proofErr w:type="spellStart"/>
      <w:r w:rsidRPr="003966E7">
        <w:rPr>
          <w:rFonts w:ascii="Times New Roman" w:hAnsi="Times New Roman" w:cs="Times New Roman"/>
          <w:sz w:val="24"/>
          <w:szCs w:val="24"/>
          <w:lang w:val="fr-FR"/>
        </w:rPr>
        <w:t>Cameroon</w:t>
      </w:r>
      <w:proofErr w:type="spellEnd"/>
      <w:r w:rsidRPr="003966E7">
        <w:rPr>
          <w:rFonts w:ascii="Times New Roman" w:hAnsi="Times New Roman" w:cs="Times New Roman"/>
          <w:sz w:val="24"/>
          <w:szCs w:val="24"/>
          <w:lang w:val="fr-FR"/>
        </w:rPr>
        <w:t xml:space="preserve">-Tribune </w:t>
      </w:r>
      <w:hyperlink r:id="rId34" w:history="1">
        <w:r w:rsidR="003966E7" w:rsidRPr="007C53CB">
          <w:rPr>
            <w:rStyle w:val="Lienhypertexte"/>
            <w:rFonts w:ascii="Times New Roman" w:hAnsi="Times New Roman" w:cs="Times New Roman"/>
            <w:sz w:val="24"/>
            <w:szCs w:val="24"/>
            <w:lang w:val="fr-FR"/>
          </w:rPr>
          <w:t>https://share.google/</w:t>
        </w:r>
      </w:hyperlink>
      <w:r w:rsidR="003966E7">
        <w:rPr>
          <w:rFonts w:ascii="Times New Roman" w:hAnsi="Times New Roman" w:cs="Times New Roman"/>
          <w:sz w:val="24"/>
          <w:szCs w:val="24"/>
          <w:lang w:val="fr-FR"/>
        </w:rPr>
        <w:t xml:space="preserve">, consulté le 12/09/2025 à </w:t>
      </w:r>
      <w:r w:rsidRPr="003966E7">
        <w:rPr>
          <w:rFonts w:ascii="Times New Roman" w:hAnsi="Times New Roman" w:cs="Times New Roman"/>
          <w:sz w:val="24"/>
          <w:szCs w:val="24"/>
          <w:lang w:val="fr-FR"/>
        </w:rPr>
        <w:t xml:space="preserve">16h 29. </w:t>
      </w:r>
    </w:p>
    <w:p w:rsidR="00BF29D8" w:rsidRPr="00821A02" w:rsidRDefault="003966E7" w:rsidP="00723D1F">
      <w:pPr>
        <w:pStyle w:val="Lgende"/>
        <w:rPr>
          <w:rFonts w:ascii="Times New Roman" w:eastAsia="Calibri" w:hAnsi="Times New Roman" w:cs="Times New Roman"/>
          <w:b/>
          <w:i w:val="0"/>
          <w:color w:val="auto"/>
          <w:sz w:val="24"/>
          <w:szCs w:val="24"/>
          <w:lang w:val="fr-CM"/>
        </w:rPr>
      </w:pPr>
      <w:r w:rsidRPr="00821A02">
        <w:rPr>
          <w:rFonts w:ascii="Times New Roman" w:hAnsi="Times New Roman" w:cs="Times New Roman"/>
          <w:b/>
          <w:i w:val="0"/>
          <w:color w:val="000000" w:themeColor="text1"/>
          <w:sz w:val="24"/>
          <w:szCs w:val="24"/>
          <w:lang w:val="fr-CM"/>
        </w:rPr>
        <w:t>Tableau 4</w:t>
      </w:r>
      <w:r w:rsidR="00723D1F" w:rsidRPr="00821A02">
        <w:rPr>
          <w:rFonts w:ascii="Times New Roman" w:eastAsia="Calibri" w:hAnsi="Times New Roman" w:cs="Times New Roman"/>
          <w:b/>
          <w:i w:val="0"/>
          <w:color w:val="000000" w:themeColor="text1"/>
          <w:sz w:val="24"/>
          <w:szCs w:val="24"/>
          <w:lang w:val="fr-CM"/>
        </w:rPr>
        <w:t xml:space="preserve">: </w:t>
      </w:r>
      <w:r w:rsidR="00723D1F" w:rsidRPr="00821A02">
        <w:rPr>
          <w:rFonts w:ascii="Times New Roman" w:eastAsia="Calibri" w:hAnsi="Times New Roman" w:cs="Times New Roman"/>
          <w:b/>
          <w:i w:val="0"/>
          <w:color w:val="auto"/>
          <w:sz w:val="24"/>
          <w:szCs w:val="24"/>
          <w:lang w:val="fr-CM"/>
        </w:rPr>
        <w:t>Discographie</w:t>
      </w:r>
      <w:r w:rsidR="00821A02" w:rsidRPr="00821A02">
        <w:rPr>
          <w:rFonts w:ascii="Times New Roman" w:eastAsia="Calibri" w:hAnsi="Times New Roman" w:cs="Times New Roman"/>
          <w:b/>
          <w:i w:val="0"/>
          <w:color w:val="auto"/>
          <w:sz w:val="24"/>
          <w:szCs w:val="24"/>
          <w:lang w:val="fr-CM"/>
        </w:rPr>
        <w:t xml:space="preserve"> </w:t>
      </w:r>
      <w:r w:rsidR="0048056D" w:rsidRPr="00821A02">
        <w:rPr>
          <w:rFonts w:ascii="Times New Roman" w:eastAsia="Calibri" w:hAnsi="Times New Roman" w:cs="Times New Roman"/>
          <w:b/>
          <w:i w:val="0"/>
          <w:color w:val="auto"/>
          <w:sz w:val="24"/>
          <w:szCs w:val="24"/>
          <w:lang w:val="fr-CM"/>
        </w:rPr>
        <w:t>d’Ange</w:t>
      </w:r>
      <w:r w:rsidR="00821A02" w:rsidRPr="00821A02">
        <w:rPr>
          <w:rFonts w:ascii="Times New Roman" w:eastAsia="Calibri" w:hAnsi="Times New Roman" w:cs="Times New Roman"/>
          <w:b/>
          <w:i w:val="0"/>
          <w:color w:val="auto"/>
          <w:sz w:val="24"/>
          <w:szCs w:val="24"/>
          <w:lang w:val="fr-CM"/>
        </w:rPr>
        <w:t xml:space="preserve"> </w:t>
      </w:r>
      <w:proofErr w:type="spellStart"/>
      <w:r w:rsidR="00821A02" w:rsidRPr="00821A02">
        <w:rPr>
          <w:rFonts w:ascii="Times New Roman" w:eastAsia="Calibri" w:hAnsi="Times New Roman" w:cs="Times New Roman"/>
          <w:b/>
          <w:i w:val="0"/>
          <w:color w:val="auto"/>
          <w:sz w:val="24"/>
          <w:szCs w:val="24"/>
          <w:lang w:val="fr-CM"/>
        </w:rPr>
        <w:t>Ebogo</w:t>
      </w:r>
      <w:proofErr w:type="spellEnd"/>
      <w:r w:rsidR="00821A02" w:rsidRPr="00821A02">
        <w:rPr>
          <w:rFonts w:ascii="Times New Roman" w:eastAsia="Calibri" w:hAnsi="Times New Roman" w:cs="Times New Roman"/>
          <w:b/>
          <w:i w:val="0"/>
          <w:color w:val="auto"/>
          <w:sz w:val="24"/>
          <w:szCs w:val="24"/>
          <w:lang w:val="fr-CM"/>
        </w:rPr>
        <w:t xml:space="preserve"> </w:t>
      </w:r>
      <w:proofErr w:type="spellStart"/>
      <w:r w:rsidR="00821A02" w:rsidRPr="00821A02">
        <w:rPr>
          <w:rFonts w:ascii="Times New Roman" w:eastAsia="Calibri" w:hAnsi="Times New Roman" w:cs="Times New Roman"/>
          <w:b/>
          <w:i w:val="0"/>
          <w:color w:val="auto"/>
          <w:sz w:val="24"/>
          <w:szCs w:val="24"/>
          <w:lang w:val="fr-CM"/>
        </w:rPr>
        <w:t>Emérant</w:t>
      </w:r>
      <w:proofErr w:type="spellEnd"/>
    </w:p>
    <w:tbl>
      <w:tblPr>
        <w:tblStyle w:val="Grilledutableau"/>
        <w:tblW w:w="11052" w:type="dxa"/>
        <w:jc w:val="center"/>
        <w:tblLook w:val="04A0" w:firstRow="1" w:lastRow="0" w:firstColumn="1" w:lastColumn="0" w:noHBand="0" w:noVBand="1"/>
      </w:tblPr>
      <w:tblGrid>
        <w:gridCol w:w="704"/>
        <w:gridCol w:w="4536"/>
        <w:gridCol w:w="3260"/>
        <w:gridCol w:w="2552"/>
      </w:tblGrid>
      <w:tr w:rsidR="00BF29D8" w:rsidRPr="0048056D" w:rsidTr="0048056D">
        <w:trPr>
          <w:trHeight w:val="619"/>
          <w:jc w:val="center"/>
        </w:trPr>
        <w:tc>
          <w:tcPr>
            <w:tcW w:w="704" w:type="dxa"/>
          </w:tcPr>
          <w:p w:rsidR="00BF29D8" w:rsidRPr="0048056D" w:rsidRDefault="00BF29D8" w:rsidP="0048056D">
            <w:pPr>
              <w:jc w:val="center"/>
              <w:rPr>
                <w:rFonts w:ascii="Times New Roman" w:eastAsia="Calibri" w:hAnsi="Times New Roman" w:cs="Times New Roman"/>
                <w:b/>
                <w:color w:val="000000"/>
                <w:sz w:val="24"/>
                <w:szCs w:val="24"/>
              </w:rPr>
            </w:pPr>
            <w:r w:rsidRPr="0048056D">
              <w:rPr>
                <w:rFonts w:ascii="Times New Roman" w:eastAsia="Calibri" w:hAnsi="Times New Roman" w:cs="Times New Roman"/>
                <w:b/>
                <w:color w:val="000000"/>
                <w:sz w:val="24"/>
                <w:szCs w:val="24"/>
              </w:rPr>
              <w:t>N°</w:t>
            </w:r>
          </w:p>
        </w:tc>
        <w:tc>
          <w:tcPr>
            <w:tcW w:w="4536" w:type="dxa"/>
          </w:tcPr>
          <w:p w:rsidR="00BF29D8" w:rsidRPr="0048056D" w:rsidRDefault="00BF29D8" w:rsidP="0048056D">
            <w:pPr>
              <w:jc w:val="center"/>
              <w:rPr>
                <w:rFonts w:ascii="Times New Roman" w:eastAsia="Calibri" w:hAnsi="Times New Roman" w:cs="Times New Roman"/>
                <w:b/>
                <w:color w:val="000000"/>
                <w:sz w:val="24"/>
                <w:szCs w:val="24"/>
              </w:rPr>
            </w:pPr>
            <w:r w:rsidRPr="0048056D">
              <w:rPr>
                <w:rFonts w:ascii="Times New Roman" w:eastAsia="Calibri" w:hAnsi="Times New Roman" w:cs="Times New Roman"/>
                <w:b/>
                <w:color w:val="000000"/>
                <w:sz w:val="24"/>
                <w:szCs w:val="24"/>
              </w:rPr>
              <w:t>TITRE ALBUM</w:t>
            </w:r>
          </w:p>
        </w:tc>
        <w:tc>
          <w:tcPr>
            <w:tcW w:w="3260" w:type="dxa"/>
          </w:tcPr>
          <w:p w:rsidR="00BF29D8" w:rsidRPr="0048056D" w:rsidRDefault="00BF29D8" w:rsidP="0048056D">
            <w:pPr>
              <w:jc w:val="center"/>
              <w:rPr>
                <w:rFonts w:ascii="Times New Roman" w:eastAsia="Calibri" w:hAnsi="Times New Roman" w:cs="Times New Roman"/>
                <w:b/>
                <w:color w:val="000000"/>
                <w:sz w:val="24"/>
                <w:szCs w:val="24"/>
              </w:rPr>
            </w:pPr>
            <w:r w:rsidRPr="0048056D">
              <w:rPr>
                <w:rFonts w:ascii="Times New Roman" w:eastAsia="Calibri" w:hAnsi="Times New Roman" w:cs="Times New Roman"/>
                <w:b/>
                <w:color w:val="000000"/>
                <w:sz w:val="24"/>
                <w:szCs w:val="24"/>
              </w:rPr>
              <w:t>TYPE DE SUPPORT</w:t>
            </w:r>
          </w:p>
        </w:tc>
        <w:tc>
          <w:tcPr>
            <w:tcW w:w="2552" w:type="dxa"/>
          </w:tcPr>
          <w:p w:rsidR="00BF29D8" w:rsidRPr="0048056D" w:rsidRDefault="00BF29D8" w:rsidP="0048056D">
            <w:pPr>
              <w:jc w:val="center"/>
              <w:rPr>
                <w:rFonts w:ascii="Times New Roman" w:eastAsia="Calibri" w:hAnsi="Times New Roman" w:cs="Times New Roman"/>
                <w:b/>
                <w:color w:val="000000"/>
                <w:sz w:val="24"/>
                <w:szCs w:val="24"/>
              </w:rPr>
            </w:pPr>
            <w:r w:rsidRPr="0048056D">
              <w:rPr>
                <w:rFonts w:ascii="Times New Roman" w:eastAsia="Calibri" w:hAnsi="Times New Roman" w:cs="Times New Roman"/>
                <w:b/>
                <w:color w:val="000000"/>
                <w:sz w:val="24"/>
                <w:szCs w:val="24"/>
              </w:rPr>
              <w:t>ANNEE DE PRODUCTION</w:t>
            </w:r>
          </w:p>
        </w:tc>
      </w:tr>
      <w:tr w:rsidR="00BF29D8" w:rsidRPr="0048056D" w:rsidTr="0048056D">
        <w:trPr>
          <w:trHeight w:val="416"/>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Titre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indéterminé</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45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1976</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 xml:space="preserve">Les lamentations d’un </w:t>
            </w:r>
            <w:proofErr w:type="spellStart"/>
            <w:r w:rsidRPr="0048056D">
              <w:rPr>
                <w:rFonts w:ascii="Times New Roman" w:eastAsia="Calibri" w:hAnsi="Times New Roman" w:cs="Times New Roman"/>
                <w:color w:val="000000"/>
                <w:sz w:val="24"/>
                <w:szCs w:val="24"/>
              </w:rPr>
              <w:t>orphelin</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45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1996</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3</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Odilia</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45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1996</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4</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Enyin</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bibon</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1978</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5</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Times New Roman" w:hAnsi="Times New Roman" w:cs="Times New Roman"/>
                <w:color w:val="000000"/>
                <w:sz w:val="24"/>
                <w:szCs w:val="24"/>
                <w:lang w:val="fr-CM"/>
              </w:rPr>
              <w:t>Rien D’impossible</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1979</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6</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Times New Roman" w:hAnsi="Times New Roman" w:cs="Times New Roman"/>
                <w:color w:val="000000"/>
                <w:sz w:val="24"/>
                <w:szCs w:val="24"/>
                <w:lang w:val="fr-CM"/>
              </w:rPr>
              <w:t>Mone</w:t>
            </w:r>
            <w:proofErr w:type="spellEnd"/>
            <w:r w:rsidRPr="0048056D">
              <w:rPr>
                <w:rFonts w:ascii="Times New Roman" w:eastAsia="Times New Roman" w:hAnsi="Times New Roman" w:cs="Times New Roman"/>
                <w:color w:val="000000"/>
                <w:sz w:val="24"/>
                <w:szCs w:val="24"/>
                <w:lang w:val="fr-CM"/>
              </w:rPr>
              <w:t xml:space="preserve"> Menem</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1980</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7</w:t>
            </w:r>
          </w:p>
        </w:tc>
        <w:tc>
          <w:tcPr>
            <w:tcW w:w="4536"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Times New Roman" w:hAnsi="Times New Roman" w:cs="Times New Roman"/>
                <w:color w:val="000000"/>
                <w:sz w:val="24"/>
                <w:szCs w:val="24"/>
                <w:lang w:val="fr-CM"/>
              </w:rPr>
              <w:t>Ozima</w:t>
            </w:r>
            <w:proofErr w:type="spellEnd"/>
            <w:r w:rsidRPr="0048056D">
              <w:rPr>
                <w:rFonts w:ascii="Times New Roman" w:eastAsia="Times New Roman" w:hAnsi="Times New Roman" w:cs="Times New Roman"/>
                <w:color w:val="000000"/>
                <w:sz w:val="24"/>
                <w:szCs w:val="24"/>
                <w:lang w:val="fr-CM"/>
              </w:rPr>
              <w:t xml:space="preserve"> Man</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1981</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8</w:t>
            </w:r>
          </w:p>
        </w:tc>
        <w:tc>
          <w:tcPr>
            <w:tcW w:w="4536" w:type="dxa"/>
          </w:tcPr>
          <w:p w:rsidR="00BF29D8" w:rsidRPr="0048056D" w:rsidRDefault="00BF29D8"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Sita </w:t>
            </w:r>
            <w:proofErr w:type="spellStart"/>
            <w:r w:rsidRPr="0048056D">
              <w:rPr>
                <w:rFonts w:ascii="Times New Roman" w:eastAsia="Times New Roman" w:hAnsi="Times New Roman" w:cs="Times New Roman"/>
                <w:color w:val="000000"/>
                <w:sz w:val="24"/>
                <w:szCs w:val="24"/>
                <w:lang w:val="fr-CM"/>
              </w:rPr>
              <w:t>Mengue</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1982</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9</w:t>
            </w:r>
          </w:p>
        </w:tc>
        <w:tc>
          <w:tcPr>
            <w:tcW w:w="4536" w:type="dxa"/>
          </w:tcPr>
          <w:p w:rsidR="00BF29D8" w:rsidRPr="0048056D" w:rsidRDefault="00BF29D8"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Expérience</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1984</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10</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proofErr w:type="spellStart"/>
            <w:r w:rsidRPr="0048056D">
              <w:rPr>
                <w:rFonts w:ascii="Times New Roman" w:eastAsia="Times New Roman" w:hAnsi="Times New Roman" w:cs="Times New Roman"/>
                <w:color w:val="000000"/>
                <w:sz w:val="24"/>
                <w:szCs w:val="24"/>
              </w:rPr>
              <w:t>Ozima</w:t>
            </w:r>
            <w:proofErr w:type="spellEnd"/>
            <w:r w:rsidRPr="0048056D">
              <w:rPr>
                <w:rFonts w:ascii="Times New Roman" w:eastAsia="Times New Roman" w:hAnsi="Times New Roman" w:cs="Times New Roman"/>
                <w:color w:val="000000"/>
                <w:sz w:val="24"/>
                <w:szCs w:val="24"/>
              </w:rPr>
              <w:t xml:space="preserve"> New Style</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1985</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11</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 </w:t>
            </w:r>
            <w:proofErr w:type="spellStart"/>
            <w:r w:rsidRPr="0048056D">
              <w:rPr>
                <w:rFonts w:ascii="Times New Roman" w:eastAsia="Times New Roman" w:hAnsi="Times New Roman" w:cs="Times New Roman"/>
                <w:color w:val="000000"/>
                <w:sz w:val="24"/>
                <w:szCs w:val="24"/>
                <w:lang w:val="fr-CM"/>
              </w:rPr>
              <w:t>Nge</w:t>
            </w:r>
            <w:proofErr w:type="spellEnd"/>
            <w:r w:rsidRPr="0048056D">
              <w:rPr>
                <w:rFonts w:ascii="Times New Roman" w:eastAsia="Times New Roman" w:hAnsi="Times New Roman" w:cs="Times New Roman"/>
                <w:color w:val="000000"/>
                <w:sz w:val="24"/>
                <w:szCs w:val="24"/>
                <w:lang w:val="fr-CM"/>
              </w:rPr>
              <w:t xml:space="preserve"> </w:t>
            </w:r>
            <w:proofErr w:type="spellStart"/>
            <w:r w:rsidRPr="0048056D">
              <w:rPr>
                <w:rFonts w:ascii="Times New Roman" w:eastAsia="Times New Roman" w:hAnsi="Times New Roman" w:cs="Times New Roman"/>
                <w:color w:val="000000"/>
                <w:sz w:val="24"/>
                <w:szCs w:val="24"/>
                <w:lang w:val="fr-CM"/>
              </w:rPr>
              <w:t>W’ayem</w:t>
            </w:r>
            <w:proofErr w:type="spellEnd"/>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1987</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12</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 Explosion</w:t>
            </w:r>
          </w:p>
        </w:tc>
        <w:tc>
          <w:tcPr>
            <w:tcW w:w="3260" w:type="dxa"/>
          </w:tcPr>
          <w:p w:rsidR="00BF29D8" w:rsidRPr="0048056D" w:rsidRDefault="00BF29D8" w:rsidP="0048056D">
            <w:pPr>
              <w:spacing w:line="276" w:lineRule="auto"/>
              <w:rPr>
                <w:rFonts w:ascii="Times New Roman" w:eastAsia="Calibri" w:hAnsi="Times New Roman" w:cs="Times New Roman"/>
                <w:color w:val="000000"/>
                <w:sz w:val="24"/>
                <w:szCs w:val="24"/>
              </w:rPr>
            </w:pPr>
            <w:proofErr w:type="spellStart"/>
            <w:r w:rsidRPr="0048056D">
              <w:rPr>
                <w:rFonts w:ascii="Times New Roman" w:eastAsia="Calibri" w:hAnsi="Times New Roman" w:cs="Times New Roman"/>
                <w:color w:val="000000"/>
                <w:sz w:val="24"/>
                <w:szCs w:val="24"/>
              </w:rPr>
              <w:t>Disque</w:t>
            </w:r>
            <w:proofErr w:type="spellEnd"/>
            <w:r w:rsidRPr="0048056D">
              <w:rPr>
                <w:rFonts w:ascii="Times New Roman" w:eastAsia="Calibri" w:hAnsi="Times New Roman" w:cs="Times New Roman"/>
                <w:color w:val="000000"/>
                <w:sz w:val="24"/>
                <w:szCs w:val="24"/>
              </w:rPr>
              <w:t xml:space="preserve"> </w:t>
            </w:r>
            <w:proofErr w:type="spellStart"/>
            <w:r w:rsidRPr="0048056D">
              <w:rPr>
                <w:rFonts w:ascii="Times New Roman" w:eastAsia="Calibri" w:hAnsi="Times New Roman" w:cs="Times New Roman"/>
                <w:color w:val="000000"/>
                <w:sz w:val="24"/>
                <w:szCs w:val="24"/>
              </w:rPr>
              <w:t>vinyles</w:t>
            </w:r>
            <w:proofErr w:type="spellEnd"/>
            <w:r w:rsidRPr="0048056D">
              <w:rPr>
                <w:rFonts w:ascii="Times New Roman" w:eastAsia="Calibri" w:hAnsi="Times New Roman" w:cs="Times New Roman"/>
                <w:color w:val="000000"/>
                <w:sz w:val="24"/>
                <w:szCs w:val="24"/>
              </w:rPr>
              <w:t xml:space="preserve"> 33 tours</w:t>
            </w:r>
          </w:p>
        </w:tc>
        <w:tc>
          <w:tcPr>
            <w:tcW w:w="2552"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2000</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13</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Le parcours du Combattant (titre : 16)</w:t>
            </w:r>
          </w:p>
        </w:tc>
        <w:tc>
          <w:tcPr>
            <w:tcW w:w="3260"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Times New Roman" w:hAnsi="Times New Roman" w:cs="Times New Roman"/>
                <w:i/>
                <w:color w:val="000000"/>
                <w:sz w:val="24"/>
                <w:szCs w:val="24"/>
                <w:lang w:val="fr-CM"/>
              </w:rPr>
              <w:t xml:space="preserve"> CD-ROM  </w:t>
            </w:r>
          </w:p>
        </w:tc>
        <w:tc>
          <w:tcPr>
            <w:tcW w:w="2552"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2016</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14</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Le parcours du combattant (titre : 16)</w:t>
            </w:r>
          </w:p>
        </w:tc>
        <w:tc>
          <w:tcPr>
            <w:tcW w:w="3260"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Times New Roman" w:hAnsi="Times New Roman" w:cs="Times New Roman"/>
                <w:i/>
                <w:color w:val="000000"/>
                <w:sz w:val="24"/>
                <w:szCs w:val="24"/>
                <w:lang w:val="fr-CM"/>
              </w:rPr>
              <w:t xml:space="preserve">CD-ROM  </w:t>
            </w:r>
          </w:p>
        </w:tc>
        <w:tc>
          <w:tcPr>
            <w:tcW w:w="2552"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2017</w:t>
            </w:r>
          </w:p>
        </w:tc>
      </w:tr>
      <w:tr w:rsidR="00BF29D8" w:rsidRPr="0048056D" w:rsidTr="0048056D">
        <w:trPr>
          <w:jc w:val="center"/>
        </w:trPr>
        <w:tc>
          <w:tcPr>
            <w:tcW w:w="704" w:type="dxa"/>
          </w:tcPr>
          <w:p w:rsidR="00BF29D8" w:rsidRPr="0048056D" w:rsidRDefault="00BF29D8"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15</w:t>
            </w:r>
          </w:p>
        </w:tc>
        <w:tc>
          <w:tcPr>
            <w:tcW w:w="4536" w:type="dxa"/>
          </w:tcPr>
          <w:p w:rsidR="00BF29D8" w:rsidRPr="0048056D" w:rsidRDefault="00FC02BC"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Le parcours du combattant </w:t>
            </w:r>
            <w:proofErr w:type="gramStart"/>
            <w:r w:rsidRPr="0048056D">
              <w:rPr>
                <w:rFonts w:ascii="Times New Roman" w:eastAsia="Times New Roman" w:hAnsi="Times New Roman" w:cs="Times New Roman"/>
                <w:color w:val="000000"/>
                <w:sz w:val="24"/>
                <w:szCs w:val="24"/>
                <w:lang w:val="fr-CM"/>
              </w:rPr>
              <w:t>( titre</w:t>
            </w:r>
            <w:proofErr w:type="gramEnd"/>
            <w:r w:rsidRPr="0048056D">
              <w:rPr>
                <w:rFonts w:ascii="Times New Roman" w:eastAsia="Times New Roman" w:hAnsi="Times New Roman" w:cs="Times New Roman"/>
                <w:color w:val="000000"/>
                <w:sz w:val="24"/>
                <w:szCs w:val="24"/>
                <w:lang w:val="fr-CM"/>
              </w:rPr>
              <w:t> : 13)</w:t>
            </w:r>
          </w:p>
        </w:tc>
        <w:tc>
          <w:tcPr>
            <w:tcW w:w="3260"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Times New Roman" w:hAnsi="Times New Roman" w:cs="Times New Roman"/>
                <w:i/>
                <w:color w:val="000000"/>
                <w:sz w:val="24"/>
                <w:szCs w:val="24"/>
                <w:lang w:val="fr-CM"/>
              </w:rPr>
              <w:t xml:space="preserve"> CD-ROM  </w:t>
            </w:r>
          </w:p>
        </w:tc>
        <w:tc>
          <w:tcPr>
            <w:tcW w:w="2552" w:type="dxa"/>
          </w:tcPr>
          <w:p w:rsidR="00BF29D8" w:rsidRPr="0048056D" w:rsidRDefault="00FC02BC"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2018</w:t>
            </w:r>
          </w:p>
        </w:tc>
      </w:tr>
      <w:tr w:rsidR="00101011" w:rsidRPr="0048056D" w:rsidTr="0048056D">
        <w:trPr>
          <w:jc w:val="center"/>
        </w:trPr>
        <w:tc>
          <w:tcPr>
            <w:tcW w:w="704"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16</w:t>
            </w:r>
          </w:p>
        </w:tc>
        <w:tc>
          <w:tcPr>
            <w:tcW w:w="4536" w:type="dxa"/>
          </w:tcPr>
          <w:p w:rsidR="00101011" w:rsidRPr="0048056D" w:rsidRDefault="00101011"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Le parcours du combattant </w:t>
            </w:r>
            <w:proofErr w:type="gramStart"/>
            <w:r w:rsidRPr="0048056D">
              <w:rPr>
                <w:rFonts w:ascii="Times New Roman" w:eastAsia="Times New Roman" w:hAnsi="Times New Roman" w:cs="Times New Roman"/>
                <w:color w:val="000000"/>
                <w:sz w:val="24"/>
                <w:szCs w:val="24"/>
                <w:lang w:val="fr-CM"/>
              </w:rPr>
              <w:t>( titre</w:t>
            </w:r>
            <w:proofErr w:type="gramEnd"/>
            <w:r w:rsidRPr="0048056D">
              <w:rPr>
                <w:rFonts w:ascii="Times New Roman" w:eastAsia="Times New Roman" w:hAnsi="Times New Roman" w:cs="Times New Roman"/>
                <w:color w:val="000000"/>
                <w:sz w:val="24"/>
                <w:szCs w:val="24"/>
                <w:lang w:val="fr-CM"/>
              </w:rPr>
              <w:t> : 12)</w:t>
            </w:r>
          </w:p>
        </w:tc>
        <w:tc>
          <w:tcPr>
            <w:tcW w:w="3260" w:type="dxa"/>
          </w:tcPr>
          <w:p w:rsidR="00101011" w:rsidRPr="0048056D" w:rsidRDefault="00101011" w:rsidP="0048056D">
            <w:pPr>
              <w:spacing w:line="276" w:lineRule="auto"/>
              <w:rPr>
                <w:rFonts w:ascii="Times New Roman" w:eastAsia="Times New Roman" w:hAnsi="Times New Roman" w:cs="Times New Roman"/>
                <w:i/>
                <w:color w:val="000000"/>
                <w:sz w:val="24"/>
                <w:szCs w:val="24"/>
                <w:lang w:val="fr-CM"/>
              </w:rPr>
            </w:pPr>
            <w:r w:rsidRPr="0048056D">
              <w:rPr>
                <w:rFonts w:ascii="Times New Roman" w:eastAsia="Times New Roman" w:hAnsi="Times New Roman" w:cs="Times New Roman"/>
                <w:i/>
                <w:color w:val="000000"/>
                <w:sz w:val="24"/>
                <w:szCs w:val="24"/>
                <w:lang w:val="fr-CM"/>
              </w:rPr>
              <w:t xml:space="preserve">CD-ROM  </w:t>
            </w:r>
          </w:p>
        </w:tc>
        <w:tc>
          <w:tcPr>
            <w:tcW w:w="2552"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2019</w:t>
            </w:r>
          </w:p>
        </w:tc>
      </w:tr>
      <w:tr w:rsidR="00101011" w:rsidRPr="0048056D" w:rsidTr="0048056D">
        <w:trPr>
          <w:jc w:val="center"/>
        </w:trPr>
        <w:tc>
          <w:tcPr>
            <w:tcW w:w="704"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17</w:t>
            </w:r>
          </w:p>
        </w:tc>
        <w:tc>
          <w:tcPr>
            <w:tcW w:w="4536" w:type="dxa"/>
          </w:tcPr>
          <w:p w:rsidR="00101011" w:rsidRPr="0048056D" w:rsidRDefault="00101011"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Le parcours du combattant </w:t>
            </w:r>
            <w:proofErr w:type="gramStart"/>
            <w:r w:rsidRPr="0048056D">
              <w:rPr>
                <w:rFonts w:ascii="Times New Roman" w:eastAsia="Times New Roman" w:hAnsi="Times New Roman" w:cs="Times New Roman"/>
                <w:color w:val="000000"/>
                <w:sz w:val="24"/>
                <w:szCs w:val="24"/>
                <w:lang w:val="fr-CM"/>
              </w:rPr>
              <w:t>( titre</w:t>
            </w:r>
            <w:proofErr w:type="gramEnd"/>
            <w:r w:rsidRPr="0048056D">
              <w:rPr>
                <w:rFonts w:ascii="Times New Roman" w:eastAsia="Times New Roman" w:hAnsi="Times New Roman" w:cs="Times New Roman"/>
                <w:color w:val="000000"/>
                <w:sz w:val="24"/>
                <w:szCs w:val="24"/>
                <w:lang w:val="fr-CM"/>
              </w:rPr>
              <w:t> : 17)</w:t>
            </w:r>
          </w:p>
        </w:tc>
        <w:tc>
          <w:tcPr>
            <w:tcW w:w="3260" w:type="dxa"/>
          </w:tcPr>
          <w:p w:rsidR="00101011" w:rsidRPr="0048056D" w:rsidRDefault="00101011" w:rsidP="0048056D">
            <w:pPr>
              <w:spacing w:line="276" w:lineRule="auto"/>
              <w:rPr>
                <w:rFonts w:ascii="Times New Roman" w:eastAsia="Times New Roman" w:hAnsi="Times New Roman" w:cs="Times New Roman"/>
                <w:i/>
                <w:color w:val="000000"/>
                <w:sz w:val="24"/>
                <w:szCs w:val="24"/>
                <w:lang w:val="fr-CM"/>
              </w:rPr>
            </w:pPr>
            <w:r w:rsidRPr="0048056D">
              <w:rPr>
                <w:rFonts w:ascii="Times New Roman" w:eastAsia="Times New Roman" w:hAnsi="Times New Roman" w:cs="Times New Roman"/>
                <w:i/>
                <w:color w:val="000000"/>
                <w:sz w:val="24"/>
                <w:szCs w:val="24"/>
                <w:lang w:val="fr-CM"/>
              </w:rPr>
              <w:t xml:space="preserve">CD-ROM  </w:t>
            </w:r>
          </w:p>
        </w:tc>
        <w:tc>
          <w:tcPr>
            <w:tcW w:w="2552"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2020</w:t>
            </w:r>
          </w:p>
        </w:tc>
      </w:tr>
      <w:tr w:rsidR="00101011" w:rsidRPr="0048056D" w:rsidTr="0048056D">
        <w:trPr>
          <w:jc w:val="center"/>
        </w:trPr>
        <w:tc>
          <w:tcPr>
            <w:tcW w:w="704"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18</w:t>
            </w:r>
          </w:p>
        </w:tc>
        <w:tc>
          <w:tcPr>
            <w:tcW w:w="4536" w:type="dxa"/>
          </w:tcPr>
          <w:p w:rsidR="00101011" w:rsidRPr="0048056D" w:rsidRDefault="00101011"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 xml:space="preserve">Le parcours du combattant </w:t>
            </w:r>
            <w:proofErr w:type="gramStart"/>
            <w:r w:rsidRPr="0048056D">
              <w:rPr>
                <w:rFonts w:ascii="Times New Roman" w:eastAsia="Times New Roman" w:hAnsi="Times New Roman" w:cs="Times New Roman"/>
                <w:color w:val="000000"/>
                <w:sz w:val="24"/>
                <w:szCs w:val="24"/>
                <w:lang w:val="fr-CM"/>
              </w:rPr>
              <w:t>( titre</w:t>
            </w:r>
            <w:proofErr w:type="gramEnd"/>
            <w:r w:rsidRPr="0048056D">
              <w:rPr>
                <w:rFonts w:ascii="Times New Roman" w:eastAsia="Times New Roman" w:hAnsi="Times New Roman" w:cs="Times New Roman"/>
                <w:color w:val="000000"/>
                <w:sz w:val="24"/>
                <w:szCs w:val="24"/>
                <w:lang w:val="fr-CM"/>
              </w:rPr>
              <w:t> : 07)</w:t>
            </w:r>
          </w:p>
        </w:tc>
        <w:tc>
          <w:tcPr>
            <w:tcW w:w="3260" w:type="dxa"/>
          </w:tcPr>
          <w:p w:rsidR="00101011" w:rsidRPr="0048056D" w:rsidRDefault="00101011" w:rsidP="0048056D">
            <w:pPr>
              <w:spacing w:line="276" w:lineRule="auto"/>
              <w:rPr>
                <w:rFonts w:ascii="Times New Roman" w:eastAsia="Times New Roman" w:hAnsi="Times New Roman" w:cs="Times New Roman"/>
                <w:i/>
                <w:color w:val="000000"/>
                <w:sz w:val="24"/>
                <w:szCs w:val="24"/>
                <w:lang w:val="fr-CM"/>
              </w:rPr>
            </w:pPr>
            <w:r w:rsidRPr="0048056D">
              <w:rPr>
                <w:rFonts w:ascii="Times New Roman" w:eastAsia="Times New Roman" w:hAnsi="Times New Roman" w:cs="Times New Roman"/>
                <w:i/>
                <w:color w:val="000000"/>
                <w:sz w:val="24"/>
                <w:szCs w:val="24"/>
                <w:lang w:val="fr-CM"/>
              </w:rPr>
              <w:t xml:space="preserve">CD-ROM  </w:t>
            </w:r>
          </w:p>
        </w:tc>
        <w:tc>
          <w:tcPr>
            <w:tcW w:w="2552"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2021</w:t>
            </w:r>
          </w:p>
        </w:tc>
      </w:tr>
      <w:tr w:rsidR="00101011" w:rsidRPr="0048056D" w:rsidTr="0048056D">
        <w:trPr>
          <w:jc w:val="center"/>
        </w:trPr>
        <w:tc>
          <w:tcPr>
            <w:tcW w:w="704"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19</w:t>
            </w:r>
          </w:p>
        </w:tc>
        <w:tc>
          <w:tcPr>
            <w:tcW w:w="4536" w:type="dxa"/>
          </w:tcPr>
          <w:p w:rsidR="00101011" w:rsidRPr="0048056D" w:rsidRDefault="00101011" w:rsidP="0048056D">
            <w:pPr>
              <w:spacing w:line="276" w:lineRule="auto"/>
              <w:rPr>
                <w:rFonts w:ascii="Times New Roman" w:eastAsia="Times New Roman" w:hAnsi="Times New Roman" w:cs="Times New Roman"/>
                <w:color w:val="000000"/>
                <w:sz w:val="24"/>
                <w:szCs w:val="24"/>
                <w:lang w:val="fr-CM"/>
              </w:rPr>
            </w:pPr>
            <w:r w:rsidRPr="0048056D">
              <w:rPr>
                <w:rFonts w:ascii="Times New Roman" w:eastAsia="Times New Roman" w:hAnsi="Times New Roman" w:cs="Times New Roman"/>
                <w:color w:val="000000"/>
                <w:sz w:val="24"/>
                <w:szCs w:val="24"/>
                <w:lang w:val="fr-CM"/>
              </w:rPr>
              <w:t>Pardonne-moi SEIGNEUR</w:t>
            </w:r>
          </w:p>
        </w:tc>
        <w:tc>
          <w:tcPr>
            <w:tcW w:w="3260" w:type="dxa"/>
          </w:tcPr>
          <w:p w:rsidR="00101011" w:rsidRPr="0048056D" w:rsidRDefault="00101011" w:rsidP="0048056D">
            <w:pPr>
              <w:spacing w:line="276" w:lineRule="auto"/>
              <w:rPr>
                <w:rFonts w:ascii="Times New Roman" w:eastAsia="Times New Roman" w:hAnsi="Times New Roman" w:cs="Times New Roman"/>
                <w:i/>
                <w:color w:val="000000"/>
                <w:sz w:val="24"/>
                <w:szCs w:val="24"/>
                <w:lang w:val="fr-CM"/>
              </w:rPr>
            </w:pPr>
            <w:r w:rsidRPr="0048056D">
              <w:rPr>
                <w:rFonts w:ascii="Times New Roman" w:eastAsia="Times New Roman" w:hAnsi="Times New Roman" w:cs="Times New Roman"/>
                <w:i/>
                <w:color w:val="000000"/>
                <w:sz w:val="24"/>
                <w:szCs w:val="24"/>
                <w:lang w:val="fr-CM"/>
              </w:rPr>
              <w:t xml:space="preserve">CD-ROM  </w:t>
            </w:r>
          </w:p>
        </w:tc>
        <w:tc>
          <w:tcPr>
            <w:tcW w:w="2552" w:type="dxa"/>
          </w:tcPr>
          <w:p w:rsidR="00101011" w:rsidRPr="0048056D" w:rsidRDefault="00101011" w:rsidP="0048056D">
            <w:pPr>
              <w:spacing w:line="276" w:lineRule="auto"/>
              <w:rPr>
                <w:rFonts w:ascii="Times New Roman" w:eastAsia="Calibri" w:hAnsi="Times New Roman" w:cs="Times New Roman"/>
                <w:color w:val="000000"/>
                <w:sz w:val="24"/>
                <w:szCs w:val="24"/>
              </w:rPr>
            </w:pPr>
            <w:r w:rsidRPr="0048056D">
              <w:rPr>
                <w:rFonts w:ascii="Times New Roman" w:eastAsia="Calibri" w:hAnsi="Times New Roman" w:cs="Times New Roman"/>
                <w:color w:val="000000"/>
                <w:sz w:val="24"/>
                <w:szCs w:val="24"/>
              </w:rPr>
              <w:t>2021</w:t>
            </w:r>
          </w:p>
        </w:tc>
      </w:tr>
    </w:tbl>
    <w:p w:rsidR="00BF29D8" w:rsidRPr="00723D1F" w:rsidRDefault="00BF29D8" w:rsidP="00723D1F"/>
    <w:p w:rsidR="00101011" w:rsidRPr="00361DB9" w:rsidRDefault="00BF29D8" w:rsidP="00361DB9">
      <w:pPr>
        <w:shd w:val="clear" w:color="auto" w:fill="FFFFFF"/>
        <w:spacing w:before="120" w:after="120" w:line="360" w:lineRule="auto"/>
        <w:ind w:firstLine="567"/>
        <w:jc w:val="both"/>
        <w:rPr>
          <w:rFonts w:ascii="Times New Roman" w:eastAsia="Times New Roman" w:hAnsi="Times New Roman" w:cs="Times New Roman"/>
          <w:color w:val="000000" w:themeColor="text1"/>
          <w:sz w:val="24"/>
          <w:szCs w:val="24"/>
          <w:lang w:val="fr-CM"/>
        </w:rPr>
      </w:pPr>
      <w:r w:rsidRPr="00FB2AB9">
        <w:rPr>
          <w:rFonts w:ascii="Times New Roman" w:eastAsia="Times New Roman" w:hAnsi="Times New Roman" w:cs="Times New Roman"/>
          <w:b/>
          <w:color w:val="000000" w:themeColor="text1"/>
          <w:sz w:val="24"/>
          <w:szCs w:val="24"/>
          <w:lang w:val="fr-CM"/>
        </w:rPr>
        <w:lastRenderedPageBreak/>
        <w:t xml:space="preserve"> </w:t>
      </w:r>
      <w:r w:rsidR="006470D3">
        <w:rPr>
          <w:rFonts w:ascii="Times New Roman" w:eastAsia="Times New Roman" w:hAnsi="Times New Roman" w:cs="Times New Roman"/>
          <w:b/>
          <w:color w:val="000000" w:themeColor="text1"/>
          <w:sz w:val="24"/>
          <w:szCs w:val="24"/>
          <w:lang w:val="fr-CM"/>
        </w:rPr>
        <w:t>S</w:t>
      </w:r>
      <w:r w:rsidR="00FB2AB9" w:rsidRPr="00FB2AB9">
        <w:rPr>
          <w:rFonts w:ascii="Times New Roman" w:eastAsia="Times New Roman" w:hAnsi="Times New Roman" w:cs="Times New Roman"/>
          <w:b/>
          <w:color w:val="000000" w:themeColor="text1"/>
          <w:sz w:val="24"/>
          <w:szCs w:val="24"/>
          <w:lang w:val="fr-CM"/>
        </w:rPr>
        <w:t>ource</w:t>
      </w:r>
      <w:r w:rsidRPr="00FB2AB9">
        <w:rPr>
          <w:rFonts w:ascii="Times New Roman" w:eastAsia="Times New Roman" w:hAnsi="Times New Roman" w:cs="Times New Roman"/>
          <w:color w:val="000000" w:themeColor="text1"/>
          <w:sz w:val="24"/>
          <w:szCs w:val="24"/>
          <w:lang w:val="fr-CM"/>
        </w:rPr>
        <w:t xml:space="preserve"> </w:t>
      </w:r>
      <w:r w:rsidRPr="00361DB9">
        <w:rPr>
          <w:rFonts w:ascii="Times New Roman" w:eastAsia="Times New Roman" w:hAnsi="Times New Roman" w:cs="Times New Roman"/>
          <w:color w:val="000000" w:themeColor="text1"/>
          <w:sz w:val="24"/>
          <w:szCs w:val="24"/>
          <w:lang w:val="fr-CM"/>
        </w:rPr>
        <w:t>: Salle de la conservation audiovisuelle, Institut de la Formation et de la Conservation du Patrimoine Audiovisuel, Yaoundé, EKOUNOU, le 14/09/2025,13H.</w:t>
      </w:r>
    </w:p>
    <w:p w:rsidR="00BF29D8" w:rsidRPr="00361DB9" w:rsidRDefault="00BF29D8" w:rsidP="00361DB9">
      <w:pPr>
        <w:shd w:val="clear" w:color="auto" w:fill="FFFFFF"/>
        <w:spacing w:before="120" w:after="120" w:line="360" w:lineRule="auto"/>
        <w:jc w:val="both"/>
        <w:rPr>
          <w:rFonts w:ascii="Times New Roman" w:eastAsia="Times New Roman" w:hAnsi="Times New Roman" w:cs="Times New Roman"/>
          <w:color w:val="000000" w:themeColor="text1"/>
          <w:sz w:val="24"/>
          <w:szCs w:val="24"/>
          <w:lang w:val="fr-CM"/>
        </w:rPr>
      </w:pPr>
      <w:r w:rsidRPr="00361DB9">
        <w:rPr>
          <w:rFonts w:ascii="Times New Roman" w:eastAsia="Times New Roman" w:hAnsi="Times New Roman" w:cs="Times New Roman"/>
          <w:color w:val="000000" w:themeColor="text1"/>
          <w:sz w:val="24"/>
          <w:szCs w:val="24"/>
          <w:lang w:val="fr-CM"/>
        </w:rPr>
        <w:t xml:space="preserve"> </w:t>
      </w:r>
      <w:r w:rsidR="00101011" w:rsidRPr="00361DB9">
        <w:rPr>
          <w:rFonts w:ascii="Times New Roman" w:eastAsia="Times New Roman" w:hAnsi="Times New Roman" w:cs="Times New Roman"/>
          <w:color w:val="000000" w:themeColor="text1"/>
          <w:sz w:val="24"/>
          <w:szCs w:val="24"/>
          <w:lang w:val="fr-CM"/>
        </w:rPr>
        <w:t>MFOUMOU ANGONG épse EBOGO Fleurine, Yaoundé, BITENG, le 18/09/2025 ,17H30</w:t>
      </w:r>
    </w:p>
    <w:p w:rsidR="00BF29D8" w:rsidRPr="00361DB9" w:rsidRDefault="00072A48" w:rsidP="00361DB9">
      <w:pPr>
        <w:shd w:val="clear" w:color="auto" w:fill="FFFFFF"/>
        <w:spacing w:before="120" w:after="120" w:line="360" w:lineRule="auto"/>
        <w:jc w:val="both"/>
        <w:rPr>
          <w:rFonts w:ascii="Times New Roman" w:eastAsia="Times New Roman" w:hAnsi="Times New Roman" w:cs="Times New Roman"/>
          <w:color w:val="000000" w:themeColor="text1"/>
          <w:sz w:val="24"/>
          <w:szCs w:val="24"/>
          <w:lang w:val="fr-CM"/>
        </w:rPr>
      </w:pPr>
      <w:hyperlink r:id="rId35">
        <w:r w:rsidR="00BF29D8" w:rsidRPr="00361DB9">
          <w:rPr>
            <w:rFonts w:ascii="Times New Roman" w:eastAsia="Times New Roman" w:hAnsi="Times New Roman" w:cs="Times New Roman"/>
            <w:color w:val="000000" w:themeColor="text1"/>
            <w:sz w:val="24"/>
            <w:szCs w:val="24"/>
            <w:lang w:val="fr-CM"/>
          </w:rPr>
          <w:t>https://www.rfi.fr/fr/afrique/20250828</w:t>
        </w:r>
      </w:hyperlink>
      <w:hyperlink r:id="rId36">
        <w:r w:rsidR="00BF29D8" w:rsidRPr="00361DB9">
          <w:rPr>
            <w:rFonts w:ascii="Times New Roman" w:eastAsia="Times New Roman" w:hAnsi="Times New Roman" w:cs="Times New Roman"/>
            <w:color w:val="000000" w:themeColor="text1"/>
            <w:sz w:val="24"/>
            <w:szCs w:val="24"/>
            <w:lang w:val="fr-CM"/>
          </w:rPr>
          <w:t>-</w:t>
        </w:r>
      </w:hyperlink>
      <w:hyperlink r:id="rId37">
        <w:r w:rsidR="00BF29D8" w:rsidRPr="00361DB9">
          <w:rPr>
            <w:rFonts w:ascii="Times New Roman" w:eastAsia="Times New Roman" w:hAnsi="Times New Roman" w:cs="Times New Roman"/>
            <w:color w:val="000000" w:themeColor="text1"/>
            <w:sz w:val="24"/>
            <w:szCs w:val="24"/>
            <w:lang w:val="fr-CM"/>
          </w:rPr>
          <w:t>cameroun</w:t>
        </w:r>
      </w:hyperlink>
      <w:hyperlink r:id="rId38">
        <w:r w:rsidR="00BF29D8" w:rsidRPr="00361DB9">
          <w:rPr>
            <w:rFonts w:ascii="Times New Roman" w:eastAsia="Times New Roman" w:hAnsi="Times New Roman" w:cs="Times New Roman"/>
            <w:color w:val="000000" w:themeColor="text1"/>
            <w:sz w:val="24"/>
            <w:szCs w:val="24"/>
            <w:lang w:val="fr-CM"/>
          </w:rPr>
          <w:t>-</w:t>
        </w:r>
      </w:hyperlink>
      <w:hyperlink r:id="rId39">
        <w:r w:rsidR="00BF29D8" w:rsidRPr="00361DB9">
          <w:rPr>
            <w:rFonts w:ascii="Times New Roman" w:eastAsia="Times New Roman" w:hAnsi="Times New Roman" w:cs="Times New Roman"/>
            <w:color w:val="000000" w:themeColor="text1"/>
            <w:sz w:val="24"/>
            <w:szCs w:val="24"/>
            <w:lang w:val="fr-CM"/>
          </w:rPr>
          <w:t>di</w:t>
        </w:r>
      </w:hyperlink>
      <w:hyperlink r:id="rId40">
        <w:r w:rsidR="00BF29D8" w:rsidRPr="00361DB9">
          <w:rPr>
            <w:rFonts w:ascii="Times New Roman" w:eastAsia="Times New Roman" w:hAnsi="Times New Roman" w:cs="Times New Roman"/>
            <w:color w:val="000000" w:themeColor="text1"/>
            <w:sz w:val="24"/>
            <w:szCs w:val="24"/>
            <w:lang w:val="fr-CM"/>
          </w:rPr>
          <w:t>sparition</w:t>
        </w:r>
      </w:hyperlink>
      <w:hyperlink r:id="rId41">
        <w:r w:rsidR="00BF29D8" w:rsidRPr="00361DB9">
          <w:rPr>
            <w:rFonts w:ascii="Times New Roman" w:eastAsia="Times New Roman" w:hAnsi="Times New Roman" w:cs="Times New Roman"/>
            <w:color w:val="000000" w:themeColor="text1"/>
            <w:sz w:val="24"/>
            <w:szCs w:val="24"/>
            <w:lang w:val="fr-CM"/>
          </w:rPr>
          <w:t>-</w:t>
        </w:r>
      </w:hyperlink>
      <w:hyperlink r:id="rId42">
        <w:r w:rsidR="00BF29D8" w:rsidRPr="00361DB9">
          <w:rPr>
            <w:rFonts w:ascii="Times New Roman" w:eastAsia="Times New Roman" w:hAnsi="Times New Roman" w:cs="Times New Roman"/>
            <w:color w:val="000000" w:themeColor="text1"/>
            <w:sz w:val="24"/>
            <w:szCs w:val="24"/>
            <w:lang w:val="fr-CM"/>
          </w:rPr>
          <w:t>de</w:t>
        </w:r>
      </w:hyperlink>
      <w:hyperlink r:id="rId43">
        <w:r w:rsidR="00BF29D8" w:rsidRPr="00361DB9">
          <w:rPr>
            <w:rFonts w:ascii="Times New Roman" w:eastAsia="Times New Roman" w:hAnsi="Times New Roman" w:cs="Times New Roman"/>
            <w:color w:val="000000" w:themeColor="text1"/>
            <w:sz w:val="24"/>
            <w:szCs w:val="24"/>
            <w:lang w:val="fr-CM"/>
          </w:rPr>
          <w:t>-</w:t>
        </w:r>
      </w:hyperlink>
      <w:hyperlink r:id="rId44">
        <w:r w:rsidR="00BF29D8" w:rsidRPr="00361DB9">
          <w:rPr>
            <w:rFonts w:ascii="Times New Roman" w:eastAsia="Times New Roman" w:hAnsi="Times New Roman" w:cs="Times New Roman"/>
            <w:color w:val="000000" w:themeColor="text1"/>
            <w:sz w:val="24"/>
            <w:szCs w:val="24"/>
            <w:lang w:val="fr-CM"/>
          </w:rPr>
          <w:t>l</w:t>
        </w:r>
      </w:hyperlink>
      <w:hyperlink r:id="rId45">
        <w:r w:rsidR="00BF29D8" w:rsidRPr="00361DB9">
          <w:rPr>
            <w:rFonts w:ascii="Times New Roman" w:eastAsia="Times New Roman" w:hAnsi="Times New Roman" w:cs="Times New Roman"/>
            <w:color w:val="000000" w:themeColor="text1"/>
            <w:sz w:val="24"/>
            <w:szCs w:val="24"/>
            <w:lang w:val="fr-CM"/>
          </w:rPr>
          <w:t>-</w:t>
        </w:r>
      </w:hyperlink>
      <w:hyperlink r:id="rId46">
        <w:r w:rsidR="00BF29D8" w:rsidRPr="00361DB9">
          <w:rPr>
            <w:rFonts w:ascii="Times New Roman" w:eastAsia="Times New Roman" w:hAnsi="Times New Roman" w:cs="Times New Roman"/>
            <w:color w:val="000000" w:themeColor="text1"/>
            <w:sz w:val="24"/>
            <w:szCs w:val="24"/>
            <w:lang w:val="fr-CM"/>
          </w:rPr>
          <w:t>artiste</w:t>
        </w:r>
      </w:hyperlink>
      <w:hyperlink r:id="rId47">
        <w:r w:rsidR="00BF29D8" w:rsidRPr="00361DB9">
          <w:rPr>
            <w:rFonts w:ascii="Times New Roman" w:eastAsia="Times New Roman" w:hAnsi="Times New Roman" w:cs="Times New Roman"/>
            <w:color w:val="000000" w:themeColor="text1"/>
            <w:sz w:val="24"/>
            <w:szCs w:val="24"/>
            <w:lang w:val="fr-CM"/>
          </w:rPr>
          <w:t>-</w:t>
        </w:r>
      </w:hyperlink>
      <w:hyperlink r:id="rId48">
        <w:r w:rsidR="00BF29D8" w:rsidRPr="00361DB9">
          <w:rPr>
            <w:rFonts w:ascii="Times New Roman" w:eastAsia="Times New Roman" w:hAnsi="Times New Roman" w:cs="Times New Roman"/>
            <w:color w:val="000000" w:themeColor="text1"/>
            <w:sz w:val="24"/>
            <w:szCs w:val="24"/>
            <w:lang w:val="fr-CM"/>
          </w:rPr>
          <w:t>ange</w:t>
        </w:r>
      </w:hyperlink>
      <w:hyperlink r:id="rId49">
        <w:r w:rsidR="00BF29D8" w:rsidRPr="00361DB9">
          <w:rPr>
            <w:rFonts w:ascii="Times New Roman" w:eastAsia="Times New Roman" w:hAnsi="Times New Roman" w:cs="Times New Roman"/>
            <w:color w:val="000000" w:themeColor="text1"/>
            <w:sz w:val="24"/>
            <w:szCs w:val="24"/>
            <w:lang w:val="fr-CM"/>
          </w:rPr>
          <w:t>-</w:t>
        </w:r>
      </w:hyperlink>
      <w:hyperlink r:id="rId50">
        <w:r w:rsidR="00BF29D8" w:rsidRPr="00361DB9">
          <w:rPr>
            <w:rFonts w:ascii="Times New Roman" w:eastAsia="Times New Roman" w:hAnsi="Times New Roman" w:cs="Times New Roman"/>
            <w:color w:val="000000" w:themeColor="text1"/>
            <w:sz w:val="24"/>
            <w:szCs w:val="24"/>
            <w:lang w:val="fr-CM"/>
          </w:rPr>
          <w:t>ebogo</w:t>
        </w:r>
      </w:hyperlink>
      <w:hyperlink r:id="rId51">
        <w:r w:rsidR="00BF29D8" w:rsidRPr="00361DB9">
          <w:rPr>
            <w:rFonts w:ascii="Times New Roman" w:eastAsia="Times New Roman" w:hAnsi="Times New Roman" w:cs="Times New Roman"/>
            <w:color w:val="000000" w:themeColor="text1"/>
            <w:sz w:val="24"/>
            <w:szCs w:val="24"/>
            <w:lang w:val="fr-CM"/>
          </w:rPr>
          <w:t>-</w:t>
        </w:r>
      </w:hyperlink>
    </w:p>
    <w:p w:rsidR="00BF29D8" w:rsidRDefault="00072A48" w:rsidP="00361DB9">
      <w:pPr>
        <w:shd w:val="clear" w:color="auto" w:fill="FFFFFF"/>
        <w:spacing w:before="120" w:after="120" w:line="360" w:lineRule="auto"/>
        <w:ind w:firstLine="567"/>
        <w:jc w:val="both"/>
        <w:rPr>
          <w:rFonts w:ascii="Times New Roman" w:eastAsia="Times New Roman" w:hAnsi="Times New Roman" w:cs="Times New Roman"/>
          <w:color w:val="000000"/>
          <w:sz w:val="24"/>
          <w:szCs w:val="24"/>
          <w:lang w:val="fr-CM"/>
        </w:rPr>
      </w:pPr>
      <w:hyperlink r:id="rId52">
        <w:r w:rsidR="00BF29D8" w:rsidRPr="00361DB9">
          <w:rPr>
            <w:rFonts w:ascii="Times New Roman" w:eastAsia="Times New Roman" w:hAnsi="Times New Roman" w:cs="Times New Roman"/>
            <w:color w:val="000000" w:themeColor="text1"/>
            <w:sz w:val="24"/>
            <w:szCs w:val="24"/>
            <w:lang w:val="fr-CM"/>
          </w:rPr>
          <w:t>emerent</w:t>
        </w:r>
      </w:hyperlink>
      <w:hyperlink r:id="rId53">
        <w:r w:rsidR="00BF29D8" w:rsidRPr="00361DB9">
          <w:rPr>
            <w:rFonts w:ascii="Times New Roman" w:eastAsia="Times New Roman" w:hAnsi="Times New Roman" w:cs="Times New Roman"/>
            <w:color w:val="000000" w:themeColor="text1"/>
            <w:sz w:val="24"/>
            <w:szCs w:val="24"/>
            <w:lang w:val="fr-CM"/>
          </w:rPr>
          <w:t>-</w:t>
        </w:r>
      </w:hyperlink>
      <w:hyperlink r:id="rId54">
        <w:r w:rsidR="00BF29D8" w:rsidRPr="00361DB9">
          <w:rPr>
            <w:rFonts w:ascii="Times New Roman" w:eastAsia="Times New Roman" w:hAnsi="Times New Roman" w:cs="Times New Roman"/>
            <w:color w:val="000000" w:themeColor="text1"/>
            <w:sz w:val="24"/>
            <w:szCs w:val="24"/>
            <w:lang w:val="fr-CM"/>
          </w:rPr>
          <w:t>l%C3%A9gende</w:t>
        </w:r>
      </w:hyperlink>
      <w:hyperlink r:id="rId55">
        <w:r w:rsidR="00BF29D8" w:rsidRPr="00361DB9">
          <w:rPr>
            <w:rFonts w:ascii="Times New Roman" w:eastAsia="Times New Roman" w:hAnsi="Times New Roman" w:cs="Times New Roman"/>
            <w:color w:val="000000" w:themeColor="text1"/>
            <w:sz w:val="24"/>
            <w:szCs w:val="24"/>
            <w:lang w:val="fr-CM"/>
          </w:rPr>
          <w:t>-</w:t>
        </w:r>
      </w:hyperlink>
      <w:hyperlink r:id="rId56">
        <w:r w:rsidR="00BF29D8" w:rsidRPr="00361DB9">
          <w:rPr>
            <w:rFonts w:ascii="Times New Roman" w:eastAsia="Times New Roman" w:hAnsi="Times New Roman" w:cs="Times New Roman"/>
            <w:color w:val="000000" w:themeColor="text1"/>
            <w:sz w:val="24"/>
            <w:szCs w:val="24"/>
            <w:lang w:val="fr-CM"/>
          </w:rPr>
          <w:t>du</w:t>
        </w:r>
      </w:hyperlink>
      <w:hyperlink r:id="rId57">
        <w:r w:rsidR="00BF29D8" w:rsidRPr="00361DB9">
          <w:rPr>
            <w:rFonts w:ascii="Times New Roman" w:eastAsia="Times New Roman" w:hAnsi="Times New Roman" w:cs="Times New Roman"/>
            <w:color w:val="000000" w:themeColor="text1"/>
            <w:sz w:val="24"/>
            <w:szCs w:val="24"/>
            <w:lang w:val="fr-CM"/>
          </w:rPr>
          <w:t>-</w:t>
        </w:r>
      </w:hyperlink>
      <w:hyperlink r:id="rId58">
        <w:r w:rsidR="00BF29D8" w:rsidRPr="00361DB9">
          <w:rPr>
            <w:rFonts w:ascii="Times New Roman" w:eastAsia="Times New Roman" w:hAnsi="Times New Roman" w:cs="Times New Roman"/>
            <w:color w:val="000000" w:themeColor="text1"/>
            <w:sz w:val="24"/>
            <w:szCs w:val="24"/>
            <w:lang w:val="fr-CM"/>
          </w:rPr>
          <w:t>bikutsi</w:t>
        </w:r>
      </w:hyperlink>
      <w:hyperlink r:id="rId59">
        <w:r w:rsidR="00BF29D8" w:rsidRPr="00361DB9">
          <w:rPr>
            <w:rFonts w:ascii="Times New Roman" w:eastAsia="Times New Roman" w:hAnsi="Times New Roman" w:cs="Times New Roman"/>
            <w:color w:val="000000" w:themeColor="text1"/>
            <w:sz w:val="24"/>
            <w:szCs w:val="24"/>
            <w:lang w:val="fr-CM"/>
          </w:rPr>
          <w:t xml:space="preserve"> </w:t>
        </w:r>
      </w:hyperlink>
    </w:p>
    <w:p w:rsidR="002B093D" w:rsidRPr="00723D1F" w:rsidRDefault="00665656" w:rsidP="00723D1F">
      <w:pPr>
        <w:pStyle w:val="Paragraphedeliste"/>
        <w:numPr>
          <w:ilvl w:val="0"/>
          <w:numId w:val="10"/>
        </w:numPr>
        <w:spacing w:before="120" w:after="120" w:line="360" w:lineRule="auto"/>
        <w:contextualSpacing w:val="0"/>
        <w:jc w:val="both"/>
        <w:rPr>
          <w:rFonts w:ascii="Times New Roman" w:hAnsi="Times New Roman" w:cs="Times New Roman"/>
          <w:b/>
          <w:color w:val="000000" w:themeColor="text1"/>
          <w:sz w:val="24"/>
          <w:szCs w:val="24"/>
          <w:lang w:val="fr-FR"/>
        </w:rPr>
      </w:pPr>
      <w:r w:rsidRPr="00723D1F">
        <w:rPr>
          <w:rFonts w:ascii="Times New Roman" w:hAnsi="Times New Roman" w:cs="Times New Roman"/>
          <w:b/>
          <w:color w:val="000000" w:themeColor="text1"/>
          <w:sz w:val="24"/>
          <w:szCs w:val="24"/>
          <w:lang w:val="fr-FR"/>
        </w:rPr>
        <w:t>Têtes</w:t>
      </w:r>
      <w:r w:rsidR="00DA571E" w:rsidRPr="00723D1F">
        <w:rPr>
          <w:rFonts w:ascii="Times New Roman" w:hAnsi="Times New Roman" w:cs="Times New Roman"/>
          <w:b/>
          <w:color w:val="000000" w:themeColor="text1"/>
          <w:sz w:val="24"/>
          <w:szCs w:val="24"/>
          <w:lang w:val="fr-FR"/>
        </w:rPr>
        <w:t xml:space="preserve"> </w:t>
      </w:r>
      <w:r w:rsidRPr="00723D1F">
        <w:rPr>
          <w:rFonts w:ascii="Times New Roman" w:hAnsi="Times New Roman" w:cs="Times New Roman"/>
          <w:b/>
          <w:color w:val="000000" w:themeColor="text1"/>
          <w:sz w:val="24"/>
          <w:szCs w:val="24"/>
          <w:lang w:val="fr-FR"/>
        </w:rPr>
        <w:t>Brûlées</w:t>
      </w:r>
      <w:r w:rsidR="00137669">
        <w:rPr>
          <w:rFonts w:ascii="Times New Roman" w:hAnsi="Times New Roman" w:cs="Times New Roman"/>
          <w:b/>
          <w:color w:val="000000" w:themeColor="text1"/>
          <w:sz w:val="24"/>
          <w:szCs w:val="24"/>
          <w:lang w:val="fr-FR"/>
        </w:rPr>
        <w:fldChar w:fldCharType="begin"/>
      </w:r>
      <w:r w:rsidR="00137669">
        <w:instrText xml:space="preserve"> XE "</w:instrText>
      </w:r>
      <w:r w:rsidR="00137669" w:rsidRPr="001342CE">
        <w:rPr>
          <w:rFonts w:ascii="Times New Roman" w:hAnsi="Times New Roman" w:cs="Times New Roman"/>
          <w:sz w:val="24"/>
          <w:szCs w:val="24"/>
          <w:lang w:val="fr-FR"/>
        </w:rPr>
        <w:instrText>Têtes Brûlées</w:instrText>
      </w:r>
      <w:r w:rsidR="00137669">
        <w:instrText xml:space="preserve">" </w:instrText>
      </w:r>
      <w:r w:rsidR="00137669">
        <w:rPr>
          <w:rFonts w:ascii="Times New Roman" w:hAnsi="Times New Roman" w:cs="Times New Roman"/>
          <w:b/>
          <w:color w:val="000000" w:themeColor="text1"/>
          <w:sz w:val="24"/>
          <w:szCs w:val="24"/>
          <w:lang w:val="fr-FR"/>
        </w:rPr>
        <w:fldChar w:fldCharType="end"/>
      </w:r>
    </w:p>
    <w:p w:rsidR="00DA571E" w:rsidRDefault="00DA571E" w:rsidP="00723D1F">
      <w:pPr>
        <w:shd w:val="clear" w:color="auto" w:fill="FFFFFF"/>
        <w:spacing w:before="120" w:after="120" w:line="360" w:lineRule="auto"/>
        <w:ind w:firstLine="567"/>
        <w:jc w:val="both"/>
        <w:rPr>
          <w:rFonts w:ascii="Times New Roman" w:eastAsia="Times New Roman" w:hAnsi="Times New Roman" w:cs="Times New Roman"/>
          <w:color w:val="000000" w:themeColor="text1"/>
          <w:sz w:val="24"/>
          <w:szCs w:val="24"/>
          <w:lang w:val="fr-CM"/>
        </w:rPr>
      </w:pPr>
      <w:r w:rsidRPr="00723D1F">
        <w:rPr>
          <w:rFonts w:ascii="Times New Roman" w:eastAsia="Times New Roman" w:hAnsi="Times New Roman" w:cs="Times New Roman"/>
          <w:color w:val="000000" w:themeColor="text1"/>
          <w:sz w:val="24"/>
          <w:szCs w:val="24"/>
          <w:lang w:val="fr-CM"/>
        </w:rPr>
        <w:t xml:space="preserve">Mais comment évoquer le </w:t>
      </w:r>
      <w:proofErr w:type="spellStart"/>
      <w:r w:rsidRPr="00723D1F">
        <w:rPr>
          <w:rFonts w:ascii="Times New Roman" w:eastAsia="Times New Roman" w:hAnsi="Times New Roman" w:cs="Times New Roman"/>
          <w:color w:val="000000" w:themeColor="text1"/>
          <w:sz w:val="24"/>
          <w:szCs w:val="24"/>
          <w:lang w:val="fr-CM"/>
        </w:rPr>
        <w:t>bikutsi</w:t>
      </w:r>
      <w:proofErr w:type="spellEnd"/>
      <w:r w:rsidRPr="00723D1F">
        <w:rPr>
          <w:rFonts w:ascii="Times New Roman" w:eastAsia="Times New Roman" w:hAnsi="Times New Roman" w:cs="Times New Roman"/>
          <w:color w:val="000000" w:themeColor="text1"/>
          <w:sz w:val="24"/>
          <w:szCs w:val="24"/>
          <w:lang w:val="fr-CM"/>
        </w:rPr>
        <w:t xml:space="preserve"> sans mentionner le phénomène des Têtes Brûlées</w:t>
      </w:r>
      <w:r w:rsidR="00137669">
        <w:rPr>
          <w:rFonts w:ascii="Times New Roman" w:eastAsia="Times New Roman" w:hAnsi="Times New Roman" w:cs="Times New Roman"/>
          <w:color w:val="000000" w:themeColor="text1"/>
          <w:sz w:val="24"/>
          <w:szCs w:val="24"/>
          <w:lang w:val="fr-CM"/>
        </w:rPr>
        <w:fldChar w:fldCharType="begin"/>
      </w:r>
      <w:r w:rsidR="00137669" w:rsidRPr="00CA1ACD">
        <w:rPr>
          <w:lang w:val="fr-FR"/>
        </w:rPr>
        <w:instrText xml:space="preserve"> XE "</w:instrText>
      </w:r>
      <w:r w:rsidR="00137669" w:rsidRPr="001342CE">
        <w:rPr>
          <w:rFonts w:ascii="Times New Roman" w:hAnsi="Times New Roman" w:cs="Times New Roman"/>
          <w:sz w:val="24"/>
          <w:szCs w:val="24"/>
          <w:lang w:val="fr-FR"/>
        </w:rPr>
        <w:instrText>Têtes Brûlées</w:instrText>
      </w:r>
      <w:r w:rsidR="00137669" w:rsidRPr="00CA1ACD">
        <w:rPr>
          <w:lang w:val="fr-FR"/>
        </w:rPr>
        <w:instrText xml:space="preserve">" </w:instrText>
      </w:r>
      <w:r w:rsidR="00137669">
        <w:rPr>
          <w:rFonts w:ascii="Times New Roman" w:eastAsia="Times New Roman" w:hAnsi="Times New Roman" w:cs="Times New Roman"/>
          <w:color w:val="000000" w:themeColor="text1"/>
          <w:sz w:val="24"/>
          <w:szCs w:val="24"/>
          <w:lang w:val="fr-CM"/>
        </w:rPr>
        <w:fldChar w:fldCharType="end"/>
      </w:r>
      <w:r w:rsidRPr="00723D1F">
        <w:rPr>
          <w:rFonts w:ascii="Times New Roman" w:eastAsia="Times New Roman" w:hAnsi="Times New Roman" w:cs="Times New Roman"/>
          <w:color w:val="000000" w:themeColor="text1"/>
          <w:sz w:val="24"/>
          <w:szCs w:val="24"/>
          <w:lang w:val="fr-CM"/>
        </w:rPr>
        <w:t xml:space="preserve"> ? En effet, à la fin des années 1980, se forme dans la banlieue de Yaoundé, ce qui deviendra peut-être le groupe  le plus mythique de </w:t>
      </w:r>
      <w:proofErr w:type="spellStart"/>
      <w:r w:rsidRPr="00723D1F">
        <w:rPr>
          <w:rFonts w:ascii="Times New Roman" w:eastAsia="Times New Roman" w:hAnsi="Times New Roman" w:cs="Times New Roman"/>
          <w:color w:val="000000" w:themeColor="text1"/>
          <w:sz w:val="24"/>
          <w:szCs w:val="24"/>
          <w:lang w:val="fr-CM"/>
        </w:rPr>
        <w:t>bikutsi</w:t>
      </w:r>
      <w:proofErr w:type="spellEnd"/>
      <w:r w:rsidRPr="00723D1F">
        <w:rPr>
          <w:rFonts w:ascii="Times New Roman" w:eastAsia="Times New Roman" w:hAnsi="Times New Roman" w:cs="Times New Roman"/>
          <w:color w:val="000000" w:themeColor="text1"/>
          <w:sz w:val="24"/>
          <w:szCs w:val="24"/>
          <w:lang w:val="fr-CM"/>
        </w:rPr>
        <w:t xml:space="preserve">, à savoir : Les Têtes Brûlées. Porté par leur leader, le guitariste Théodore </w:t>
      </w:r>
      <w:proofErr w:type="spellStart"/>
      <w:r w:rsidRPr="00723D1F">
        <w:rPr>
          <w:rFonts w:ascii="Times New Roman" w:eastAsia="Times New Roman" w:hAnsi="Times New Roman" w:cs="Times New Roman"/>
          <w:color w:val="000000" w:themeColor="text1"/>
          <w:sz w:val="24"/>
          <w:szCs w:val="24"/>
          <w:lang w:val="fr-CM"/>
        </w:rPr>
        <w:t>Epeme</w:t>
      </w:r>
      <w:proofErr w:type="spellEnd"/>
      <w:r w:rsidRPr="00723D1F">
        <w:rPr>
          <w:rFonts w:ascii="Times New Roman" w:eastAsia="Times New Roman" w:hAnsi="Times New Roman" w:cs="Times New Roman"/>
          <w:color w:val="000000" w:themeColor="text1"/>
          <w:sz w:val="24"/>
          <w:szCs w:val="24"/>
          <w:lang w:val="fr-CM"/>
        </w:rPr>
        <w:t xml:space="preserve"> alias Zanzibar, le groupe composé de 5 membres  s’impose rapidement en icône du </w:t>
      </w:r>
      <w:proofErr w:type="spellStart"/>
      <w:r w:rsidRPr="00723D1F">
        <w:rPr>
          <w:rFonts w:ascii="Times New Roman" w:eastAsia="Times New Roman" w:hAnsi="Times New Roman" w:cs="Times New Roman"/>
          <w:color w:val="000000" w:themeColor="text1"/>
          <w:sz w:val="24"/>
          <w:szCs w:val="24"/>
          <w:lang w:val="fr-CM"/>
        </w:rPr>
        <w:t>bikutsi</w:t>
      </w:r>
      <w:proofErr w:type="spellEnd"/>
      <w:r w:rsidRPr="00723D1F">
        <w:rPr>
          <w:rFonts w:ascii="Times New Roman" w:eastAsia="Times New Roman" w:hAnsi="Times New Roman" w:cs="Times New Roman"/>
          <w:color w:val="000000" w:themeColor="text1"/>
          <w:sz w:val="24"/>
          <w:szCs w:val="24"/>
          <w:lang w:val="fr-CM"/>
        </w:rPr>
        <w:t xml:space="preserve"> grâce au  futur classique </w:t>
      </w:r>
      <w:proofErr w:type="spellStart"/>
      <w:r w:rsidRPr="00723D1F">
        <w:rPr>
          <w:rFonts w:ascii="Times New Roman" w:eastAsia="Times New Roman" w:hAnsi="Times New Roman" w:cs="Times New Roman"/>
          <w:i/>
          <w:iCs/>
          <w:color w:val="000000" w:themeColor="text1"/>
          <w:sz w:val="24"/>
          <w:szCs w:val="24"/>
          <w:bdr w:val="none" w:sz="0" w:space="0" w:color="auto" w:frame="1"/>
          <w:lang w:val="fr-CM"/>
        </w:rPr>
        <w:t>Essingan</w:t>
      </w:r>
      <w:proofErr w:type="spellEnd"/>
      <w:r w:rsidRPr="00723D1F">
        <w:rPr>
          <w:rFonts w:ascii="Times New Roman" w:eastAsia="Times New Roman" w:hAnsi="Times New Roman" w:cs="Times New Roman"/>
          <w:color w:val="000000" w:themeColor="text1"/>
          <w:sz w:val="24"/>
          <w:szCs w:val="24"/>
          <w:lang w:val="fr-CM"/>
        </w:rPr>
        <w:t>.</w:t>
      </w:r>
    </w:p>
    <w:p w:rsidR="006470D3" w:rsidRPr="0048056D" w:rsidRDefault="0048056D" w:rsidP="00585B27">
      <w:pPr>
        <w:pStyle w:val="Lgende"/>
        <w:jc w:val="both"/>
        <w:rPr>
          <w:rFonts w:ascii="Times New Roman" w:eastAsia="Times New Roman" w:hAnsi="Times New Roman" w:cs="Times New Roman"/>
          <w:b/>
          <w:i w:val="0"/>
          <w:color w:val="000000" w:themeColor="text1"/>
          <w:sz w:val="24"/>
          <w:szCs w:val="24"/>
          <w:lang w:val="fr-CM"/>
        </w:rPr>
      </w:pPr>
      <w:bookmarkStart w:id="57" w:name="_Toc214178302"/>
      <w:r w:rsidRPr="0048056D">
        <w:rPr>
          <w:rFonts w:ascii="Times New Roman" w:hAnsi="Times New Roman" w:cs="Times New Roman"/>
          <w:b/>
          <w:i w:val="0"/>
          <w:color w:val="000000" w:themeColor="text1"/>
          <w:sz w:val="24"/>
          <w:szCs w:val="24"/>
        </w:rPr>
        <w:t xml:space="preserve">Tableau </w:t>
      </w:r>
      <w:r w:rsidRPr="0048056D">
        <w:rPr>
          <w:rFonts w:ascii="Times New Roman" w:hAnsi="Times New Roman" w:cs="Times New Roman"/>
          <w:b/>
          <w:i w:val="0"/>
          <w:color w:val="000000" w:themeColor="text1"/>
          <w:sz w:val="24"/>
          <w:szCs w:val="24"/>
        </w:rPr>
        <w:fldChar w:fldCharType="begin"/>
      </w:r>
      <w:r w:rsidRPr="0048056D">
        <w:rPr>
          <w:rFonts w:ascii="Times New Roman" w:hAnsi="Times New Roman" w:cs="Times New Roman"/>
          <w:b/>
          <w:i w:val="0"/>
          <w:color w:val="000000" w:themeColor="text1"/>
          <w:sz w:val="24"/>
          <w:szCs w:val="24"/>
        </w:rPr>
        <w:instrText xml:space="preserve"> SEQ Tableau \* ARABIC </w:instrText>
      </w:r>
      <w:r w:rsidRPr="0048056D">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4</w:t>
      </w:r>
      <w:r w:rsidRPr="0048056D">
        <w:rPr>
          <w:rFonts w:ascii="Times New Roman" w:hAnsi="Times New Roman" w:cs="Times New Roman"/>
          <w:b/>
          <w:i w:val="0"/>
          <w:color w:val="000000" w:themeColor="text1"/>
          <w:sz w:val="24"/>
          <w:szCs w:val="24"/>
        </w:rPr>
        <w:fldChar w:fldCharType="end"/>
      </w:r>
      <w:r w:rsidRPr="0048056D">
        <w:rPr>
          <w:rFonts w:ascii="Times New Roman" w:eastAsia="Times New Roman" w:hAnsi="Times New Roman" w:cs="Times New Roman"/>
          <w:b/>
          <w:i w:val="0"/>
          <w:color w:val="000000" w:themeColor="text1"/>
          <w:sz w:val="24"/>
          <w:szCs w:val="24"/>
          <w:lang w:val="fr-CM"/>
        </w:rPr>
        <w:t xml:space="preserve">: </w:t>
      </w:r>
      <w:r w:rsidRPr="0048056D">
        <w:rPr>
          <w:rFonts w:ascii="Times New Roman" w:eastAsia="Times New Roman" w:hAnsi="Times New Roman" w:cs="Times New Roman"/>
          <w:i w:val="0"/>
          <w:color w:val="000000" w:themeColor="text1"/>
          <w:sz w:val="24"/>
          <w:szCs w:val="24"/>
          <w:lang w:val="fr-CM"/>
        </w:rPr>
        <w:t>Photo des Têtes Brulées</w:t>
      </w:r>
      <w:bookmarkEnd w:id="57"/>
    </w:p>
    <w:p w:rsidR="00A56424" w:rsidRPr="00723D1F" w:rsidRDefault="00DA571E" w:rsidP="00A56424">
      <w:pPr>
        <w:pStyle w:val="Paragraphedeliste"/>
        <w:shd w:val="clear" w:color="auto" w:fill="FFFFFF"/>
        <w:spacing w:after="0" w:line="240" w:lineRule="auto"/>
        <w:rPr>
          <w:rFonts w:ascii="Times New Roman" w:eastAsia="Times New Roman" w:hAnsi="Times New Roman" w:cs="Times New Roman"/>
          <w:color w:val="444444"/>
          <w:sz w:val="24"/>
          <w:szCs w:val="24"/>
          <w:lang w:val="fr-CM"/>
        </w:rPr>
      </w:pPr>
      <w:r w:rsidRPr="00723D1F">
        <w:rPr>
          <w:rFonts w:ascii="Times New Roman" w:hAnsi="Times New Roman" w:cs="Times New Roman"/>
          <w:noProof/>
          <w:sz w:val="24"/>
          <w:szCs w:val="24"/>
          <w:lang w:val="fr-FR" w:eastAsia="fr-FR"/>
        </w:rPr>
        <w:drawing>
          <wp:inline distT="0" distB="0" distL="0" distR="0">
            <wp:extent cx="5083175" cy="3252158"/>
            <wp:effectExtent l="0" t="0" r="3175" b="5715"/>
            <wp:docPr id="15" name="Image 15" descr="https://esmaparis1.com/wp-content/uploads/2022/05/image4.jpg?w=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smaparis1.com/wp-content/uploads/2022/05/image4.jpg?w=5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89120" cy="3255961"/>
                    </a:xfrm>
                    <a:prstGeom prst="rect">
                      <a:avLst/>
                    </a:prstGeom>
                    <a:noFill/>
                    <a:ln>
                      <a:noFill/>
                    </a:ln>
                  </pic:spPr>
                </pic:pic>
              </a:graphicData>
            </a:graphic>
          </wp:inline>
        </w:drawing>
      </w:r>
    </w:p>
    <w:p w:rsidR="0048056D" w:rsidRPr="0048056D" w:rsidRDefault="00DA571E" w:rsidP="00723D1F">
      <w:pPr>
        <w:shd w:val="clear" w:color="auto" w:fill="FFFFFF"/>
        <w:spacing w:before="120" w:after="120" w:line="360" w:lineRule="auto"/>
        <w:ind w:firstLine="567"/>
        <w:jc w:val="both"/>
        <w:rPr>
          <w:rFonts w:ascii="Times New Roman" w:eastAsia="Times New Roman" w:hAnsi="Times New Roman" w:cs="Times New Roman"/>
          <w:i/>
          <w:iCs/>
          <w:color w:val="444444"/>
          <w:sz w:val="2"/>
          <w:szCs w:val="24"/>
          <w:bdr w:val="none" w:sz="0" w:space="0" w:color="auto" w:frame="1"/>
          <w:lang w:val="fr-CM"/>
        </w:rPr>
      </w:pPr>
      <w:r w:rsidRPr="0048056D">
        <w:rPr>
          <w:rFonts w:ascii="Times New Roman" w:eastAsia="Times New Roman" w:hAnsi="Times New Roman" w:cs="Times New Roman"/>
          <w:i/>
          <w:iCs/>
          <w:color w:val="444444"/>
          <w:sz w:val="2"/>
          <w:szCs w:val="24"/>
          <w:bdr w:val="none" w:sz="0" w:space="0" w:color="auto" w:frame="1"/>
          <w:lang w:val="fr-CM"/>
        </w:rPr>
        <w:t> </w:t>
      </w:r>
    </w:p>
    <w:p w:rsidR="00DA571E" w:rsidRPr="00723D1F" w:rsidRDefault="00DA571E" w:rsidP="00723D1F">
      <w:pPr>
        <w:shd w:val="clear" w:color="auto" w:fill="FFFFFF"/>
        <w:spacing w:before="120" w:after="120" w:line="360" w:lineRule="auto"/>
        <w:ind w:firstLine="567"/>
        <w:jc w:val="both"/>
        <w:rPr>
          <w:rFonts w:ascii="Times New Roman" w:eastAsia="Times New Roman" w:hAnsi="Times New Roman" w:cs="Times New Roman"/>
          <w:color w:val="000000" w:themeColor="text1"/>
          <w:sz w:val="24"/>
          <w:szCs w:val="24"/>
          <w:lang w:val="fr-CM"/>
        </w:rPr>
      </w:pPr>
      <w:r w:rsidRPr="00723D1F">
        <w:rPr>
          <w:rFonts w:ascii="Times New Roman" w:eastAsia="Times New Roman" w:hAnsi="Times New Roman" w:cs="Times New Roman"/>
          <w:color w:val="000000" w:themeColor="text1"/>
          <w:sz w:val="24"/>
          <w:szCs w:val="24"/>
          <w:lang w:val="fr-CM"/>
        </w:rPr>
        <w:t xml:space="preserve">Tout d’abord, les membres du groupe se démarquent par leurs tenues de scènes pour le moins assez extravagantes et excentriques. Leur style vestimentaire ne manque pas de rappeler leur influence musicale car le groupe reprend ouvertement des codes du rock, ce qui apporte une </w:t>
      </w:r>
      <w:r w:rsidRPr="00723D1F">
        <w:rPr>
          <w:rFonts w:ascii="Times New Roman" w:eastAsia="Times New Roman" w:hAnsi="Times New Roman" w:cs="Times New Roman"/>
          <w:color w:val="000000" w:themeColor="text1"/>
          <w:sz w:val="24"/>
          <w:szCs w:val="24"/>
          <w:lang w:val="fr-CM"/>
        </w:rPr>
        <w:lastRenderedPageBreak/>
        <w:t>nouvelle couleur au genre. Mais ce qui caractérise la musique du groupe est avant tout la virtuosité dont ses musiciens capables de réaliser des solos de guitare absolument éclatants. </w:t>
      </w:r>
    </w:p>
    <w:p w:rsidR="00DA571E" w:rsidRPr="00723D1F" w:rsidRDefault="00DA571E" w:rsidP="0048056D">
      <w:pPr>
        <w:shd w:val="clear" w:color="auto" w:fill="FFFFFF"/>
        <w:spacing w:before="120" w:after="120" w:line="360" w:lineRule="auto"/>
        <w:ind w:firstLine="567"/>
        <w:jc w:val="both"/>
        <w:rPr>
          <w:rFonts w:ascii="Times New Roman" w:eastAsia="Times New Roman" w:hAnsi="Times New Roman" w:cs="Times New Roman"/>
          <w:color w:val="000000" w:themeColor="text1"/>
          <w:sz w:val="24"/>
          <w:szCs w:val="24"/>
          <w:lang w:val="fr-CM"/>
        </w:rPr>
      </w:pPr>
      <w:r w:rsidRPr="00723D1F">
        <w:rPr>
          <w:rFonts w:ascii="Times New Roman" w:eastAsia="Times New Roman" w:hAnsi="Times New Roman" w:cs="Times New Roman"/>
          <w:color w:val="000000" w:themeColor="text1"/>
          <w:sz w:val="24"/>
          <w:szCs w:val="24"/>
          <w:lang w:val="fr-CM"/>
        </w:rPr>
        <w:t>Les Têtes Brûlées</w:t>
      </w:r>
      <w:r w:rsidR="00137669">
        <w:rPr>
          <w:rFonts w:ascii="Times New Roman" w:eastAsia="Times New Roman" w:hAnsi="Times New Roman" w:cs="Times New Roman"/>
          <w:color w:val="000000" w:themeColor="text1"/>
          <w:sz w:val="24"/>
          <w:szCs w:val="24"/>
          <w:lang w:val="fr-CM"/>
        </w:rPr>
        <w:fldChar w:fldCharType="begin"/>
      </w:r>
      <w:r w:rsidR="00137669" w:rsidRPr="00CA1ACD">
        <w:rPr>
          <w:lang w:val="fr-FR"/>
        </w:rPr>
        <w:instrText xml:space="preserve"> XE "</w:instrText>
      </w:r>
      <w:r w:rsidR="00137669" w:rsidRPr="001342CE">
        <w:rPr>
          <w:rFonts w:ascii="Times New Roman" w:hAnsi="Times New Roman" w:cs="Times New Roman"/>
          <w:sz w:val="24"/>
          <w:szCs w:val="24"/>
          <w:lang w:val="fr-FR"/>
        </w:rPr>
        <w:instrText>Têtes Brûlées</w:instrText>
      </w:r>
      <w:r w:rsidR="00137669" w:rsidRPr="00CA1ACD">
        <w:rPr>
          <w:lang w:val="fr-FR"/>
        </w:rPr>
        <w:instrText xml:space="preserve">" </w:instrText>
      </w:r>
      <w:r w:rsidR="00137669">
        <w:rPr>
          <w:rFonts w:ascii="Times New Roman" w:eastAsia="Times New Roman" w:hAnsi="Times New Roman" w:cs="Times New Roman"/>
          <w:color w:val="000000" w:themeColor="text1"/>
          <w:sz w:val="24"/>
          <w:szCs w:val="24"/>
          <w:lang w:val="fr-CM"/>
        </w:rPr>
        <w:fldChar w:fldCharType="end"/>
      </w:r>
      <w:r w:rsidRPr="00723D1F">
        <w:rPr>
          <w:rFonts w:ascii="Times New Roman" w:eastAsia="Times New Roman" w:hAnsi="Times New Roman" w:cs="Times New Roman"/>
          <w:color w:val="000000" w:themeColor="text1"/>
          <w:sz w:val="24"/>
          <w:szCs w:val="24"/>
          <w:lang w:val="fr-CM"/>
        </w:rPr>
        <w:t xml:space="preserve"> avaient un projet culturel qui était de propulser le </w:t>
      </w:r>
      <w:proofErr w:type="spellStart"/>
      <w:r w:rsidRPr="00723D1F">
        <w:rPr>
          <w:rFonts w:ascii="Times New Roman" w:eastAsia="Times New Roman" w:hAnsi="Times New Roman" w:cs="Times New Roman"/>
          <w:color w:val="000000" w:themeColor="text1"/>
          <w:sz w:val="24"/>
          <w:szCs w:val="24"/>
          <w:lang w:val="fr-CM"/>
        </w:rPr>
        <w:t>bikutsi</w:t>
      </w:r>
      <w:proofErr w:type="spellEnd"/>
      <w:r w:rsidRPr="00723D1F">
        <w:rPr>
          <w:rFonts w:ascii="Times New Roman" w:eastAsia="Times New Roman" w:hAnsi="Times New Roman" w:cs="Times New Roman"/>
          <w:color w:val="000000" w:themeColor="text1"/>
          <w:sz w:val="24"/>
          <w:szCs w:val="24"/>
          <w:lang w:val="fr-CM"/>
        </w:rPr>
        <w:t xml:space="preserve"> sur le devant de la scène musicale nationale sur laquelle régnait alors le </w:t>
      </w:r>
      <w:proofErr w:type="spellStart"/>
      <w:r w:rsidRPr="00723D1F">
        <w:rPr>
          <w:rFonts w:ascii="Times New Roman" w:eastAsia="Times New Roman" w:hAnsi="Times New Roman" w:cs="Times New Roman"/>
          <w:color w:val="000000" w:themeColor="text1"/>
          <w:sz w:val="24"/>
          <w:szCs w:val="24"/>
          <w:lang w:val="fr-CM"/>
        </w:rPr>
        <w:t>makossa</w:t>
      </w:r>
      <w:proofErr w:type="spellEnd"/>
      <w:r w:rsidRPr="00723D1F">
        <w:rPr>
          <w:rFonts w:ascii="Times New Roman" w:eastAsia="Times New Roman" w:hAnsi="Times New Roman" w:cs="Times New Roman"/>
          <w:color w:val="000000" w:themeColor="text1"/>
          <w:sz w:val="24"/>
          <w:szCs w:val="24"/>
          <w:lang w:val="fr-CM"/>
        </w:rPr>
        <w:t>. De plus, ils avaient également l’ambition d’en faire une musique reconnue à l’international, ce qui se révélera plus ou moins réussi grâce à une tournée internationale.</w:t>
      </w:r>
    </w:p>
    <w:p w:rsidR="00DA571E" w:rsidRPr="00723D1F" w:rsidRDefault="00DA571E" w:rsidP="0048056D">
      <w:pPr>
        <w:shd w:val="clear" w:color="auto" w:fill="FFFFFF"/>
        <w:spacing w:before="120" w:after="120" w:line="360" w:lineRule="auto"/>
        <w:ind w:firstLine="567"/>
        <w:jc w:val="both"/>
        <w:rPr>
          <w:rFonts w:ascii="Times New Roman" w:eastAsia="Times New Roman" w:hAnsi="Times New Roman" w:cs="Times New Roman"/>
          <w:color w:val="000000" w:themeColor="text1"/>
          <w:sz w:val="24"/>
          <w:szCs w:val="24"/>
          <w:lang w:val="fr-CM"/>
        </w:rPr>
      </w:pPr>
      <w:r w:rsidRPr="00723D1F">
        <w:rPr>
          <w:rFonts w:ascii="Times New Roman" w:eastAsia="Times New Roman" w:hAnsi="Times New Roman" w:cs="Times New Roman"/>
          <w:color w:val="000000" w:themeColor="text1"/>
          <w:sz w:val="24"/>
          <w:szCs w:val="24"/>
          <w:lang w:val="fr-CM"/>
        </w:rPr>
        <w:t>On assiste dès lors à un paradoxe. En effet, comment expliquer que cette musique initialement féminine ait été popularisée par des hommes, qui tout naturellement en se l’appropriant l’ont détourné de sa vocation initiale ? </w:t>
      </w:r>
    </w:p>
    <w:p w:rsidR="00BF107F" w:rsidRPr="00723D1F" w:rsidRDefault="0049673A" w:rsidP="0048056D">
      <w:pPr>
        <w:shd w:val="clear" w:color="auto" w:fill="FFFFFF"/>
        <w:spacing w:before="120" w:after="120" w:line="360" w:lineRule="auto"/>
        <w:jc w:val="both"/>
        <w:rPr>
          <w:rFonts w:ascii="Times New Roman" w:eastAsia="Times New Roman" w:hAnsi="Times New Roman" w:cs="Times New Roman"/>
          <w:sz w:val="24"/>
          <w:szCs w:val="24"/>
          <w:lang w:val="fr-CM"/>
        </w:rPr>
      </w:pPr>
      <w:r w:rsidRPr="00723D1F">
        <w:rPr>
          <w:rFonts w:ascii="Times New Roman" w:hAnsi="Times New Roman" w:cs="Times New Roman"/>
          <w:sz w:val="24"/>
          <w:szCs w:val="24"/>
          <w:lang w:val="fr-CM"/>
        </w:rPr>
        <w:t>Sources </w:t>
      </w:r>
      <w:r w:rsidR="0048056D" w:rsidRPr="00723D1F">
        <w:rPr>
          <w:rFonts w:ascii="Times New Roman" w:hAnsi="Times New Roman" w:cs="Times New Roman"/>
          <w:sz w:val="24"/>
          <w:szCs w:val="24"/>
          <w:lang w:val="fr-CM"/>
        </w:rPr>
        <w:t xml:space="preserve">: </w:t>
      </w:r>
      <w:hyperlink r:id="rId61" w:history="1">
        <w:r w:rsidRPr="00723D1F">
          <w:rPr>
            <w:rStyle w:val="Lienhypertexte"/>
            <w:rFonts w:ascii="Times New Roman" w:hAnsi="Times New Roman" w:cs="Times New Roman"/>
            <w:color w:val="auto"/>
            <w:sz w:val="24"/>
            <w:szCs w:val="24"/>
            <w:lang w:val="fr-CM"/>
          </w:rPr>
          <w:t>https://esmaparis1.com/2022/05/19</w:t>
        </w:r>
      </w:hyperlink>
      <w:r w:rsidRPr="00723D1F">
        <w:rPr>
          <w:rFonts w:ascii="Times New Roman" w:hAnsi="Times New Roman" w:cs="Times New Roman"/>
          <w:sz w:val="24"/>
          <w:szCs w:val="24"/>
          <w:lang w:val="fr-CM"/>
        </w:rPr>
        <w:t>/bikutsi-aux-origines-dune-musique-feministe/</w:t>
      </w:r>
      <w:r w:rsidR="00BF107F" w:rsidRPr="00723D1F">
        <w:rPr>
          <w:rFonts w:ascii="Times New Roman" w:hAnsi="Times New Roman" w:cs="Times New Roman"/>
          <w:sz w:val="24"/>
          <w:szCs w:val="24"/>
          <w:lang w:val="fr-CM"/>
        </w:rPr>
        <w:t xml:space="preserve"> consulté 04 novembre 2025</w:t>
      </w:r>
    </w:p>
    <w:p w:rsidR="002B093D" w:rsidRPr="0048056D" w:rsidRDefault="0048056D" w:rsidP="0048056D">
      <w:pPr>
        <w:pStyle w:val="Lgende"/>
        <w:jc w:val="both"/>
        <w:rPr>
          <w:rFonts w:ascii="Times New Roman" w:hAnsi="Times New Roman" w:cs="Times New Roman"/>
          <w:b/>
          <w:i w:val="0"/>
          <w:color w:val="000000" w:themeColor="text1"/>
          <w:sz w:val="24"/>
          <w:szCs w:val="24"/>
          <w:lang w:val="fr-CM"/>
        </w:rPr>
      </w:pPr>
      <w:bookmarkStart w:id="58" w:name="_Toc214178303"/>
      <w:r w:rsidRPr="0048056D">
        <w:rPr>
          <w:rFonts w:ascii="Times New Roman" w:hAnsi="Times New Roman" w:cs="Times New Roman"/>
          <w:b/>
          <w:i w:val="0"/>
          <w:color w:val="000000" w:themeColor="text1"/>
          <w:sz w:val="24"/>
          <w:szCs w:val="24"/>
        </w:rPr>
        <w:t xml:space="preserve">Tableau </w:t>
      </w:r>
      <w:r w:rsidRPr="0048056D">
        <w:rPr>
          <w:rFonts w:ascii="Times New Roman" w:hAnsi="Times New Roman" w:cs="Times New Roman"/>
          <w:b/>
          <w:i w:val="0"/>
          <w:color w:val="000000" w:themeColor="text1"/>
          <w:sz w:val="24"/>
          <w:szCs w:val="24"/>
        </w:rPr>
        <w:fldChar w:fldCharType="begin"/>
      </w:r>
      <w:r w:rsidRPr="0048056D">
        <w:rPr>
          <w:rFonts w:ascii="Times New Roman" w:hAnsi="Times New Roman" w:cs="Times New Roman"/>
          <w:b/>
          <w:i w:val="0"/>
          <w:color w:val="000000" w:themeColor="text1"/>
          <w:sz w:val="24"/>
          <w:szCs w:val="24"/>
        </w:rPr>
        <w:instrText xml:space="preserve"> SEQ Tableau \* ARABIC </w:instrText>
      </w:r>
      <w:r w:rsidRPr="0048056D">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5</w:t>
      </w:r>
      <w:r w:rsidRPr="0048056D">
        <w:rPr>
          <w:rFonts w:ascii="Times New Roman" w:hAnsi="Times New Roman" w:cs="Times New Roman"/>
          <w:b/>
          <w:i w:val="0"/>
          <w:color w:val="000000" w:themeColor="text1"/>
          <w:sz w:val="24"/>
          <w:szCs w:val="24"/>
        </w:rPr>
        <w:fldChar w:fldCharType="end"/>
      </w:r>
      <w:r w:rsidR="00E015CE" w:rsidRPr="0048056D">
        <w:rPr>
          <w:rFonts w:ascii="Times New Roman" w:hAnsi="Times New Roman" w:cs="Times New Roman"/>
          <w:b/>
          <w:i w:val="0"/>
          <w:color w:val="000000" w:themeColor="text1"/>
          <w:sz w:val="24"/>
          <w:szCs w:val="24"/>
          <w:lang w:val="fr-CM"/>
        </w:rPr>
        <w:t xml:space="preserve">: </w:t>
      </w:r>
      <w:r w:rsidR="00E015CE" w:rsidRPr="0048056D">
        <w:rPr>
          <w:rFonts w:ascii="Times New Roman" w:hAnsi="Times New Roman" w:cs="Times New Roman"/>
          <w:i w:val="0"/>
          <w:color w:val="000000" w:themeColor="text1"/>
          <w:sz w:val="24"/>
          <w:szCs w:val="24"/>
          <w:lang w:val="fr-CM"/>
        </w:rPr>
        <w:t>Discographie des Têtes Brulées</w:t>
      </w:r>
      <w:bookmarkEnd w:id="58"/>
    </w:p>
    <w:tbl>
      <w:tblPr>
        <w:tblStyle w:val="Grilledutableau"/>
        <w:tblW w:w="10490" w:type="dxa"/>
        <w:jc w:val="center"/>
        <w:tblLook w:val="04A0" w:firstRow="1" w:lastRow="0" w:firstColumn="1" w:lastColumn="0" w:noHBand="0" w:noVBand="1"/>
      </w:tblPr>
      <w:tblGrid>
        <w:gridCol w:w="846"/>
        <w:gridCol w:w="4252"/>
        <w:gridCol w:w="1701"/>
        <w:gridCol w:w="1701"/>
        <w:gridCol w:w="1990"/>
      </w:tblGrid>
      <w:tr w:rsidR="00175818" w:rsidRPr="0048056D" w:rsidTr="0048056D">
        <w:trPr>
          <w:jc w:val="center"/>
        </w:trPr>
        <w:tc>
          <w:tcPr>
            <w:tcW w:w="846" w:type="dxa"/>
          </w:tcPr>
          <w:p w:rsidR="00175818" w:rsidRPr="0048056D" w:rsidRDefault="00175818" w:rsidP="00723D1F">
            <w:pPr>
              <w:pStyle w:val="Paragraphedeliste"/>
              <w:spacing w:before="120" w:after="120"/>
              <w:ind w:left="0"/>
              <w:jc w:val="center"/>
              <w:rPr>
                <w:rFonts w:ascii="Times New Roman" w:hAnsi="Times New Roman" w:cs="Times New Roman"/>
                <w:b/>
                <w:szCs w:val="24"/>
                <w:lang w:val="fr-CM"/>
              </w:rPr>
            </w:pPr>
            <w:r w:rsidRPr="0048056D">
              <w:rPr>
                <w:rFonts w:ascii="Times New Roman" w:hAnsi="Times New Roman" w:cs="Times New Roman"/>
                <w:b/>
                <w:szCs w:val="24"/>
                <w:lang w:val="fr-CM"/>
              </w:rPr>
              <w:t>N°</w:t>
            </w:r>
          </w:p>
        </w:tc>
        <w:tc>
          <w:tcPr>
            <w:tcW w:w="4252" w:type="dxa"/>
          </w:tcPr>
          <w:p w:rsidR="00175818" w:rsidRPr="0048056D" w:rsidRDefault="00175818" w:rsidP="00723D1F">
            <w:pPr>
              <w:pStyle w:val="Paragraphedeliste"/>
              <w:spacing w:before="120" w:after="120"/>
              <w:ind w:left="0"/>
              <w:jc w:val="center"/>
              <w:rPr>
                <w:rFonts w:ascii="Times New Roman" w:hAnsi="Times New Roman" w:cs="Times New Roman"/>
                <w:b/>
                <w:szCs w:val="24"/>
                <w:lang w:val="fr-CM"/>
              </w:rPr>
            </w:pPr>
            <w:r w:rsidRPr="0048056D">
              <w:rPr>
                <w:rFonts w:ascii="Times New Roman" w:hAnsi="Times New Roman" w:cs="Times New Roman"/>
                <w:b/>
                <w:szCs w:val="24"/>
                <w:lang w:val="fr-CM"/>
              </w:rPr>
              <w:t>TITRE D’ALBUM</w:t>
            </w:r>
          </w:p>
        </w:tc>
        <w:tc>
          <w:tcPr>
            <w:tcW w:w="1701" w:type="dxa"/>
          </w:tcPr>
          <w:p w:rsidR="00175818" w:rsidRPr="0048056D" w:rsidRDefault="00175818" w:rsidP="00723D1F">
            <w:pPr>
              <w:pStyle w:val="Paragraphedeliste"/>
              <w:spacing w:before="120" w:after="120"/>
              <w:ind w:left="0"/>
              <w:jc w:val="center"/>
              <w:rPr>
                <w:rFonts w:ascii="Times New Roman" w:hAnsi="Times New Roman" w:cs="Times New Roman"/>
                <w:b/>
                <w:szCs w:val="24"/>
                <w:lang w:val="fr-CM"/>
              </w:rPr>
            </w:pPr>
            <w:r w:rsidRPr="0048056D">
              <w:rPr>
                <w:rFonts w:ascii="Times New Roman" w:hAnsi="Times New Roman" w:cs="Times New Roman"/>
                <w:b/>
                <w:szCs w:val="24"/>
                <w:lang w:val="fr-CM"/>
              </w:rPr>
              <w:t>NOMBRE DE VERSION</w:t>
            </w:r>
          </w:p>
        </w:tc>
        <w:tc>
          <w:tcPr>
            <w:tcW w:w="1701" w:type="dxa"/>
          </w:tcPr>
          <w:p w:rsidR="00175818" w:rsidRPr="0048056D" w:rsidRDefault="00175818" w:rsidP="00723D1F">
            <w:pPr>
              <w:pStyle w:val="Paragraphedeliste"/>
              <w:spacing w:before="120" w:after="120"/>
              <w:ind w:left="0"/>
              <w:jc w:val="center"/>
              <w:rPr>
                <w:rFonts w:ascii="Times New Roman" w:hAnsi="Times New Roman" w:cs="Times New Roman"/>
                <w:b/>
                <w:szCs w:val="24"/>
                <w:lang w:val="fr-CM"/>
              </w:rPr>
            </w:pPr>
            <w:r w:rsidRPr="0048056D">
              <w:rPr>
                <w:rFonts w:ascii="Times New Roman" w:hAnsi="Times New Roman" w:cs="Times New Roman"/>
                <w:b/>
                <w:szCs w:val="24"/>
                <w:lang w:val="fr-CM"/>
              </w:rPr>
              <w:t>TYPE DE SUPPORT</w:t>
            </w:r>
          </w:p>
        </w:tc>
        <w:tc>
          <w:tcPr>
            <w:tcW w:w="1990" w:type="dxa"/>
          </w:tcPr>
          <w:p w:rsidR="00175818" w:rsidRPr="0048056D" w:rsidRDefault="00175818" w:rsidP="00723D1F">
            <w:pPr>
              <w:pStyle w:val="Paragraphedeliste"/>
              <w:spacing w:before="120" w:after="120"/>
              <w:ind w:left="0"/>
              <w:jc w:val="center"/>
              <w:rPr>
                <w:rFonts w:ascii="Times New Roman" w:hAnsi="Times New Roman" w:cs="Times New Roman"/>
                <w:b/>
                <w:szCs w:val="24"/>
                <w:lang w:val="fr-CM"/>
              </w:rPr>
            </w:pPr>
            <w:r w:rsidRPr="0048056D">
              <w:rPr>
                <w:rFonts w:ascii="Times New Roman" w:hAnsi="Times New Roman" w:cs="Times New Roman"/>
                <w:b/>
                <w:szCs w:val="24"/>
                <w:lang w:val="fr-CM"/>
              </w:rPr>
              <w:t>ANNEE DE  PRODUCTION</w:t>
            </w:r>
          </w:p>
        </w:tc>
      </w:tr>
      <w:tr w:rsidR="00175818" w:rsidRPr="0048056D" w:rsidTr="0048056D">
        <w:trPr>
          <w:jc w:val="center"/>
        </w:trPr>
        <w:tc>
          <w:tcPr>
            <w:tcW w:w="846"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w:t>
            </w:r>
          </w:p>
        </w:tc>
        <w:tc>
          <w:tcPr>
            <w:tcW w:w="4252"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 xml:space="preserve">Man no </w:t>
            </w:r>
            <w:proofErr w:type="spellStart"/>
            <w:r w:rsidRPr="0048056D">
              <w:rPr>
                <w:rFonts w:ascii="Times New Roman" w:hAnsi="Times New Roman" w:cs="Times New Roman"/>
                <w:sz w:val="24"/>
                <w:szCs w:val="24"/>
                <w:lang w:val="fr-CM"/>
              </w:rPr>
              <w:t>run</w:t>
            </w:r>
            <w:proofErr w:type="spellEnd"/>
          </w:p>
        </w:tc>
        <w:tc>
          <w:tcPr>
            <w:tcW w:w="1701"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3 versions</w:t>
            </w:r>
          </w:p>
        </w:tc>
        <w:tc>
          <w:tcPr>
            <w:tcW w:w="1701"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CD</w:t>
            </w:r>
          </w:p>
        </w:tc>
        <w:tc>
          <w:tcPr>
            <w:tcW w:w="1990"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1989</w:t>
            </w:r>
          </w:p>
        </w:tc>
      </w:tr>
      <w:tr w:rsidR="00175818" w:rsidRPr="0048056D" w:rsidTr="0048056D">
        <w:trPr>
          <w:jc w:val="center"/>
        </w:trPr>
        <w:tc>
          <w:tcPr>
            <w:tcW w:w="846"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2</w:t>
            </w:r>
          </w:p>
        </w:tc>
        <w:tc>
          <w:tcPr>
            <w:tcW w:w="4252" w:type="dxa"/>
          </w:tcPr>
          <w:p w:rsidR="00175818" w:rsidRPr="0048056D" w:rsidRDefault="00222726" w:rsidP="00175818">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 xml:space="preserve">Les </w:t>
            </w:r>
            <w:r w:rsidR="00175818" w:rsidRPr="0048056D">
              <w:rPr>
                <w:rFonts w:ascii="Times New Roman" w:hAnsi="Times New Roman" w:cs="Times New Roman"/>
                <w:sz w:val="24"/>
                <w:szCs w:val="24"/>
                <w:lang w:val="fr-CM"/>
              </w:rPr>
              <w:t>têtes brulées</w:t>
            </w:r>
          </w:p>
        </w:tc>
        <w:tc>
          <w:tcPr>
            <w:tcW w:w="1701"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9 versions</w:t>
            </w:r>
          </w:p>
        </w:tc>
        <w:tc>
          <w:tcPr>
            <w:tcW w:w="1701" w:type="dxa"/>
          </w:tcPr>
          <w:p w:rsidR="00175818" w:rsidRPr="0048056D" w:rsidRDefault="00222726"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CD</w:t>
            </w:r>
          </w:p>
        </w:tc>
        <w:tc>
          <w:tcPr>
            <w:tcW w:w="1990" w:type="dxa"/>
          </w:tcPr>
          <w:p w:rsidR="00175818" w:rsidRPr="0048056D" w:rsidRDefault="00222726"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1990</w:t>
            </w:r>
          </w:p>
        </w:tc>
      </w:tr>
      <w:tr w:rsidR="00175818" w:rsidRPr="0048056D" w:rsidTr="0048056D">
        <w:trPr>
          <w:jc w:val="center"/>
        </w:trPr>
        <w:tc>
          <w:tcPr>
            <w:tcW w:w="846"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3</w:t>
            </w:r>
          </w:p>
        </w:tc>
        <w:tc>
          <w:tcPr>
            <w:tcW w:w="4252" w:type="dxa"/>
          </w:tcPr>
          <w:p w:rsidR="00175818" w:rsidRPr="0048056D" w:rsidRDefault="00072A48" w:rsidP="00DA571E">
            <w:pPr>
              <w:pStyle w:val="Paragraphedeliste"/>
              <w:spacing w:before="120" w:after="120" w:line="360" w:lineRule="auto"/>
              <w:ind w:left="0"/>
              <w:jc w:val="both"/>
              <w:rPr>
                <w:rFonts w:ascii="Times New Roman" w:hAnsi="Times New Roman" w:cs="Times New Roman"/>
                <w:sz w:val="24"/>
                <w:szCs w:val="24"/>
                <w:lang w:val="fr-CM"/>
              </w:rPr>
            </w:pPr>
            <w:hyperlink r:id="rId62" w:history="1">
              <w:proofErr w:type="spellStart"/>
              <w:r w:rsidR="00724B4F" w:rsidRPr="0048056D">
                <w:rPr>
                  <w:rFonts w:ascii="Times New Roman" w:hAnsi="Times New Roman" w:cs="Times New Roman"/>
                  <w:sz w:val="24"/>
                  <w:szCs w:val="24"/>
                </w:rPr>
                <w:t>Bikutsi</w:t>
              </w:r>
              <w:proofErr w:type="spellEnd"/>
              <w:r w:rsidR="00724B4F" w:rsidRPr="0048056D">
                <w:rPr>
                  <w:rFonts w:ascii="Times New Roman" w:hAnsi="Times New Roman" w:cs="Times New Roman"/>
                  <w:sz w:val="24"/>
                  <w:szCs w:val="24"/>
                </w:rPr>
                <w:t xml:space="preserve"> Rock</w:t>
              </w:r>
            </w:hyperlink>
          </w:p>
        </w:tc>
        <w:tc>
          <w:tcPr>
            <w:tcW w:w="1701"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4 versions</w:t>
            </w:r>
          </w:p>
        </w:tc>
        <w:tc>
          <w:tcPr>
            <w:tcW w:w="1701"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CD</w:t>
            </w:r>
          </w:p>
        </w:tc>
        <w:tc>
          <w:tcPr>
            <w:tcW w:w="1990"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1992</w:t>
            </w:r>
          </w:p>
        </w:tc>
      </w:tr>
      <w:tr w:rsidR="00175818" w:rsidRPr="0048056D" w:rsidTr="0048056D">
        <w:trPr>
          <w:jc w:val="center"/>
        </w:trPr>
        <w:tc>
          <w:tcPr>
            <w:tcW w:w="846"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4</w:t>
            </w:r>
          </w:p>
        </w:tc>
        <w:tc>
          <w:tcPr>
            <w:tcW w:w="4252"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Be happy</w:t>
            </w:r>
          </w:p>
        </w:tc>
        <w:tc>
          <w:tcPr>
            <w:tcW w:w="1701"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p>
        </w:tc>
        <w:tc>
          <w:tcPr>
            <w:tcW w:w="1701"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CD</w:t>
            </w:r>
          </w:p>
        </w:tc>
        <w:tc>
          <w:tcPr>
            <w:tcW w:w="1990"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1995</w:t>
            </w:r>
          </w:p>
        </w:tc>
      </w:tr>
      <w:tr w:rsidR="00175818" w:rsidRPr="0048056D" w:rsidTr="0048056D">
        <w:trPr>
          <w:jc w:val="center"/>
        </w:trPr>
        <w:tc>
          <w:tcPr>
            <w:tcW w:w="846"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5</w:t>
            </w:r>
          </w:p>
        </w:tc>
        <w:tc>
          <w:tcPr>
            <w:tcW w:w="4252"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Version originale</w:t>
            </w:r>
          </w:p>
        </w:tc>
        <w:tc>
          <w:tcPr>
            <w:tcW w:w="1701" w:type="dxa"/>
          </w:tcPr>
          <w:p w:rsidR="00175818" w:rsidRPr="0048056D" w:rsidRDefault="00175818" w:rsidP="00DA571E">
            <w:pPr>
              <w:pStyle w:val="Paragraphedeliste"/>
              <w:spacing w:before="120" w:after="120" w:line="360" w:lineRule="auto"/>
              <w:ind w:left="0"/>
              <w:jc w:val="both"/>
              <w:rPr>
                <w:rFonts w:ascii="Times New Roman" w:hAnsi="Times New Roman" w:cs="Times New Roman"/>
                <w:sz w:val="24"/>
                <w:szCs w:val="24"/>
                <w:lang w:val="fr-CM"/>
              </w:rPr>
            </w:pPr>
          </w:p>
        </w:tc>
        <w:tc>
          <w:tcPr>
            <w:tcW w:w="1701"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CD</w:t>
            </w:r>
          </w:p>
        </w:tc>
        <w:tc>
          <w:tcPr>
            <w:tcW w:w="1990" w:type="dxa"/>
          </w:tcPr>
          <w:p w:rsidR="00175818"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2003</w:t>
            </w:r>
          </w:p>
        </w:tc>
      </w:tr>
      <w:tr w:rsidR="00724B4F" w:rsidRPr="0048056D" w:rsidTr="0048056D">
        <w:trPr>
          <w:jc w:val="center"/>
        </w:trPr>
        <w:tc>
          <w:tcPr>
            <w:tcW w:w="846"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6</w:t>
            </w:r>
          </w:p>
        </w:tc>
        <w:tc>
          <w:tcPr>
            <w:tcW w:w="4252" w:type="dxa"/>
          </w:tcPr>
          <w:p w:rsidR="00724B4F" w:rsidRPr="0048056D" w:rsidRDefault="00072A48" w:rsidP="00DA571E">
            <w:pPr>
              <w:pStyle w:val="Paragraphedeliste"/>
              <w:spacing w:before="120" w:after="120" w:line="360" w:lineRule="auto"/>
              <w:ind w:left="0"/>
              <w:jc w:val="both"/>
              <w:rPr>
                <w:rFonts w:ascii="Times New Roman" w:hAnsi="Times New Roman" w:cs="Times New Roman"/>
                <w:sz w:val="24"/>
                <w:szCs w:val="24"/>
                <w:lang w:val="fr-CM"/>
              </w:rPr>
            </w:pPr>
            <w:hyperlink r:id="rId63" w:history="1">
              <w:proofErr w:type="spellStart"/>
              <w:r w:rsidR="00724B4F" w:rsidRPr="0048056D">
                <w:rPr>
                  <w:rFonts w:ascii="Times New Roman" w:hAnsi="Times New Roman" w:cs="Times New Roman"/>
                  <w:sz w:val="24"/>
                  <w:szCs w:val="24"/>
                  <w:lang w:val="fr-CM"/>
                </w:rPr>
                <w:t>Atebass</w:t>
              </w:r>
              <w:proofErr w:type="spellEnd"/>
            </w:hyperlink>
            <w:r w:rsidR="00724B4F" w:rsidRPr="0048056D">
              <w:rPr>
                <w:rFonts w:ascii="Times New Roman" w:hAnsi="Times New Roman" w:cs="Times New Roman"/>
                <w:sz w:val="24"/>
                <w:szCs w:val="24"/>
                <w:lang w:val="fr-CM"/>
              </w:rPr>
              <w:t> Et </w:t>
            </w:r>
            <w:hyperlink r:id="rId64" w:history="1">
              <w:r w:rsidR="00724B4F" w:rsidRPr="0048056D">
                <w:rPr>
                  <w:rFonts w:ascii="Times New Roman" w:hAnsi="Times New Roman" w:cs="Times New Roman"/>
                  <w:sz w:val="24"/>
                  <w:szCs w:val="24"/>
                  <w:lang w:val="fr-CM"/>
                </w:rPr>
                <w:t>Les Têtes Brulées</w:t>
              </w:r>
            </w:hyperlink>
            <w:r w:rsidR="00724B4F" w:rsidRPr="0048056D">
              <w:rPr>
                <w:rFonts w:ascii="Times New Roman" w:hAnsi="Times New Roman" w:cs="Times New Roman"/>
                <w:sz w:val="24"/>
                <w:szCs w:val="24"/>
                <w:lang w:val="fr-CM"/>
              </w:rPr>
              <w:t> </w:t>
            </w: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990" w:type="dxa"/>
          </w:tcPr>
          <w:p w:rsidR="00724B4F" w:rsidRPr="0048056D" w:rsidRDefault="00BA66E0"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Non déterminé</w:t>
            </w:r>
          </w:p>
        </w:tc>
      </w:tr>
      <w:tr w:rsidR="00724B4F" w:rsidRPr="0048056D" w:rsidTr="0048056D">
        <w:trPr>
          <w:jc w:val="center"/>
        </w:trPr>
        <w:tc>
          <w:tcPr>
            <w:tcW w:w="846"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7</w:t>
            </w:r>
          </w:p>
        </w:tc>
        <w:tc>
          <w:tcPr>
            <w:tcW w:w="4252" w:type="dxa"/>
          </w:tcPr>
          <w:p w:rsidR="00724B4F" w:rsidRPr="0048056D" w:rsidRDefault="00072A48" w:rsidP="005D7C65">
            <w:pPr>
              <w:rPr>
                <w:rFonts w:ascii="Times New Roman" w:eastAsia="Times New Roman" w:hAnsi="Times New Roman" w:cs="Times New Roman"/>
                <w:sz w:val="24"/>
                <w:szCs w:val="24"/>
                <w:lang w:val="fr-CM"/>
              </w:rPr>
            </w:pPr>
            <w:hyperlink r:id="rId65" w:history="1">
              <w:r w:rsidR="00724B4F" w:rsidRPr="0048056D">
                <w:rPr>
                  <w:rFonts w:ascii="Times New Roman" w:eastAsia="Times New Roman" w:hAnsi="Times New Roman" w:cs="Times New Roman"/>
                  <w:sz w:val="24"/>
                  <w:szCs w:val="24"/>
                  <w:lang w:val="fr-CM"/>
                </w:rPr>
                <w:t>Zanzibar (12)</w:t>
              </w:r>
            </w:hyperlink>
            <w:r w:rsidR="00724B4F" w:rsidRPr="0048056D">
              <w:rPr>
                <w:rFonts w:ascii="Times New Roman" w:eastAsia="Times New Roman" w:hAnsi="Times New Roman" w:cs="Times New Roman"/>
                <w:sz w:val="24"/>
                <w:szCs w:val="24"/>
                <w:lang w:val="fr-CM"/>
              </w:rPr>
              <w:t> Et </w:t>
            </w:r>
            <w:hyperlink r:id="rId66" w:history="1">
              <w:r w:rsidR="00724B4F" w:rsidRPr="0048056D">
                <w:rPr>
                  <w:rFonts w:ascii="Times New Roman" w:eastAsia="Times New Roman" w:hAnsi="Times New Roman" w:cs="Times New Roman"/>
                  <w:sz w:val="24"/>
                  <w:szCs w:val="24"/>
                  <w:lang w:val="fr-CM"/>
                </w:rPr>
                <w:t>Les Têtes Brulées</w:t>
              </w:r>
            </w:hyperlink>
            <w:r w:rsidR="00724B4F" w:rsidRPr="0048056D">
              <w:rPr>
                <w:rFonts w:ascii="Times New Roman" w:eastAsia="Times New Roman" w:hAnsi="Times New Roman" w:cs="Times New Roman"/>
                <w:sz w:val="24"/>
                <w:szCs w:val="24"/>
                <w:lang w:val="fr-CM"/>
              </w:rPr>
              <w:t> – </w:t>
            </w:r>
            <w:proofErr w:type="spellStart"/>
            <w:r>
              <w:fldChar w:fldCharType="begin"/>
            </w:r>
            <w:r w:rsidRPr="00CA1ACD">
              <w:rPr>
                <w:lang w:val="fr-FR"/>
              </w:rPr>
              <w:instrText xml:space="preserve"> HYPERLINK "https://www.discogs.com/rele</w:instrText>
            </w:r>
            <w:r w:rsidRPr="00CA1ACD">
              <w:rPr>
                <w:lang w:val="fr-FR"/>
              </w:rPr>
              <w:instrText xml:space="preserve">ase/4558264-Zanzibar-12-Et-Les-T%C3%AAtes-Brul%C3%A9es-Revelation-Tele-Podium-87" </w:instrText>
            </w:r>
            <w:r>
              <w:fldChar w:fldCharType="separate"/>
            </w:r>
            <w:r w:rsidR="00724B4F" w:rsidRPr="0048056D">
              <w:rPr>
                <w:rFonts w:ascii="Times New Roman" w:eastAsia="Times New Roman" w:hAnsi="Times New Roman" w:cs="Times New Roman"/>
                <w:sz w:val="24"/>
                <w:szCs w:val="24"/>
                <w:lang w:val="fr-CM"/>
              </w:rPr>
              <w:t>Revelation</w:t>
            </w:r>
            <w:proofErr w:type="spellEnd"/>
            <w:r w:rsidR="00724B4F" w:rsidRPr="0048056D">
              <w:rPr>
                <w:rFonts w:ascii="Times New Roman" w:eastAsia="Times New Roman" w:hAnsi="Times New Roman" w:cs="Times New Roman"/>
                <w:sz w:val="24"/>
                <w:szCs w:val="24"/>
                <w:lang w:val="fr-CM"/>
              </w:rPr>
              <w:t xml:space="preserve"> </w:t>
            </w:r>
            <w:proofErr w:type="spellStart"/>
            <w:r w:rsidR="00724B4F" w:rsidRPr="0048056D">
              <w:rPr>
                <w:rFonts w:ascii="Times New Roman" w:eastAsia="Times New Roman" w:hAnsi="Times New Roman" w:cs="Times New Roman"/>
                <w:sz w:val="24"/>
                <w:szCs w:val="24"/>
                <w:lang w:val="fr-CM"/>
              </w:rPr>
              <w:t>Tele</w:t>
            </w:r>
            <w:proofErr w:type="spellEnd"/>
            <w:r w:rsidR="00724B4F" w:rsidRPr="0048056D">
              <w:rPr>
                <w:rFonts w:ascii="Times New Roman" w:eastAsia="Times New Roman" w:hAnsi="Times New Roman" w:cs="Times New Roman"/>
                <w:sz w:val="24"/>
                <w:szCs w:val="24"/>
                <w:lang w:val="fr-CM"/>
              </w:rPr>
              <w:t>-Podium 87</w:t>
            </w:r>
            <w:r>
              <w:rPr>
                <w:rFonts w:ascii="Times New Roman" w:eastAsia="Times New Roman" w:hAnsi="Times New Roman" w:cs="Times New Roman"/>
                <w:sz w:val="24"/>
                <w:szCs w:val="24"/>
                <w:lang w:val="fr-CM"/>
              </w:rPr>
              <w:fldChar w:fldCharType="end"/>
            </w:r>
            <w:r w:rsidR="0048056D">
              <w:rPr>
                <w:rFonts w:ascii="Times New Roman" w:eastAsia="Times New Roman" w:hAnsi="Times New Roman" w:cs="Times New Roman"/>
                <w:sz w:val="24"/>
                <w:szCs w:val="24"/>
                <w:lang w:val="fr-CM"/>
              </w:rPr>
              <w:t xml:space="preserve"> </w:t>
            </w:r>
            <w:r w:rsidR="005D7C65" w:rsidRPr="00CA1ACD">
              <w:rPr>
                <w:rFonts w:ascii="Times New Roman" w:eastAsia="Times New Roman" w:hAnsi="Times New Roman" w:cs="Times New Roman"/>
                <w:color w:val="000000"/>
                <w:sz w:val="24"/>
                <w:szCs w:val="24"/>
                <w:lang w:val="fr-FR"/>
              </w:rPr>
              <w:t>(LP)</w:t>
            </w: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990" w:type="dxa"/>
          </w:tcPr>
          <w:p w:rsidR="00724B4F" w:rsidRPr="0048056D" w:rsidRDefault="00BA66E0"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Non déterminé</w:t>
            </w:r>
          </w:p>
        </w:tc>
      </w:tr>
      <w:tr w:rsidR="00724B4F" w:rsidRPr="0048056D" w:rsidTr="0048056D">
        <w:trPr>
          <w:trHeight w:val="246"/>
          <w:jc w:val="center"/>
        </w:trPr>
        <w:tc>
          <w:tcPr>
            <w:tcW w:w="846" w:type="dxa"/>
          </w:tcPr>
          <w:p w:rsidR="00724B4F" w:rsidRPr="0048056D" w:rsidRDefault="00724B4F" w:rsidP="0048056D">
            <w:pPr>
              <w:pStyle w:val="Paragraphedeliste"/>
              <w:spacing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8</w:t>
            </w:r>
          </w:p>
        </w:tc>
        <w:tc>
          <w:tcPr>
            <w:tcW w:w="4252" w:type="dxa"/>
          </w:tcPr>
          <w:p w:rsidR="00724B4F" w:rsidRPr="0048056D" w:rsidRDefault="00072A48" w:rsidP="0048056D">
            <w:pPr>
              <w:rPr>
                <w:rFonts w:ascii="Times New Roman" w:eastAsia="Times New Roman" w:hAnsi="Times New Roman" w:cs="Times New Roman"/>
                <w:sz w:val="24"/>
                <w:szCs w:val="24"/>
              </w:rPr>
            </w:pPr>
            <w:hyperlink r:id="rId67" w:history="1">
              <w:proofErr w:type="spellStart"/>
              <w:r w:rsidR="00724B4F" w:rsidRPr="0048056D">
                <w:rPr>
                  <w:rFonts w:ascii="Times New Roman" w:hAnsi="Times New Roman" w:cs="Times New Roman"/>
                  <w:sz w:val="24"/>
                  <w:szCs w:val="24"/>
                  <w:u w:val="single"/>
                </w:rPr>
                <w:t>Etranger</w:t>
              </w:r>
              <w:proofErr w:type="spellEnd"/>
            </w:hyperlink>
          </w:p>
        </w:tc>
        <w:tc>
          <w:tcPr>
            <w:tcW w:w="1701" w:type="dxa"/>
          </w:tcPr>
          <w:p w:rsidR="00724B4F" w:rsidRPr="0048056D" w:rsidRDefault="00724B4F" w:rsidP="0048056D">
            <w:pPr>
              <w:pStyle w:val="Paragraphedeliste"/>
              <w:spacing w:line="360" w:lineRule="auto"/>
              <w:ind w:left="0"/>
              <w:jc w:val="both"/>
              <w:rPr>
                <w:rFonts w:ascii="Times New Roman" w:hAnsi="Times New Roman" w:cs="Times New Roman"/>
                <w:sz w:val="24"/>
                <w:szCs w:val="24"/>
                <w:lang w:val="fr-CM"/>
              </w:rPr>
            </w:pPr>
          </w:p>
        </w:tc>
        <w:tc>
          <w:tcPr>
            <w:tcW w:w="1701" w:type="dxa"/>
          </w:tcPr>
          <w:p w:rsidR="00724B4F" w:rsidRPr="0048056D" w:rsidRDefault="00724B4F" w:rsidP="0048056D">
            <w:pPr>
              <w:pStyle w:val="Paragraphedeliste"/>
              <w:spacing w:line="360" w:lineRule="auto"/>
              <w:ind w:left="0"/>
              <w:jc w:val="both"/>
              <w:rPr>
                <w:rFonts w:ascii="Times New Roman" w:hAnsi="Times New Roman" w:cs="Times New Roman"/>
                <w:sz w:val="24"/>
                <w:szCs w:val="24"/>
                <w:lang w:val="fr-CM"/>
              </w:rPr>
            </w:pPr>
          </w:p>
        </w:tc>
        <w:tc>
          <w:tcPr>
            <w:tcW w:w="1990" w:type="dxa"/>
          </w:tcPr>
          <w:p w:rsidR="00724B4F" w:rsidRPr="0048056D" w:rsidRDefault="00BA66E0" w:rsidP="0048056D">
            <w:pPr>
              <w:pStyle w:val="Paragraphedeliste"/>
              <w:spacing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Non déterminé</w:t>
            </w:r>
          </w:p>
        </w:tc>
      </w:tr>
      <w:tr w:rsidR="00E43E15" w:rsidRPr="0048056D" w:rsidTr="0048056D">
        <w:trPr>
          <w:trHeight w:val="568"/>
          <w:jc w:val="center"/>
        </w:trPr>
        <w:tc>
          <w:tcPr>
            <w:tcW w:w="846"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9</w:t>
            </w:r>
          </w:p>
        </w:tc>
        <w:tc>
          <w:tcPr>
            <w:tcW w:w="4252" w:type="dxa"/>
          </w:tcPr>
          <w:p w:rsidR="00724B4F" w:rsidRPr="0048056D" w:rsidRDefault="00072A48" w:rsidP="00724B4F">
            <w:pPr>
              <w:rPr>
                <w:rFonts w:ascii="Times New Roman" w:eastAsia="Times New Roman" w:hAnsi="Times New Roman" w:cs="Times New Roman"/>
                <w:sz w:val="24"/>
                <w:szCs w:val="24"/>
                <w:lang w:val="fr-CM"/>
              </w:rPr>
            </w:pPr>
            <w:hyperlink r:id="rId68" w:history="1">
              <w:proofErr w:type="spellStart"/>
              <w:r w:rsidR="00BA66E0" w:rsidRPr="0048056D">
                <w:rPr>
                  <w:rFonts w:ascii="Times New Roman" w:eastAsia="Times New Roman" w:hAnsi="Times New Roman" w:cs="Times New Roman"/>
                  <w:sz w:val="24"/>
                  <w:szCs w:val="24"/>
                  <w:lang w:val="fr-CM"/>
                </w:rPr>
                <w:t>Mballa</w:t>
              </w:r>
              <w:proofErr w:type="spellEnd"/>
              <w:r w:rsidR="00BA66E0" w:rsidRPr="0048056D">
                <w:rPr>
                  <w:rFonts w:ascii="Times New Roman" w:eastAsia="Times New Roman" w:hAnsi="Times New Roman" w:cs="Times New Roman"/>
                  <w:sz w:val="24"/>
                  <w:szCs w:val="24"/>
                  <w:lang w:val="fr-CM"/>
                </w:rPr>
                <w:t xml:space="preserve"> </w:t>
              </w:r>
              <w:proofErr w:type="spellStart"/>
              <w:r w:rsidR="00BA66E0" w:rsidRPr="0048056D">
                <w:rPr>
                  <w:rFonts w:ascii="Times New Roman" w:eastAsia="Times New Roman" w:hAnsi="Times New Roman" w:cs="Times New Roman"/>
                  <w:sz w:val="24"/>
                  <w:szCs w:val="24"/>
                  <w:lang w:val="fr-CM"/>
                </w:rPr>
                <w:t>Roger's</w:t>
              </w:r>
              <w:proofErr w:type="spellEnd"/>
            </w:hyperlink>
            <w:r w:rsidR="00BA66E0" w:rsidRPr="0048056D">
              <w:rPr>
                <w:rFonts w:ascii="Times New Roman" w:eastAsia="Times New Roman" w:hAnsi="Times New Roman" w:cs="Times New Roman"/>
                <w:sz w:val="24"/>
                <w:szCs w:val="24"/>
                <w:lang w:val="fr-CM"/>
              </w:rPr>
              <w:t> Et </w:t>
            </w:r>
            <w:hyperlink r:id="rId69" w:history="1">
              <w:r w:rsidR="00BA66E0" w:rsidRPr="0048056D">
                <w:rPr>
                  <w:rFonts w:ascii="Times New Roman" w:eastAsia="Times New Roman" w:hAnsi="Times New Roman" w:cs="Times New Roman"/>
                  <w:sz w:val="24"/>
                  <w:szCs w:val="24"/>
                  <w:lang w:val="fr-CM"/>
                </w:rPr>
                <w:t>Les Têtes Brulées</w:t>
              </w:r>
            </w:hyperlink>
            <w:r w:rsidR="00BA66E0" w:rsidRPr="0048056D">
              <w:rPr>
                <w:rFonts w:ascii="Times New Roman" w:eastAsia="Times New Roman" w:hAnsi="Times New Roman" w:cs="Times New Roman"/>
                <w:sz w:val="24"/>
                <w:szCs w:val="24"/>
                <w:lang w:val="fr-CM"/>
              </w:rPr>
              <w:t> – </w:t>
            </w:r>
            <w:proofErr w:type="spellStart"/>
            <w:r>
              <w:fldChar w:fldCharType="begin"/>
            </w:r>
            <w:r w:rsidRPr="00CA1ACD">
              <w:rPr>
                <w:lang w:val="fr-FR"/>
              </w:rPr>
              <w:instrText xml:space="preserve"> HYPERLINK "https://www.discogs.com/release/6409827-Mballa-Rogers-E</w:instrText>
            </w:r>
            <w:r w:rsidRPr="00CA1ACD">
              <w:rPr>
                <w:lang w:val="fr-FR"/>
              </w:rPr>
              <w:instrText xml:space="preserve">t-Les-T%C3%AAtes-Brul%C3%A9es-Rogers" </w:instrText>
            </w:r>
            <w:r>
              <w:fldChar w:fldCharType="separate"/>
            </w:r>
            <w:r w:rsidR="00BA66E0" w:rsidRPr="0048056D">
              <w:rPr>
                <w:rFonts w:ascii="Times New Roman" w:eastAsia="Times New Roman" w:hAnsi="Times New Roman" w:cs="Times New Roman"/>
                <w:sz w:val="24"/>
                <w:szCs w:val="24"/>
                <w:lang w:val="fr-CM"/>
              </w:rPr>
              <w:t>Roger's</w:t>
            </w:r>
            <w:proofErr w:type="spellEnd"/>
            <w:r>
              <w:rPr>
                <w:rFonts w:ascii="Times New Roman" w:eastAsia="Times New Roman" w:hAnsi="Times New Roman" w:cs="Times New Roman"/>
                <w:sz w:val="24"/>
                <w:szCs w:val="24"/>
                <w:lang w:val="fr-CM"/>
              </w:rPr>
              <w:fldChar w:fldCharType="end"/>
            </w: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701" w:type="dxa"/>
          </w:tcPr>
          <w:p w:rsidR="00724B4F" w:rsidRPr="0048056D" w:rsidRDefault="00724B4F" w:rsidP="00DA571E">
            <w:pPr>
              <w:pStyle w:val="Paragraphedeliste"/>
              <w:spacing w:before="120" w:after="120" w:line="360" w:lineRule="auto"/>
              <w:ind w:left="0"/>
              <w:jc w:val="both"/>
              <w:rPr>
                <w:rFonts w:ascii="Times New Roman" w:hAnsi="Times New Roman" w:cs="Times New Roman"/>
                <w:sz w:val="24"/>
                <w:szCs w:val="24"/>
                <w:lang w:val="fr-CM"/>
              </w:rPr>
            </w:pPr>
          </w:p>
        </w:tc>
        <w:tc>
          <w:tcPr>
            <w:tcW w:w="1990" w:type="dxa"/>
          </w:tcPr>
          <w:p w:rsidR="00724B4F" w:rsidRPr="0048056D" w:rsidRDefault="00BA66E0" w:rsidP="00DA571E">
            <w:pPr>
              <w:pStyle w:val="Paragraphedeliste"/>
              <w:spacing w:before="120" w:after="120" w:line="360" w:lineRule="auto"/>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Non déterminé</w:t>
            </w:r>
          </w:p>
        </w:tc>
      </w:tr>
      <w:tr w:rsidR="00724B4F" w:rsidRPr="0048056D" w:rsidTr="006F4338">
        <w:trPr>
          <w:trHeight w:val="290"/>
          <w:jc w:val="center"/>
        </w:trPr>
        <w:tc>
          <w:tcPr>
            <w:tcW w:w="846" w:type="dxa"/>
          </w:tcPr>
          <w:p w:rsidR="00724B4F" w:rsidRPr="0048056D" w:rsidRDefault="00BA66E0" w:rsidP="006F4338">
            <w:pPr>
              <w:pStyle w:val="Paragraphedeliste"/>
              <w:ind w:left="0"/>
              <w:jc w:val="both"/>
              <w:rPr>
                <w:rFonts w:ascii="Times New Roman" w:hAnsi="Times New Roman" w:cs="Times New Roman"/>
                <w:sz w:val="24"/>
                <w:szCs w:val="24"/>
                <w:lang w:val="fr-CM"/>
              </w:rPr>
            </w:pPr>
            <w:r w:rsidRPr="0048056D">
              <w:rPr>
                <w:rFonts w:ascii="Times New Roman" w:hAnsi="Times New Roman" w:cs="Times New Roman"/>
                <w:sz w:val="24"/>
                <w:szCs w:val="24"/>
                <w:lang w:val="fr-CM"/>
              </w:rPr>
              <w:t>10</w:t>
            </w:r>
          </w:p>
        </w:tc>
        <w:tc>
          <w:tcPr>
            <w:tcW w:w="4252" w:type="dxa"/>
          </w:tcPr>
          <w:p w:rsidR="00BA66E0" w:rsidRPr="0048056D" w:rsidRDefault="00072A48" w:rsidP="006F4338">
            <w:pPr>
              <w:rPr>
                <w:rFonts w:ascii="Times New Roman" w:hAnsi="Times New Roman" w:cs="Times New Roman"/>
                <w:sz w:val="24"/>
                <w:szCs w:val="24"/>
              </w:rPr>
            </w:pPr>
            <w:hyperlink r:id="rId70" w:history="1">
              <w:r w:rsidR="00BA66E0" w:rsidRPr="0048056D">
                <w:rPr>
                  <w:rFonts w:ascii="Times New Roman" w:hAnsi="Times New Roman" w:cs="Times New Roman"/>
                  <w:sz w:val="24"/>
                  <w:szCs w:val="24"/>
                </w:rPr>
                <w:br/>
              </w:r>
              <w:proofErr w:type="spellStart"/>
              <w:r w:rsidR="00BA66E0" w:rsidRPr="0048056D">
                <w:rPr>
                  <w:rStyle w:val="Lienhypertexte"/>
                  <w:rFonts w:ascii="Times New Roman" w:hAnsi="Times New Roman" w:cs="Times New Roman"/>
                  <w:color w:val="auto"/>
                  <w:sz w:val="24"/>
                  <w:szCs w:val="24"/>
                  <w:u w:val="none"/>
                </w:rPr>
                <w:t>Bikutsi</w:t>
              </w:r>
              <w:proofErr w:type="spellEnd"/>
              <w:r w:rsidR="00BA66E0" w:rsidRPr="0048056D">
                <w:rPr>
                  <w:rStyle w:val="Lienhypertexte"/>
                  <w:rFonts w:ascii="Times New Roman" w:hAnsi="Times New Roman" w:cs="Times New Roman"/>
                  <w:color w:val="auto"/>
                  <w:sz w:val="24"/>
                  <w:szCs w:val="24"/>
                  <w:u w:val="none"/>
                </w:rPr>
                <w:t xml:space="preserve"> Fever "Best Of"</w:t>
              </w:r>
            </w:hyperlink>
          </w:p>
          <w:p w:rsidR="00724B4F" w:rsidRPr="0048056D" w:rsidRDefault="00BA66E0" w:rsidP="006F4338">
            <w:pPr>
              <w:rPr>
                <w:rFonts w:ascii="Times New Roman" w:eastAsia="Times New Roman" w:hAnsi="Times New Roman" w:cs="Times New Roman"/>
                <w:sz w:val="24"/>
                <w:szCs w:val="24"/>
              </w:rPr>
            </w:pPr>
            <w:r w:rsidRPr="0048056D">
              <w:rPr>
                <w:rFonts w:ascii="Times New Roman" w:hAnsi="Times New Roman" w:cs="Times New Roman"/>
                <w:color w:val="000000"/>
                <w:sz w:val="24"/>
                <w:szCs w:val="24"/>
              </w:rPr>
              <w:t>(CD, Comp)</w:t>
            </w:r>
          </w:p>
        </w:tc>
        <w:tc>
          <w:tcPr>
            <w:tcW w:w="1701" w:type="dxa"/>
          </w:tcPr>
          <w:p w:rsidR="00724B4F" w:rsidRPr="0048056D" w:rsidRDefault="00724B4F" w:rsidP="006F4338">
            <w:pPr>
              <w:pStyle w:val="Paragraphedeliste"/>
              <w:ind w:left="0"/>
              <w:jc w:val="both"/>
              <w:rPr>
                <w:rFonts w:ascii="Times New Roman" w:hAnsi="Times New Roman" w:cs="Times New Roman"/>
                <w:sz w:val="24"/>
                <w:szCs w:val="24"/>
              </w:rPr>
            </w:pPr>
          </w:p>
        </w:tc>
        <w:tc>
          <w:tcPr>
            <w:tcW w:w="1701" w:type="dxa"/>
          </w:tcPr>
          <w:p w:rsidR="00724B4F" w:rsidRPr="0048056D" w:rsidRDefault="00724B4F" w:rsidP="006F4338">
            <w:pPr>
              <w:pStyle w:val="Paragraphedeliste"/>
              <w:ind w:left="0"/>
              <w:jc w:val="both"/>
              <w:rPr>
                <w:rFonts w:ascii="Times New Roman" w:hAnsi="Times New Roman" w:cs="Times New Roman"/>
                <w:sz w:val="24"/>
                <w:szCs w:val="24"/>
              </w:rPr>
            </w:pPr>
          </w:p>
        </w:tc>
        <w:tc>
          <w:tcPr>
            <w:tcW w:w="1990" w:type="dxa"/>
          </w:tcPr>
          <w:p w:rsidR="00724B4F" w:rsidRPr="0048056D" w:rsidRDefault="00BA66E0" w:rsidP="006F4338">
            <w:pPr>
              <w:pStyle w:val="Paragraphedeliste"/>
              <w:ind w:left="0"/>
              <w:jc w:val="both"/>
              <w:rPr>
                <w:rFonts w:ascii="Times New Roman" w:hAnsi="Times New Roman" w:cs="Times New Roman"/>
                <w:sz w:val="24"/>
                <w:szCs w:val="24"/>
              </w:rPr>
            </w:pPr>
            <w:r w:rsidRPr="0048056D">
              <w:rPr>
                <w:rFonts w:ascii="Times New Roman" w:hAnsi="Times New Roman" w:cs="Times New Roman"/>
                <w:sz w:val="24"/>
                <w:szCs w:val="24"/>
              </w:rPr>
              <w:t>2000</w:t>
            </w:r>
          </w:p>
        </w:tc>
      </w:tr>
    </w:tbl>
    <w:p w:rsidR="002B093D" w:rsidRPr="00E015CE" w:rsidRDefault="00BA66E0" w:rsidP="00E015CE">
      <w:pPr>
        <w:spacing w:before="120" w:after="120" w:line="360" w:lineRule="auto"/>
        <w:jc w:val="both"/>
        <w:rPr>
          <w:rFonts w:ascii="Times New Roman" w:hAnsi="Times New Roman" w:cs="Times New Roman"/>
          <w:sz w:val="24"/>
          <w:szCs w:val="24"/>
          <w:lang w:val="fr-CM"/>
        </w:rPr>
      </w:pPr>
      <w:r w:rsidRPr="00E015CE">
        <w:rPr>
          <w:rFonts w:ascii="Times New Roman" w:hAnsi="Times New Roman" w:cs="Times New Roman"/>
          <w:sz w:val="24"/>
          <w:szCs w:val="24"/>
          <w:lang w:val="fr-CM"/>
        </w:rPr>
        <w:t>Source</w:t>
      </w:r>
      <w:r w:rsidR="00E43E15" w:rsidRPr="00E015CE">
        <w:rPr>
          <w:rFonts w:ascii="Times New Roman" w:hAnsi="Times New Roman" w:cs="Times New Roman"/>
          <w:sz w:val="24"/>
          <w:szCs w:val="24"/>
          <w:lang w:val="fr-CM"/>
        </w:rPr>
        <w:t xml:space="preserve"> </w:t>
      </w:r>
      <w:r w:rsidRPr="00E015CE">
        <w:rPr>
          <w:rFonts w:ascii="Times New Roman" w:hAnsi="Times New Roman" w:cs="Times New Roman"/>
          <w:sz w:val="24"/>
          <w:szCs w:val="24"/>
          <w:lang w:val="fr-CM"/>
        </w:rPr>
        <w:t xml:space="preserve">: </w:t>
      </w:r>
      <w:hyperlink r:id="rId71" w:history="1">
        <w:r w:rsidR="00A81BF2" w:rsidRPr="00E015CE">
          <w:rPr>
            <w:rStyle w:val="Lienhypertexte"/>
            <w:rFonts w:ascii="Times New Roman" w:hAnsi="Times New Roman" w:cs="Times New Roman"/>
            <w:sz w:val="24"/>
            <w:szCs w:val="24"/>
            <w:lang w:val="fr-CM"/>
          </w:rPr>
          <w:t>https://www.discogs.com/artist/931265-Les-Tetes-Brulées</w:t>
        </w:r>
      </w:hyperlink>
      <w:r w:rsidR="00A81BF2" w:rsidRPr="00E015CE">
        <w:rPr>
          <w:rFonts w:ascii="Times New Roman" w:hAnsi="Times New Roman" w:cs="Times New Roman"/>
          <w:sz w:val="24"/>
          <w:szCs w:val="24"/>
          <w:lang w:val="fr-CM"/>
        </w:rPr>
        <w:t>, consulté le 04 novembre</w:t>
      </w:r>
    </w:p>
    <w:p w:rsidR="00EC5185" w:rsidRPr="006F4338" w:rsidRDefault="00EC5185" w:rsidP="00A81BF2">
      <w:pPr>
        <w:pStyle w:val="Paragraphedeliste"/>
        <w:spacing w:before="120" w:after="120" w:line="360" w:lineRule="auto"/>
        <w:jc w:val="both"/>
        <w:rPr>
          <w:rFonts w:ascii="Times New Roman" w:hAnsi="Times New Roman" w:cs="Times New Roman"/>
          <w:sz w:val="2"/>
          <w:szCs w:val="24"/>
          <w:lang w:val="fr-CM"/>
        </w:rPr>
      </w:pPr>
    </w:p>
    <w:bookmarkStart w:id="59" w:name="_Toc213138589"/>
    <w:bookmarkStart w:id="60" w:name="_Toc213138616"/>
    <w:p w:rsidR="005D7C65" w:rsidRPr="0070539C" w:rsidRDefault="005D7C65" w:rsidP="005D7C65">
      <w:pPr>
        <w:rPr>
          <w:lang w:val="fr-CM"/>
        </w:rPr>
      </w:pPr>
      <w:r>
        <w:rPr>
          <w:noProof/>
          <w:lang w:val="fr-FR" w:eastAsia="fr-FR"/>
        </w:rPr>
        <mc:AlternateContent>
          <mc:Choice Requires="wps">
            <w:drawing>
              <wp:anchor distT="0" distB="0" distL="114300" distR="114300" simplePos="0" relativeHeight="251685888" behindDoc="1" locked="0" layoutInCell="1" allowOverlap="1" wp14:anchorId="2087B870" wp14:editId="11BB5ECE">
                <wp:simplePos x="0" y="0"/>
                <wp:positionH relativeFrom="margin">
                  <wp:align>center</wp:align>
                </wp:positionH>
                <wp:positionV relativeFrom="paragraph">
                  <wp:posOffset>10160</wp:posOffset>
                </wp:positionV>
                <wp:extent cx="3085106" cy="747422"/>
                <wp:effectExtent l="0" t="0" r="20320" b="14605"/>
                <wp:wrapNone/>
                <wp:docPr id="22" name="Rectangle à coins arrondis 22"/>
                <wp:cNvGraphicFramePr/>
                <a:graphic xmlns:a="http://schemas.openxmlformats.org/drawingml/2006/main">
                  <a:graphicData uri="http://schemas.microsoft.com/office/word/2010/wordprocessingShape">
                    <wps:wsp>
                      <wps:cNvSpPr/>
                      <wps:spPr>
                        <a:xfrm>
                          <a:off x="0" y="0"/>
                          <a:ext cx="3085106" cy="747422"/>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4081C2" id="Rectangle à coins arrondis 22" o:spid="_x0000_s1026" style="position:absolute;margin-left:0;margin-top:.8pt;width:242.9pt;height:58.85pt;z-index:-251630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" fillcolor="#0070c0" strokecolor="#41719c" strokeweight="1pt">
                <v:fill color2="#0070c0" colors="0 #0070c0;22938f window;46531f window;1 #0070c0" focus="100%" type="gradient"/>
                <v:stroke joinstyle="miter"/>
                <w10:wrap anchorx="margin"/>
              </v:roundrect>
            </w:pict>
          </mc:Fallback>
        </mc:AlternateContent>
      </w:r>
    </w:p>
    <w:p w:rsidR="00846767" w:rsidRDefault="005D7C65" w:rsidP="005D7C65">
      <w:pPr>
        <w:pStyle w:val="Titre1"/>
        <w:rPr>
          <w:lang w:val="fr-FR"/>
        </w:rPr>
      </w:pPr>
      <w:bookmarkStart w:id="61" w:name="_Toc214181616"/>
      <w:bookmarkStart w:id="62" w:name="_Toc214181663"/>
      <w:r>
        <w:rPr>
          <w:lang w:val="fr-FR"/>
        </w:rPr>
        <w:t>CHAPITRE III :</w:t>
      </w:r>
      <w:r w:rsidR="0013276D">
        <w:rPr>
          <w:lang w:val="fr-FR"/>
        </w:rPr>
        <w:t xml:space="preserve"> </w:t>
      </w:r>
      <w:r w:rsidR="00460A7E" w:rsidRPr="00906FC8">
        <w:rPr>
          <w:lang w:val="fr-FR"/>
        </w:rPr>
        <w:t>L’ASSIKO</w:t>
      </w:r>
      <w:bookmarkEnd w:id="59"/>
      <w:bookmarkEnd w:id="60"/>
      <w:bookmarkEnd w:id="61"/>
      <w:bookmarkEnd w:id="62"/>
    </w:p>
    <w:p w:rsidR="005D7C65" w:rsidRPr="005D7C65" w:rsidRDefault="005D7C65" w:rsidP="005D7C65">
      <w:pPr>
        <w:rPr>
          <w:lang w:val="fr-FR"/>
        </w:rPr>
      </w:pPr>
    </w:p>
    <w:p w:rsidR="00460A7E" w:rsidRPr="00906FC8" w:rsidRDefault="005D7C65" w:rsidP="00A4795C">
      <w:pPr>
        <w:pStyle w:val="Titre3"/>
        <w:rPr>
          <w:lang w:val="fr-FR"/>
        </w:rPr>
      </w:pPr>
      <w:bookmarkStart w:id="63" w:name="_Toc213138590"/>
      <w:r>
        <w:rPr>
          <w:lang w:val="fr-FR"/>
        </w:rPr>
        <w:t xml:space="preserve"> </w:t>
      </w:r>
      <w:bookmarkStart w:id="64" w:name="_Toc214181617"/>
      <w:r w:rsidR="00670BCD" w:rsidRPr="00906FC8">
        <w:rPr>
          <w:lang w:val="fr-FR"/>
        </w:rPr>
        <w:t>Origine et histoire</w:t>
      </w:r>
      <w:bookmarkEnd w:id="63"/>
      <w:bookmarkEnd w:id="64"/>
    </w:p>
    <w:p w:rsidR="004A72DC" w:rsidRPr="00906FC8" w:rsidRDefault="004A72DC"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est une danse très prisée en pays bassa</w:t>
      </w:r>
      <w:r w:rsidR="00286FA3" w:rsidRPr="00906FC8">
        <w:rPr>
          <w:rFonts w:ascii="Times New Roman" w:hAnsi="Times New Roman" w:cs="Times New Roman"/>
          <w:sz w:val="24"/>
          <w:szCs w:val="24"/>
          <w:lang w:val="fr-FR"/>
        </w:rPr>
        <w:t xml:space="preserve"> mais combien parmi vous savent qu’elle n’est pas une danse traditionnelle bassa,</w:t>
      </w:r>
      <w:r w:rsidR="00067132" w:rsidRPr="00906FC8">
        <w:rPr>
          <w:rFonts w:ascii="Times New Roman" w:hAnsi="Times New Roman" w:cs="Times New Roman"/>
          <w:sz w:val="24"/>
          <w:szCs w:val="24"/>
          <w:lang w:val="fr-FR"/>
        </w:rPr>
        <w:t xml:space="preserve"> </w:t>
      </w:r>
      <w:r w:rsidR="00286FA3" w:rsidRPr="00906FC8">
        <w:rPr>
          <w:rFonts w:ascii="Times New Roman" w:hAnsi="Times New Roman" w:cs="Times New Roman"/>
          <w:sz w:val="24"/>
          <w:szCs w:val="24"/>
          <w:lang w:val="fr-FR"/>
        </w:rPr>
        <w:t>mais plutôt une danse adoptée par les populations.</w:t>
      </w:r>
    </w:p>
    <w:p w:rsidR="00286FA3" w:rsidRPr="00906FC8" w:rsidRDefault="00286FA3"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Pendant </w:t>
      </w:r>
      <w:r w:rsidR="00067132" w:rsidRPr="00906FC8">
        <w:rPr>
          <w:rFonts w:ascii="Times New Roman" w:hAnsi="Times New Roman" w:cs="Times New Roman"/>
          <w:sz w:val="24"/>
          <w:szCs w:val="24"/>
          <w:lang w:val="fr-FR"/>
        </w:rPr>
        <w:t>la période coloniale, les Allema</w:t>
      </w:r>
      <w:r w:rsidRPr="00906FC8">
        <w:rPr>
          <w:rFonts w:ascii="Times New Roman" w:hAnsi="Times New Roman" w:cs="Times New Roman"/>
          <w:sz w:val="24"/>
          <w:szCs w:val="24"/>
          <w:lang w:val="fr-FR"/>
        </w:rPr>
        <w:t>nds présent</w:t>
      </w:r>
      <w:r w:rsidR="00067132" w:rsidRPr="00906FC8">
        <w:rPr>
          <w:rFonts w:ascii="Times New Roman" w:hAnsi="Times New Roman" w:cs="Times New Roman"/>
          <w:sz w:val="24"/>
          <w:szCs w:val="24"/>
          <w:lang w:val="fr-FR"/>
        </w:rPr>
        <w:t>s dans le département de la S</w:t>
      </w:r>
      <w:r w:rsidRPr="00906FC8">
        <w:rPr>
          <w:rFonts w:ascii="Times New Roman" w:hAnsi="Times New Roman" w:cs="Times New Roman"/>
          <w:sz w:val="24"/>
          <w:szCs w:val="24"/>
          <w:lang w:val="fr-FR"/>
        </w:rPr>
        <w:t xml:space="preserve">anaga maritime décide d’effectuer les travaux de construction du chemin de fer devant relier </w:t>
      </w:r>
      <w:r w:rsidR="00067132" w:rsidRPr="00906FC8">
        <w:rPr>
          <w:rFonts w:ascii="Times New Roman" w:hAnsi="Times New Roman" w:cs="Times New Roman"/>
          <w:sz w:val="24"/>
          <w:szCs w:val="24"/>
          <w:lang w:val="fr-FR"/>
        </w:rPr>
        <w:t xml:space="preserve">Edéa et </w:t>
      </w:r>
      <w:proofErr w:type="spellStart"/>
      <w:r w:rsidR="00067132" w:rsidRPr="00906FC8">
        <w:rPr>
          <w:rFonts w:ascii="Times New Roman" w:hAnsi="Times New Roman" w:cs="Times New Roman"/>
          <w:sz w:val="24"/>
          <w:szCs w:val="24"/>
          <w:lang w:val="fr-FR"/>
        </w:rPr>
        <w:t>Otelé</w:t>
      </w:r>
      <w:proofErr w:type="spellEnd"/>
      <w:r w:rsidR="00067132" w:rsidRPr="00906FC8">
        <w:rPr>
          <w:rFonts w:ascii="Times New Roman" w:hAnsi="Times New Roman" w:cs="Times New Roman"/>
          <w:sz w:val="24"/>
          <w:szCs w:val="24"/>
          <w:lang w:val="fr-FR"/>
        </w:rPr>
        <w:t xml:space="preserve"> en passant par </w:t>
      </w:r>
      <w:proofErr w:type="spellStart"/>
      <w:r w:rsidR="00067132" w:rsidRPr="00906FC8">
        <w:rPr>
          <w:rFonts w:ascii="Times New Roman" w:hAnsi="Times New Roman" w:cs="Times New Roman"/>
          <w:sz w:val="24"/>
          <w:szCs w:val="24"/>
          <w:lang w:val="fr-FR"/>
        </w:rPr>
        <w:t>Ezek</w:t>
      </w:r>
      <w:r w:rsidR="006A0724" w:rsidRPr="00906FC8">
        <w:rPr>
          <w:rFonts w:ascii="Times New Roman" w:hAnsi="Times New Roman" w:cs="Times New Roman"/>
          <w:sz w:val="24"/>
          <w:szCs w:val="24"/>
          <w:lang w:val="fr-FR"/>
        </w:rPr>
        <w:t>a</w:t>
      </w:r>
      <w:proofErr w:type="spellEnd"/>
      <w:r w:rsidR="006A0724" w:rsidRPr="00906FC8">
        <w:rPr>
          <w:rFonts w:ascii="Times New Roman" w:hAnsi="Times New Roman" w:cs="Times New Roman"/>
          <w:sz w:val="24"/>
          <w:szCs w:val="24"/>
          <w:lang w:val="fr-FR"/>
        </w:rPr>
        <w:t xml:space="preserve">. </w:t>
      </w:r>
      <w:r w:rsidR="00067132" w:rsidRPr="00906FC8">
        <w:rPr>
          <w:rFonts w:ascii="Times New Roman" w:hAnsi="Times New Roman" w:cs="Times New Roman"/>
          <w:sz w:val="24"/>
          <w:szCs w:val="24"/>
          <w:lang w:val="fr-FR"/>
        </w:rPr>
        <w:t xml:space="preserve">Pour l’exécution du projet, des </w:t>
      </w:r>
      <w:r w:rsidR="006A0724" w:rsidRPr="00906FC8">
        <w:rPr>
          <w:rFonts w:ascii="Times New Roman" w:hAnsi="Times New Roman" w:cs="Times New Roman"/>
          <w:sz w:val="24"/>
          <w:szCs w:val="24"/>
          <w:lang w:val="fr-FR"/>
        </w:rPr>
        <w:t>personnes issu</w:t>
      </w:r>
      <w:r w:rsidR="00067132" w:rsidRPr="00906FC8">
        <w:rPr>
          <w:rFonts w:ascii="Times New Roman" w:hAnsi="Times New Roman" w:cs="Times New Roman"/>
          <w:sz w:val="24"/>
          <w:szCs w:val="24"/>
          <w:lang w:val="fr-FR"/>
        </w:rPr>
        <w:t>es</w:t>
      </w:r>
      <w:r w:rsidR="006A0724" w:rsidRPr="00906FC8">
        <w:rPr>
          <w:rFonts w:ascii="Times New Roman" w:hAnsi="Times New Roman" w:cs="Times New Roman"/>
          <w:sz w:val="24"/>
          <w:szCs w:val="24"/>
          <w:lang w:val="fr-FR"/>
        </w:rPr>
        <w:t xml:space="preserve"> de différent</w:t>
      </w:r>
      <w:r w:rsidR="00067132" w:rsidRPr="00906FC8">
        <w:rPr>
          <w:rFonts w:ascii="Times New Roman" w:hAnsi="Times New Roman" w:cs="Times New Roman"/>
          <w:sz w:val="24"/>
          <w:szCs w:val="24"/>
          <w:lang w:val="fr-FR"/>
        </w:rPr>
        <w:t>es</w:t>
      </w:r>
      <w:r w:rsidR="006A0724" w:rsidRPr="00906FC8">
        <w:rPr>
          <w:rFonts w:ascii="Times New Roman" w:hAnsi="Times New Roman" w:cs="Times New Roman"/>
          <w:sz w:val="24"/>
          <w:szCs w:val="24"/>
          <w:lang w:val="fr-FR"/>
        </w:rPr>
        <w:t xml:space="preserve"> communautés y prennent part : les Africain</w:t>
      </w:r>
      <w:r w:rsidR="00067132" w:rsidRPr="00906FC8">
        <w:rPr>
          <w:rFonts w:ascii="Times New Roman" w:hAnsi="Times New Roman" w:cs="Times New Roman"/>
          <w:sz w:val="24"/>
          <w:szCs w:val="24"/>
          <w:lang w:val="fr-FR"/>
        </w:rPr>
        <w:t>s de l’O</w:t>
      </w:r>
      <w:r w:rsidR="006A0724" w:rsidRPr="00906FC8">
        <w:rPr>
          <w:rFonts w:ascii="Times New Roman" w:hAnsi="Times New Roman" w:cs="Times New Roman"/>
          <w:sz w:val="24"/>
          <w:szCs w:val="24"/>
          <w:lang w:val="fr-FR"/>
        </w:rPr>
        <w:t xml:space="preserve">uest </w:t>
      </w:r>
      <w:r w:rsidR="00067132" w:rsidRPr="00906FC8">
        <w:rPr>
          <w:rFonts w:ascii="Times New Roman" w:hAnsi="Times New Roman" w:cs="Times New Roman"/>
          <w:sz w:val="24"/>
          <w:szCs w:val="24"/>
          <w:lang w:val="fr-FR"/>
        </w:rPr>
        <w:t>r</w:t>
      </w:r>
      <w:r w:rsidR="00F17894" w:rsidRPr="00906FC8">
        <w:rPr>
          <w:rFonts w:ascii="Times New Roman" w:hAnsi="Times New Roman" w:cs="Times New Roman"/>
          <w:sz w:val="24"/>
          <w:szCs w:val="24"/>
          <w:lang w:val="fr-FR"/>
        </w:rPr>
        <w:t>amenés par les allema</w:t>
      </w:r>
      <w:r w:rsidR="006A0724" w:rsidRPr="00906FC8">
        <w:rPr>
          <w:rFonts w:ascii="Times New Roman" w:hAnsi="Times New Roman" w:cs="Times New Roman"/>
          <w:sz w:val="24"/>
          <w:szCs w:val="24"/>
          <w:lang w:val="fr-FR"/>
        </w:rPr>
        <w:t>nds et certains Camerounais en majorité bassa.</w:t>
      </w:r>
    </w:p>
    <w:p w:rsidR="006A0724" w:rsidRPr="00906FC8" w:rsidRDefault="006A0724"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Pour faciliter la mobilité des travailleur</w:t>
      </w:r>
      <w:r w:rsidR="00F17894" w:rsidRPr="00906FC8">
        <w:rPr>
          <w:rFonts w:ascii="Times New Roman" w:hAnsi="Times New Roman" w:cs="Times New Roman"/>
          <w:sz w:val="24"/>
          <w:szCs w:val="24"/>
          <w:lang w:val="fr-FR"/>
        </w:rPr>
        <w:t>s</w:t>
      </w:r>
      <w:r w:rsidRPr="00906FC8">
        <w:rPr>
          <w:rFonts w:ascii="Times New Roman" w:hAnsi="Times New Roman" w:cs="Times New Roman"/>
          <w:sz w:val="24"/>
          <w:szCs w:val="24"/>
          <w:lang w:val="fr-FR"/>
        </w:rPr>
        <w:t xml:space="preserve"> sur les lieux du chantier, il</w:t>
      </w:r>
      <w:r w:rsidR="00F17894" w:rsidRPr="00906FC8">
        <w:rPr>
          <w:rFonts w:ascii="Times New Roman" w:hAnsi="Times New Roman" w:cs="Times New Roman"/>
          <w:sz w:val="24"/>
          <w:szCs w:val="24"/>
          <w:lang w:val="fr-FR"/>
        </w:rPr>
        <w:t>s</w:t>
      </w:r>
      <w:r w:rsidRPr="00906FC8">
        <w:rPr>
          <w:rFonts w:ascii="Times New Roman" w:hAnsi="Times New Roman" w:cs="Times New Roman"/>
          <w:sz w:val="24"/>
          <w:szCs w:val="24"/>
          <w:lang w:val="fr-FR"/>
        </w:rPr>
        <w:t xml:space="preserve"> </w:t>
      </w:r>
      <w:r w:rsidR="00F17894" w:rsidRPr="00906FC8">
        <w:rPr>
          <w:rFonts w:ascii="Times New Roman" w:hAnsi="Times New Roman" w:cs="Times New Roman"/>
          <w:sz w:val="24"/>
          <w:szCs w:val="24"/>
          <w:lang w:val="fr-FR"/>
        </w:rPr>
        <w:t>ont construit des taudis tout au</w:t>
      </w:r>
      <w:r w:rsidRPr="00906FC8">
        <w:rPr>
          <w:rFonts w:ascii="Times New Roman" w:hAnsi="Times New Roman" w:cs="Times New Roman"/>
          <w:sz w:val="24"/>
          <w:szCs w:val="24"/>
          <w:lang w:val="fr-FR"/>
        </w:rPr>
        <w:t xml:space="preserve"> long de la voie du chemin de fer. C’est ainsi que tous les soirs après le dur labeur de la journée, les uns et les autres se retrouvent dans les maquis pour s’amuser un </w:t>
      </w:r>
      <w:r w:rsidR="00F17894" w:rsidRPr="00906FC8">
        <w:rPr>
          <w:rFonts w:ascii="Times New Roman" w:hAnsi="Times New Roman" w:cs="Times New Roman"/>
          <w:sz w:val="24"/>
          <w:szCs w:val="24"/>
          <w:lang w:val="fr-FR"/>
        </w:rPr>
        <w:t>peu. Pendant cette soirée, l’an</w:t>
      </w:r>
      <w:r w:rsidRPr="00906FC8">
        <w:rPr>
          <w:rFonts w:ascii="Times New Roman" w:hAnsi="Times New Roman" w:cs="Times New Roman"/>
          <w:sz w:val="24"/>
          <w:szCs w:val="24"/>
          <w:lang w:val="fr-FR"/>
        </w:rPr>
        <w:t>imation est assurée par les griots qui chantent.</w:t>
      </w:r>
      <w:r w:rsidR="00F17894" w:rsidRPr="00906FC8">
        <w:rPr>
          <w:rFonts w:ascii="Times New Roman" w:hAnsi="Times New Roman" w:cs="Times New Roman"/>
          <w:sz w:val="24"/>
          <w:szCs w:val="24"/>
          <w:lang w:val="fr-FR"/>
        </w:rPr>
        <w:t> Près d’eux, un group</w:t>
      </w:r>
      <w:r w:rsidR="00C4556B" w:rsidRPr="00906FC8">
        <w:rPr>
          <w:rFonts w:ascii="Times New Roman" w:hAnsi="Times New Roman" w:cs="Times New Roman"/>
          <w:sz w:val="24"/>
          <w:szCs w:val="24"/>
          <w:lang w:val="fr-FR"/>
        </w:rPr>
        <w:t xml:space="preserve">e de femme </w:t>
      </w:r>
      <w:r w:rsidR="00F17894" w:rsidRPr="00906FC8">
        <w:rPr>
          <w:rFonts w:ascii="Times New Roman" w:hAnsi="Times New Roman" w:cs="Times New Roman"/>
          <w:sz w:val="24"/>
          <w:szCs w:val="24"/>
          <w:lang w:val="fr-FR"/>
        </w:rPr>
        <w:t xml:space="preserve">venu de l’Est qui </w:t>
      </w:r>
      <w:r w:rsidR="00C33961" w:rsidRPr="00906FC8">
        <w:rPr>
          <w:rFonts w:ascii="Times New Roman" w:hAnsi="Times New Roman" w:cs="Times New Roman"/>
          <w:sz w:val="24"/>
          <w:szCs w:val="24"/>
          <w:lang w:val="fr-FR"/>
        </w:rPr>
        <w:t>fait</w:t>
      </w:r>
      <w:r w:rsidR="00F17894" w:rsidRPr="00906FC8">
        <w:rPr>
          <w:rFonts w:ascii="Times New Roman" w:hAnsi="Times New Roman" w:cs="Times New Roman"/>
          <w:sz w:val="24"/>
          <w:szCs w:val="24"/>
          <w:lang w:val="fr-FR"/>
        </w:rPr>
        <w:t xml:space="preserve"> le show avec une danse qui susc</w:t>
      </w:r>
      <w:r w:rsidR="00C4556B" w:rsidRPr="00906FC8">
        <w:rPr>
          <w:rFonts w:ascii="Times New Roman" w:hAnsi="Times New Roman" w:cs="Times New Roman"/>
          <w:sz w:val="24"/>
          <w:szCs w:val="24"/>
          <w:lang w:val="fr-FR"/>
        </w:rPr>
        <w:t xml:space="preserve">ite de la curiosité en </w:t>
      </w:r>
      <w:r w:rsidR="00F17894" w:rsidRPr="00906FC8">
        <w:rPr>
          <w:rFonts w:ascii="Times New Roman" w:hAnsi="Times New Roman" w:cs="Times New Roman"/>
          <w:sz w:val="24"/>
          <w:szCs w:val="24"/>
          <w:lang w:val="fr-FR"/>
        </w:rPr>
        <w:t>même</w:t>
      </w:r>
      <w:r w:rsidR="00C4556B" w:rsidRPr="00906FC8">
        <w:rPr>
          <w:rFonts w:ascii="Times New Roman" w:hAnsi="Times New Roman" w:cs="Times New Roman"/>
          <w:sz w:val="24"/>
          <w:szCs w:val="24"/>
          <w:lang w:val="fr-FR"/>
        </w:rPr>
        <w:t xml:space="preserve"> temps de l’envie chez les hommes c’est la danse des femmes ba</w:t>
      </w:r>
      <w:r w:rsidR="00F17894" w:rsidRPr="00906FC8">
        <w:rPr>
          <w:rFonts w:ascii="Times New Roman" w:hAnsi="Times New Roman" w:cs="Times New Roman"/>
          <w:sz w:val="24"/>
          <w:szCs w:val="24"/>
          <w:lang w:val="fr-FR"/>
        </w:rPr>
        <w:t>gna les dans</w:t>
      </w:r>
      <w:r w:rsidR="00C4556B" w:rsidRPr="00906FC8">
        <w:rPr>
          <w:rFonts w:ascii="Times New Roman" w:hAnsi="Times New Roman" w:cs="Times New Roman"/>
          <w:sz w:val="24"/>
          <w:szCs w:val="24"/>
          <w:lang w:val="fr-FR"/>
        </w:rPr>
        <w:t>euse</w:t>
      </w:r>
      <w:r w:rsidR="00F17894" w:rsidRPr="00906FC8">
        <w:rPr>
          <w:rFonts w:ascii="Times New Roman" w:hAnsi="Times New Roman" w:cs="Times New Roman"/>
          <w:sz w:val="24"/>
          <w:szCs w:val="24"/>
          <w:lang w:val="fr-FR"/>
        </w:rPr>
        <w:t>s</w:t>
      </w:r>
      <w:r w:rsidR="00C4556B" w:rsidRPr="00906FC8">
        <w:rPr>
          <w:rFonts w:ascii="Times New Roman" w:hAnsi="Times New Roman" w:cs="Times New Roman"/>
          <w:sz w:val="24"/>
          <w:szCs w:val="24"/>
          <w:lang w:val="fr-FR"/>
        </w:rPr>
        <w:t xml:space="preserve"> dans un mouvement électrique de rein et d’</w:t>
      </w:r>
      <w:r w:rsidR="00F17894" w:rsidRPr="00906FC8">
        <w:rPr>
          <w:rFonts w:ascii="Times New Roman" w:hAnsi="Times New Roman" w:cs="Times New Roman"/>
          <w:sz w:val="24"/>
          <w:szCs w:val="24"/>
          <w:lang w:val="fr-FR"/>
        </w:rPr>
        <w:t>un jeu d’orteil particulier, e</w:t>
      </w:r>
      <w:r w:rsidR="00C4556B" w:rsidRPr="00906FC8">
        <w:rPr>
          <w:rFonts w:ascii="Times New Roman" w:hAnsi="Times New Roman" w:cs="Times New Roman"/>
          <w:sz w:val="24"/>
          <w:szCs w:val="24"/>
          <w:lang w:val="fr-FR"/>
        </w:rPr>
        <w:t>nivre</w:t>
      </w:r>
      <w:r w:rsidR="00F17894" w:rsidRPr="00906FC8">
        <w:rPr>
          <w:rFonts w:ascii="Times New Roman" w:hAnsi="Times New Roman" w:cs="Times New Roman"/>
          <w:sz w:val="24"/>
          <w:szCs w:val="24"/>
          <w:lang w:val="fr-FR"/>
        </w:rPr>
        <w:t>nt</w:t>
      </w:r>
      <w:r w:rsidR="00C4556B" w:rsidRPr="00906FC8">
        <w:rPr>
          <w:rFonts w:ascii="Times New Roman" w:hAnsi="Times New Roman" w:cs="Times New Roman"/>
          <w:sz w:val="24"/>
          <w:szCs w:val="24"/>
          <w:lang w:val="fr-FR"/>
        </w:rPr>
        <w:t xml:space="preserve"> le public avec leur pre</w:t>
      </w:r>
      <w:r w:rsidR="00F17894" w:rsidRPr="00906FC8">
        <w:rPr>
          <w:rFonts w:ascii="Times New Roman" w:hAnsi="Times New Roman" w:cs="Times New Roman"/>
          <w:sz w:val="24"/>
          <w:szCs w:val="24"/>
          <w:lang w:val="fr-FR"/>
        </w:rPr>
        <w:t>station très sensuelle. Les mâles</w:t>
      </w:r>
      <w:r w:rsidR="00C4556B" w:rsidRPr="00906FC8">
        <w:rPr>
          <w:rFonts w:ascii="Times New Roman" w:hAnsi="Times New Roman" w:cs="Times New Roman"/>
          <w:sz w:val="24"/>
          <w:szCs w:val="24"/>
          <w:lang w:val="fr-FR"/>
        </w:rPr>
        <w:t xml:space="preserve"> assoif</w:t>
      </w:r>
      <w:r w:rsidR="00F17894" w:rsidRPr="00906FC8">
        <w:rPr>
          <w:rFonts w:ascii="Times New Roman" w:hAnsi="Times New Roman" w:cs="Times New Roman"/>
          <w:sz w:val="24"/>
          <w:szCs w:val="24"/>
          <w:lang w:val="fr-FR"/>
        </w:rPr>
        <w:t>fés de dé</w:t>
      </w:r>
      <w:r w:rsidR="00C4556B" w:rsidRPr="00906FC8">
        <w:rPr>
          <w:rFonts w:ascii="Times New Roman" w:hAnsi="Times New Roman" w:cs="Times New Roman"/>
          <w:sz w:val="24"/>
          <w:szCs w:val="24"/>
          <w:lang w:val="fr-FR"/>
        </w:rPr>
        <w:t>sir et de plaisir se laisse aller à cœur joie face à ce spe</w:t>
      </w:r>
      <w:r w:rsidR="00F17894" w:rsidRPr="00906FC8">
        <w:rPr>
          <w:rFonts w:ascii="Times New Roman" w:hAnsi="Times New Roman" w:cs="Times New Roman"/>
          <w:sz w:val="24"/>
          <w:szCs w:val="24"/>
          <w:lang w:val="fr-FR"/>
        </w:rPr>
        <w:t xml:space="preserve">ctacle. Mais c’est </w:t>
      </w:r>
      <w:r w:rsidR="00C4556B" w:rsidRPr="00906FC8">
        <w:rPr>
          <w:rFonts w:ascii="Times New Roman" w:hAnsi="Times New Roman" w:cs="Times New Roman"/>
          <w:sz w:val="24"/>
          <w:szCs w:val="24"/>
          <w:lang w:val="fr-FR"/>
        </w:rPr>
        <w:t xml:space="preserve">longues nuit de </w:t>
      </w:r>
      <w:r w:rsidR="00F17894" w:rsidRPr="00906FC8">
        <w:rPr>
          <w:rFonts w:ascii="Times New Roman" w:hAnsi="Times New Roman" w:cs="Times New Roman"/>
          <w:sz w:val="24"/>
          <w:szCs w:val="24"/>
          <w:lang w:val="fr-FR"/>
        </w:rPr>
        <w:t>fête</w:t>
      </w:r>
      <w:r w:rsidR="00C4556B" w:rsidRPr="00906FC8">
        <w:rPr>
          <w:rFonts w:ascii="Times New Roman" w:hAnsi="Times New Roman" w:cs="Times New Roman"/>
          <w:sz w:val="24"/>
          <w:szCs w:val="24"/>
          <w:lang w:val="fr-FR"/>
        </w:rPr>
        <w:t>, se font ressentir sur l’avancé</w:t>
      </w:r>
      <w:r w:rsidR="00F17894" w:rsidRPr="00906FC8">
        <w:rPr>
          <w:rFonts w:ascii="Times New Roman" w:hAnsi="Times New Roman" w:cs="Times New Roman"/>
          <w:sz w:val="24"/>
          <w:szCs w:val="24"/>
          <w:lang w:val="fr-FR"/>
        </w:rPr>
        <w:t>e</w:t>
      </w:r>
      <w:r w:rsidR="00C4556B" w:rsidRPr="00906FC8">
        <w:rPr>
          <w:rFonts w:ascii="Times New Roman" w:hAnsi="Times New Roman" w:cs="Times New Roman"/>
          <w:sz w:val="24"/>
          <w:szCs w:val="24"/>
          <w:lang w:val="fr-FR"/>
        </w:rPr>
        <w:t xml:space="preserve"> des travaux. </w:t>
      </w:r>
      <w:r w:rsidRPr="00906FC8">
        <w:rPr>
          <w:rFonts w:ascii="Times New Roman" w:hAnsi="Times New Roman" w:cs="Times New Roman"/>
          <w:sz w:val="24"/>
          <w:szCs w:val="24"/>
          <w:lang w:val="fr-FR"/>
        </w:rPr>
        <w:t>Il se raconte que, un matin le chef de chantier qui en avait marre de cette situation il se mit à gue</w:t>
      </w:r>
      <w:r w:rsidR="00F17894" w:rsidRPr="00906FC8">
        <w:rPr>
          <w:rFonts w:ascii="Times New Roman" w:hAnsi="Times New Roman" w:cs="Times New Roman"/>
          <w:sz w:val="24"/>
          <w:szCs w:val="24"/>
          <w:lang w:val="fr-FR"/>
        </w:rPr>
        <w:t>u</w:t>
      </w:r>
      <w:r w:rsidRPr="00906FC8">
        <w:rPr>
          <w:rFonts w:ascii="Times New Roman" w:hAnsi="Times New Roman" w:cs="Times New Roman"/>
          <w:sz w:val="24"/>
          <w:szCs w:val="24"/>
          <w:lang w:val="fr-FR"/>
        </w:rPr>
        <w:t>ler « c’est i</w:t>
      </w:r>
      <w:r w:rsidR="007D6251" w:rsidRPr="00906FC8">
        <w:rPr>
          <w:rFonts w:ascii="Times New Roman" w:hAnsi="Times New Roman" w:cs="Times New Roman"/>
          <w:sz w:val="24"/>
          <w:szCs w:val="24"/>
          <w:lang w:val="fr-FR"/>
        </w:rPr>
        <w:t>ci que ça se passe au lieu de passer vos nuits à reprendre des forces,</w:t>
      </w:r>
      <w:r w:rsidR="00670BCD" w:rsidRPr="00906FC8">
        <w:rPr>
          <w:rFonts w:ascii="Times New Roman" w:hAnsi="Times New Roman" w:cs="Times New Roman"/>
          <w:sz w:val="24"/>
          <w:szCs w:val="24"/>
          <w:lang w:val="fr-FR"/>
        </w:rPr>
        <w:t xml:space="preserve"> vous préférez </w:t>
      </w:r>
      <w:r w:rsidR="007D6251" w:rsidRPr="00906FC8">
        <w:rPr>
          <w:rFonts w:ascii="Times New Roman" w:hAnsi="Times New Roman" w:cs="Times New Roman"/>
          <w:sz w:val="24"/>
          <w:szCs w:val="24"/>
          <w:lang w:val="fr-FR"/>
        </w:rPr>
        <w:t>faire des</w:t>
      </w:r>
      <w:r w:rsidR="00670BCD" w:rsidRPr="00906FC8">
        <w:rPr>
          <w:rFonts w:ascii="Times New Roman" w:hAnsi="Times New Roman" w:cs="Times New Roman"/>
          <w:sz w:val="24"/>
          <w:szCs w:val="24"/>
          <w:lang w:val="fr-FR"/>
        </w:rPr>
        <w:t xml:space="preserve"> pitres à animer les</w:t>
      </w:r>
      <w:r w:rsidR="00F17894" w:rsidRPr="00906FC8">
        <w:rPr>
          <w:rFonts w:ascii="Times New Roman" w:hAnsi="Times New Roman" w:cs="Times New Roman"/>
          <w:sz w:val="24"/>
          <w:szCs w:val="24"/>
          <w:lang w:val="fr-FR"/>
        </w:rPr>
        <w:t xml:space="preserve"> asticots. </w:t>
      </w:r>
      <w:r w:rsidR="007D6251" w:rsidRPr="00906FC8">
        <w:rPr>
          <w:rFonts w:ascii="Times New Roman" w:hAnsi="Times New Roman" w:cs="Times New Roman"/>
          <w:sz w:val="24"/>
          <w:szCs w:val="24"/>
          <w:lang w:val="fr-FR"/>
        </w:rPr>
        <w:t>Grouillez</w:t>
      </w:r>
      <w:r w:rsidR="00F17894" w:rsidRPr="00906FC8">
        <w:rPr>
          <w:rFonts w:ascii="Times New Roman" w:hAnsi="Times New Roman" w:cs="Times New Roman"/>
          <w:sz w:val="24"/>
          <w:szCs w:val="24"/>
          <w:lang w:val="fr-FR"/>
        </w:rPr>
        <w:t>-</w:t>
      </w:r>
      <w:r w:rsidR="00670BCD" w:rsidRPr="00906FC8">
        <w:rPr>
          <w:rFonts w:ascii="Times New Roman" w:hAnsi="Times New Roman" w:cs="Times New Roman"/>
          <w:sz w:val="24"/>
          <w:szCs w:val="24"/>
          <w:lang w:val="fr-FR"/>
        </w:rPr>
        <w:t xml:space="preserve"> vous bande de ba</w:t>
      </w:r>
      <w:r w:rsidR="007D6251" w:rsidRPr="00906FC8">
        <w:rPr>
          <w:rFonts w:ascii="Times New Roman" w:hAnsi="Times New Roman" w:cs="Times New Roman"/>
          <w:sz w:val="24"/>
          <w:szCs w:val="24"/>
          <w:lang w:val="fr-FR"/>
        </w:rPr>
        <w:t>ladins ! » C’est ainsi quel</w:t>
      </w:r>
      <w:r w:rsidR="00670BCD" w:rsidRPr="00906FC8">
        <w:rPr>
          <w:rFonts w:ascii="Times New Roman" w:hAnsi="Times New Roman" w:cs="Times New Roman"/>
          <w:sz w:val="24"/>
          <w:szCs w:val="24"/>
          <w:lang w:val="fr-FR"/>
        </w:rPr>
        <w:t>les expressions asticot et ba</w:t>
      </w:r>
      <w:r w:rsidR="007D6251" w:rsidRPr="00906FC8">
        <w:rPr>
          <w:rFonts w:ascii="Times New Roman" w:hAnsi="Times New Roman" w:cs="Times New Roman"/>
          <w:sz w:val="24"/>
          <w:szCs w:val="24"/>
          <w:lang w:val="fr-FR"/>
        </w:rPr>
        <w:t xml:space="preserve">ladin sont devenus populaires. La première devenue </w:t>
      </w:r>
      <w:proofErr w:type="spellStart"/>
      <w:r w:rsidR="007D6251" w:rsidRPr="00906FC8">
        <w:rPr>
          <w:rFonts w:ascii="Times New Roman" w:hAnsi="Times New Roman" w:cs="Times New Roman"/>
          <w:sz w:val="24"/>
          <w:szCs w:val="24"/>
          <w:lang w:val="fr-FR"/>
        </w:rPr>
        <w:t>assiko</w:t>
      </w:r>
      <w:proofErr w:type="spellEnd"/>
      <w:r w:rsidR="007D6251" w:rsidRPr="00906FC8">
        <w:rPr>
          <w:rFonts w:ascii="Times New Roman" w:hAnsi="Times New Roman" w:cs="Times New Roman"/>
          <w:sz w:val="24"/>
          <w:szCs w:val="24"/>
          <w:lang w:val="fr-FR"/>
        </w:rPr>
        <w:t>,</w:t>
      </w:r>
      <w:r w:rsidR="00670BCD" w:rsidRPr="00906FC8">
        <w:rPr>
          <w:rFonts w:ascii="Times New Roman" w:hAnsi="Times New Roman" w:cs="Times New Roman"/>
          <w:sz w:val="24"/>
          <w:szCs w:val="24"/>
          <w:lang w:val="fr-FR"/>
        </w:rPr>
        <w:t xml:space="preserve"> fait ré</w:t>
      </w:r>
      <w:r w:rsidR="007D6251" w:rsidRPr="00906FC8">
        <w:rPr>
          <w:rFonts w:ascii="Times New Roman" w:hAnsi="Times New Roman" w:cs="Times New Roman"/>
          <w:sz w:val="24"/>
          <w:szCs w:val="24"/>
          <w:lang w:val="fr-FR"/>
        </w:rPr>
        <w:t xml:space="preserve">férence à la manière avec laquelle les </w:t>
      </w:r>
      <w:r w:rsidR="00670BCD" w:rsidRPr="00906FC8">
        <w:rPr>
          <w:rFonts w:ascii="Times New Roman" w:hAnsi="Times New Roman" w:cs="Times New Roman"/>
          <w:sz w:val="24"/>
          <w:szCs w:val="24"/>
          <w:lang w:val="fr-FR"/>
        </w:rPr>
        <w:t>danseuses se t</w:t>
      </w:r>
      <w:r w:rsidR="007D6251" w:rsidRPr="00906FC8">
        <w:rPr>
          <w:rFonts w:ascii="Times New Roman" w:hAnsi="Times New Roman" w:cs="Times New Roman"/>
          <w:sz w:val="24"/>
          <w:szCs w:val="24"/>
          <w:lang w:val="fr-FR"/>
        </w:rPr>
        <w:t>rémou</w:t>
      </w:r>
      <w:r w:rsidR="00670BCD" w:rsidRPr="00906FC8">
        <w:rPr>
          <w:rFonts w:ascii="Times New Roman" w:hAnsi="Times New Roman" w:cs="Times New Roman"/>
          <w:sz w:val="24"/>
          <w:szCs w:val="24"/>
          <w:lang w:val="fr-FR"/>
        </w:rPr>
        <w:t>s</w:t>
      </w:r>
      <w:r w:rsidR="007D6251" w:rsidRPr="00906FC8">
        <w:rPr>
          <w:rFonts w:ascii="Times New Roman" w:hAnsi="Times New Roman" w:cs="Times New Roman"/>
          <w:sz w:val="24"/>
          <w:szCs w:val="24"/>
          <w:lang w:val="fr-FR"/>
        </w:rPr>
        <w:t>saient comme les asticots chaque soi</w:t>
      </w:r>
      <w:r w:rsidR="00067132" w:rsidRPr="00906FC8">
        <w:rPr>
          <w:rFonts w:ascii="Times New Roman" w:hAnsi="Times New Roman" w:cs="Times New Roman"/>
          <w:sz w:val="24"/>
          <w:szCs w:val="24"/>
          <w:lang w:val="fr-FR"/>
        </w:rPr>
        <w:t xml:space="preserve">r. Et le second devenu </w:t>
      </w:r>
      <w:proofErr w:type="spellStart"/>
      <w:r w:rsidR="00067132" w:rsidRPr="00906FC8">
        <w:rPr>
          <w:rFonts w:ascii="Times New Roman" w:hAnsi="Times New Roman" w:cs="Times New Roman"/>
          <w:sz w:val="24"/>
          <w:szCs w:val="24"/>
          <w:lang w:val="fr-FR"/>
        </w:rPr>
        <w:t>baladun</w:t>
      </w:r>
      <w:proofErr w:type="spellEnd"/>
      <w:r w:rsidR="007D6251" w:rsidRPr="00906FC8">
        <w:rPr>
          <w:rFonts w:ascii="Times New Roman" w:hAnsi="Times New Roman" w:cs="Times New Roman"/>
          <w:sz w:val="24"/>
          <w:szCs w:val="24"/>
          <w:lang w:val="fr-FR"/>
        </w:rPr>
        <w:t xml:space="preserve"> fait référence aux cheminots qui assistaient à ces soirées dansantes.</w:t>
      </w:r>
    </w:p>
    <w:p w:rsidR="006E146E" w:rsidRPr="00906FC8" w:rsidRDefault="0018031F"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 xml:space="preserve">L’un des moments qui marque </w:t>
      </w:r>
      <w:r w:rsidR="007D6251" w:rsidRPr="00906FC8">
        <w:rPr>
          <w:rFonts w:ascii="Times New Roman" w:hAnsi="Times New Roman" w:cs="Times New Roman"/>
          <w:sz w:val="24"/>
          <w:szCs w:val="24"/>
          <w:lang w:val="fr-FR"/>
        </w:rPr>
        <w:t>véritablement l’histoire de l’</w:t>
      </w:r>
      <w:proofErr w:type="spellStart"/>
      <w:r w:rsidR="007D6251" w:rsidRPr="00906FC8">
        <w:rPr>
          <w:rFonts w:ascii="Times New Roman" w:hAnsi="Times New Roman" w:cs="Times New Roman"/>
          <w:sz w:val="24"/>
          <w:szCs w:val="24"/>
          <w:lang w:val="fr-FR"/>
        </w:rPr>
        <w:t>assiko</w:t>
      </w:r>
      <w:proofErr w:type="spellEnd"/>
      <w:r w:rsidR="007D6251" w:rsidRPr="00906FC8">
        <w:rPr>
          <w:rFonts w:ascii="Times New Roman" w:hAnsi="Times New Roman" w:cs="Times New Roman"/>
          <w:sz w:val="24"/>
          <w:szCs w:val="24"/>
          <w:lang w:val="fr-FR"/>
        </w:rPr>
        <w:t>.</w:t>
      </w:r>
      <w:r w:rsidR="00A55413" w:rsidRPr="00906FC8">
        <w:rPr>
          <w:rFonts w:ascii="Times New Roman" w:hAnsi="Times New Roman" w:cs="Times New Roman"/>
          <w:sz w:val="24"/>
          <w:szCs w:val="24"/>
          <w:lang w:val="fr-FR"/>
        </w:rPr>
        <w:t xml:space="preserve"> </w:t>
      </w:r>
      <w:r w:rsidR="007D6251" w:rsidRPr="00906FC8">
        <w:rPr>
          <w:rFonts w:ascii="Times New Roman" w:hAnsi="Times New Roman" w:cs="Times New Roman"/>
          <w:sz w:val="24"/>
          <w:szCs w:val="24"/>
          <w:lang w:val="fr-FR"/>
        </w:rPr>
        <w:t xml:space="preserve">C’est le retour du chef BIDJOCKA BI TUM d’exil. A la fin </w:t>
      </w:r>
      <w:r w:rsidRPr="00906FC8">
        <w:rPr>
          <w:rFonts w:ascii="Times New Roman" w:hAnsi="Times New Roman" w:cs="Times New Roman"/>
          <w:sz w:val="24"/>
          <w:szCs w:val="24"/>
          <w:lang w:val="fr-FR"/>
        </w:rPr>
        <w:t xml:space="preserve">de la première guerre mondiale, </w:t>
      </w:r>
      <w:r w:rsidR="007D6251" w:rsidRPr="00906FC8">
        <w:rPr>
          <w:rFonts w:ascii="Times New Roman" w:hAnsi="Times New Roman" w:cs="Times New Roman"/>
          <w:sz w:val="24"/>
          <w:szCs w:val="24"/>
          <w:lang w:val="fr-FR"/>
        </w:rPr>
        <w:t xml:space="preserve">les français sont les nouveaux </w:t>
      </w:r>
      <w:r w:rsidR="007D6251" w:rsidRPr="00906FC8">
        <w:rPr>
          <w:rFonts w:ascii="Times New Roman" w:hAnsi="Times New Roman" w:cs="Times New Roman"/>
          <w:sz w:val="24"/>
          <w:szCs w:val="24"/>
          <w:lang w:val="fr-FR"/>
        </w:rPr>
        <w:lastRenderedPageBreak/>
        <w:t>d</w:t>
      </w:r>
      <w:r w:rsidR="00FD5528" w:rsidRPr="00906FC8">
        <w:rPr>
          <w:rFonts w:ascii="Times New Roman" w:hAnsi="Times New Roman" w:cs="Times New Roman"/>
          <w:sz w:val="24"/>
          <w:szCs w:val="24"/>
          <w:lang w:val="fr-FR"/>
        </w:rPr>
        <w:t>irigeants du pays bassa. Pour ré</w:t>
      </w:r>
      <w:r w:rsidR="007D6251" w:rsidRPr="00906FC8">
        <w:rPr>
          <w:rFonts w:ascii="Times New Roman" w:hAnsi="Times New Roman" w:cs="Times New Roman"/>
          <w:sz w:val="24"/>
          <w:szCs w:val="24"/>
          <w:lang w:val="fr-FR"/>
        </w:rPr>
        <w:t>soudre toute tension avec les populations ;</w:t>
      </w:r>
      <w:r w:rsidR="00FD5528" w:rsidRPr="00906FC8">
        <w:rPr>
          <w:rFonts w:ascii="Times New Roman" w:hAnsi="Times New Roman" w:cs="Times New Roman"/>
          <w:sz w:val="24"/>
          <w:szCs w:val="24"/>
          <w:lang w:val="fr-FR"/>
        </w:rPr>
        <w:t xml:space="preserve"> ils dé</w:t>
      </w:r>
      <w:r w:rsidRPr="00906FC8">
        <w:rPr>
          <w:rFonts w:ascii="Times New Roman" w:hAnsi="Times New Roman" w:cs="Times New Roman"/>
          <w:sz w:val="24"/>
          <w:szCs w:val="24"/>
          <w:lang w:val="fr-FR"/>
        </w:rPr>
        <w:t>cident de ré</w:t>
      </w:r>
      <w:r w:rsidR="007D6251" w:rsidRPr="00906FC8">
        <w:rPr>
          <w:rFonts w:ascii="Times New Roman" w:hAnsi="Times New Roman" w:cs="Times New Roman"/>
          <w:sz w:val="24"/>
          <w:szCs w:val="24"/>
          <w:lang w:val="fr-FR"/>
        </w:rPr>
        <w:t xml:space="preserve">tablir le chef BIDJOCKA au regard de l’influence de ce dernier sur le village. </w:t>
      </w:r>
      <w:r w:rsidR="00FD5528" w:rsidRPr="00906FC8">
        <w:rPr>
          <w:rFonts w:ascii="Times New Roman" w:hAnsi="Times New Roman" w:cs="Times New Roman"/>
          <w:sz w:val="24"/>
          <w:szCs w:val="24"/>
          <w:lang w:val="fr-FR"/>
        </w:rPr>
        <w:t xml:space="preserve">Pendant la </w:t>
      </w:r>
      <w:r w:rsidRPr="00906FC8">
        <w:rPr>
          <w:rFonts w:ascii="Times New Roman" w:hAnsi="Times New Roman" w:cs="Times New Roman"/>
          <w:sz w:val="24"/>
          <w:szCs w:val="24"/>
          <w:lang w:val="fr-FR"/>
        </w:rPr>
        <w:t xml:space="preserve">fête du 14 juillet 1938 à </w:t>
      </w:r>
      <w:proofErr w:type="spellStart"/>
      <w:r w:rsidRPr="00906FC8">
        <w:rPr>
          <w:rFonts w:ascii="Times New Roman" w:hAnsi="Times New Roman" w:cs="Times New Roman"/>
          <w:sz w:val="24"/>
          <w:szCs w:val="24"/>
          <w:lang w:val="fr-FR"/>
        </w:rPr>
        <w:t>Ezeka</w:t>
      </w:r>
      <w:proofErr w:type="spellEnd"/>
      <w:r w:rsidRPr="00906FC8">
        <w:rPr>
          <w:rFonts w:ascii="Times New Roman" w:hAnsi="Times New Roman" w:cs="Times New Roman"/>
          <w:sz w:val="24"/>
          <w:szCs w:val="24"/>
          <w:lang w:val="fr-FR"/>
        </w:rPr>
        <w:t xml:space="preserve"> </w:t>
      </w:r>
      <w:r w:rsidR="00FD5528" w:rsidRPr="00906FC8">
        <w:rPr>
          <w:rFonts w:ascii="Times New Roman" w:hAnsi="Times New Roman" w:cs="Times New Roman"/>
          <w:sz w:val="24"/>
          <w:szCs w:val="24"/>
          <w:lang w:val="fr-FR"/>
        </w:rPr>
        <w:t>les autorités coloniales vont offrir des présents au chef du canton dont un</w:t>
      </w:r>
      <w:r w:rsidRPr="00906FC8">
        <w:rPr>
          <w:rFonts w:ascii="Times New Roman" w:hAnsi="Times New Roman" w:cs="Times New Roman"/>
          <w:sz w:val="24"/>
          <w:szCs w:val="24"/>
          <w:lang w:val="fr-FR"/>
        </w:rPr>
        <w:t>e guitare à son jeune fils ainé</w:t>
      </w:r>
      <w:r w:rsidR="00FD5528" w:rsidRPr="00906FC8">
        <w:rPr>
          <w:rFonts w:ascii="Times New Roman" w:hAnsi="Times New Roman" w:cs="Times New Roman"/>
          <w:sz w:val="24"/>
          <w:szCs w:val="24"/>
          <w:lang w:val="fr-FR"/>
        </w:rPr>
        <w:t xml:space="preserve">. L’un des frères du </w:t>
      </w:r>
      <w:r w:rsidRPr="00906FC8">
        <w:rPr>
          <w:rFonts w:ascii="Times New Roman" w:hAnsi="Times New Roman" w:cs="Times New Roman"/>
          <w:sz w:val="24"/>
          <w:szCs w:val="24"/>
          <w:lang w:val="fr-FR"/>
        </w:rPr>
        <w:t>même</w:t>
      </w:r>
      <w:r w:rsidR="00FD5528" w:rsidRPr="00906FC8">
        <w:rPr>
          <w:rFonts w:ascii="Times New Roman" w:hAnsi="Times New Roman" w:cs="Times New Roman"/>
          <w:sz w:val="24"/>
          <w:szCs w:val="24"/>
          <w:lang w:val="fr-FR"/>
        </w:rPr>
        <w:t xml:space="preserve"> vi</w:t>
      </w:r>
      <w:r w:rsidRPr="00906FC8">
        <w:rPr>
          <w:rFonts w:ascii="Times New Roman" w:hAnsi="Times New Roman" w:cs="Times New Roman"/>
          <w:sz w:val="24"/>
          <w:szCs w:val="24"/>
          <w:lang w:val="fr-FR"/>
        </w:rPr>
        <w:t>llage que le chef BIDJOCKA préfé</w:t>
      </w:r>
      <w:r w:rsidR="00FD5528" w:rsidRPr="00906FC8">
        <w:rPr>
          <w:rFonts w:ascii="Times New Roman" w:hAnsi="Times New Roman" w:cs="Times New Roman"/>
          <w:sz w:val="24"/>
          <w:szCs w:val="24"/>
          <w:lang w:val="fr-FR"/>
        </w:rPr>
        <w:t>ra passer cette guitare à l’un des baladin</w:t>
      </w:r>
      <w:r w:rsidRPr="00906FC8">
        <w:rPr>
          <w:rFonts w:ascii="Times New Roman" w:hAnsi="Times New Roman" w:cs="Times New Roman"/>
          <w:sz w:val="24"/>
          <w:szCs w:val="24"/>
          <w:lang w:val="fr-FR"/>
        </w:rPr>
        <w:t>s</w:t>
      </w:r>
      <w:r w:rsidR="00FD5528" w:rsidRPr="00906FC8">
        <w:rPr>
          <w:rFonts w:ascii="Times New Roman" w:hAnsi="Times New Roman" w:cs="Times New Roman"/>
          <w:sz w:val="24"/>
          <w:szCs w:val="24"/>
          <w:lang w:val="fr-FR"/>
        </w:rPr>
        <w:t xml:space="preserve"> de la place afin de préparer les festivités pour les NDOGBESOLS </w:t>
      </w:r>
      <w:r w:rsidR="007D6251" w:rsidRPr="00906FC8">
        <w:rPr>
          <w:rFonts w:ascii="Times New Roman" w:hAnsi="Times New Roman" w:cs="Times New Roman"/>
          <w:sz w:val="24"/>
          <w:szCs w:val="24"/>
          <w:lang w:val="fr-FR"/>
        </w:rPr>
        <w:t xml:space="preserve"> </w:t>
      </w:r>
      <w:r w:rsidR="00FD5528" w:rsidRPr="00906FC8">
        <w:rPr>
          <w:rFonts w:ascii="Times New Roman" w:hAnsi="Times New Roman" w:cs="Times New Roman"/>
          <w:sz w:val="24"/>
          <w:szCs w:val="24"/>
          <w:lang w:val="fr-FR"/>
        </w:rPr>
        <w:t xml:space="preserve"> au village BIDJOCKA. Deux jours plu</w:t>
      </w:r>
      <w:r w:rsidRPr="00906FC8">
        <w:rPr>
          <w:rFonts w:ascii="Times New Roman" w:hAnsi="Times New Roman" w:cs="Times New Roman"/>
          <w:sz w:val="24"/>
          <w:szCs w:val="24"/>
          <w:lang w:val="fr-FR"/>
        </w:rPr>
        <w:t>s tard,</w:t>
      </w:r>
      <w:r w:rsidR="00FD5528" w:rsidRPr="00906FC8">
        <w:rPr>
          <w:rFonts w:ascii="Times New Roman" w:hAnsi="Times New Roman" w:cs="Times New Roman"/>
          <w:sz w:val="24"/>
          <w:szCs w:val="24"/>
          <w:lang w:val="fr-FR"/>
        </w:rPr>
        <w:t xml:space="preserve"> la pop</w:t>
      </w:r>
      <w:r w:rsidRPr="00906FC8">
        <w:rPr>
          <w:rFonts w:ascii="Times New Roman" w:hAnsi="Times New Roman" w:cs="Times New Roman"/>
          <w:sz w:val="24"/>
          <w:szCs w:val="24"/>
          <w:lang w:val="fr-FR"/>
        </w:rPr>
        <w:t>ulation accueille le jeu à sa de</w:t>
      </w:r>
      <w:r w:rsidR="00FD5528" w:rsidRPr="00906FC8">
        <w:rPr>
          <w:rFonts w:ascii="Times New Roman" w:hAnsi="Times New Roman" w:cs="Times New Roman"/>
          <w:sz w:val="24"/>
          <w:szCs w:val="24"/>
          <w:lang w:val="fr-FR"/>
        </w:rPr>
        <w:t xml:space="preserve">scente de train avec des groupes de dance en liesse au rythme des cris, </w:t>
      </w:r>
      <w:r w:rsidR="00A4795C" w:rsidRPr="00906FC8">
        <w:rPr>
          <w:rFonts w:ascii="Times New Roman" w:hAnsi="Times New Roman" w:cs="Times New Roman"/>
          <w:sz w:val="24"/>
          <w:szCs w:val="24"/>
          <w:lang w:val="fr-FR"/>
        </w:rPr>
        <w:t>des tam-tams</w:t>
      </w:r>
      <w:r w:rsidR="00FD5528" w:rsidRPr="00906FC8">
        <w:rPr>
          <w:rFonts w:ascii="Times New Roman" w:hAnsi="Times New Roman" w:cs="Times New Roman"/>
          <w:sz w:val="24"/>
          <w:szCs w:val="24"/>
          <w:lang w:val="fr-FR"/>
        </w:rPr>
        <w:t xml:space="preserve"> et des balafons. Le baladin qui a</w:t>
      </w:r>
      <w:r w:rsidR="006E146E" w:rsidRPr="00906FC8">
        <w:rPr>
          <w:rFonts w:ascii="Times New Roman" w:hAnsi="Times New Roman" w:cs="Times New Roman"/>
          <w:sz w:val="24"/>
          <w:szCs w:val="24"/>
          <w:lang w:val="fr-FR"/>
        </w:rPr>
        <w:t xml:space="preserve"> </w:t>
      </w:r>
      <w:r w:rsidR="00FD5528" w:rsidRPr="00906FC8">
        <w:rPr>
          <w:rFonts w:ascii="Times New Roman" w:hAnsi="Times New Roman" w:cs="Times New Roman"/>
          <w:sz w:val="24"/>
          <w:szCs w:val="24"/>
          <w:lang w:val="fr-FR"/>
        </w:rPr>
        <w:t>récupéré la guitare a appri</w:t>
      </w:r>
      <w:r w:rsidR="006E146E" w:rsidRPr="00906FC8">
        <w:rPr>
          <w:rFonts w:ascii="Times New Roman" w:hAnsi="Times New Roman" w:cs="Times New Roman"/>
          <w:sz w:val="24"/>
          <w:szCs w:val="24"/>
          <w:lang w:val="fr-FR"/>
        </w:rPr>
        <w:t xml:space="preserve">s </w:t>
      </w:r>
      <w:r w:rsidR="00FD5528" w:rsidRPr="00906FC8">
        <w:rPr>
          <w:rFonts w:ascii="Times New Roman" w:hAnsi="Times New Roman" w:cs="Times New Roman"/>
          <w:sz w:val="24"/>
          <w:szCs w:val="24"/>
          <w:lang w:val="fr-FR"/>
        </w:rPr>
        <w:t>à jouer quelques notes en moins de 48 heures. On fit venir des</w:t>
      </w:r>
      <w:r w:rsidR="00FE5211" w:rsidRPr="00906FC8">
        <w:rPr>
          <w:rFonts w:ascii="Times New Roman" w:hAnsi="Times New Roman" w:cs="Times New Roman"/>
          <w:sz w:val="24"/>
          <w:szCs w:val="24"/>
          <w:lang w:val="fr-FR"/>
        </w:rPr>
        <w:t xml:space="preserve"> dames, des taudis et des rails</w:t>
      </w:r>
      <w:r w:rsidRPr="00906FC8">
        <w:rPr>
          <w:rFonts w:ascii="Times New Roman" w:hAnsi="Times New Roman" w:cs="Times New Roman"/>
          <w:sz w:val="24"/>
          <w:szCs w:val="24"/>
          <w:lang w:val="fr-FR"/>
        </w:rPr>
        <w:t xml:space="preserve">. </w:t>
      </w:r>
      <w:r w:rsidR="00FE5211" w:rsidRPr="00906FC8">
        <w:rPr>
          <w:rFonts w:ascii="Times New Roman" w:hAnsi="Times New Roman" w:cs="Times New Roman"/>
          <w:sz w:val="24"/>
          <w:szCs w:val="24"/>
          <w:lang w:val="fr-FR"/>
        </w:rPr>
        <w:t>Le baladin guitariste joua pour la première fois en solo sur 3 cordes et trois notes sur des paroles enflammées. Pour les danseuses, comme le rythme</w:t>
      </w:r>
      <w:r w:rsidR="00A854E9" w:rsidRPr="00906FC8">
        <w:rPr>
          <w:rFonts w:ascii="Times New Roman" w:hAnsi="Times New Roman" w:cs="Times New Roman"/>
          <w:sz w:val="24"/>
          <w:szCs w:val="24"/>
          <w:lang w:val="fr-FR"/>
        </w:rPr>
        <w:t xml:space="preserve"> n’y était pas, un jeune percussionniste alla chercher une bouteille de vin, deux fourchettes et donna le rythme qui manquait pour voir ces jeunes femmes ondulées comme des asticots à faire pâlir les mâles</w:t>
      </w:r>
    </w:p>
    <w:p w:rsidR="006E146E" w:rsidRPr="00906FC8" w:rsidRDefault="0013276D" w:rsidP="00A4795C">
      <w:pPr>
        <w:pStyle w:val="Titre3"/>
        <w:rPr>
          <w:lang w:val="fr-FR"/>
        </w:rPr>
      </w:pPr>
      <w:bookmarkStart w:id="65" w:name="_Toc213138591"/>
      <w:bookmarkStart w:id="66" w:name="_Toc214181618"/>
      <w:r>
        <w:rPr>
          <w:lang w:val="fr-FR"/>
        </w:rPr>
        <w:t>III</w:t>
      </w:r>
      <w:r w:rsidR="00514E6A">
        <w:rPr>
          <w:lang w:val="fr-FR"/>
        </w:rPr>
        <w:t>.1</w:t>
      </w:r>
      <w:r w:rsidR="00A4795C">
        <w:rPr>
          <w:lang w:val="fr-FR"/>
        </w:rPr>
        <w:t xml:space="preserve">. </w:t>
      </w:r>
      <w:r w:rsidR="00670BCD" w:rsidRPr="00906FC8">
        <w:rPr>
          <w:lang w:val="fr-FR"/>
        </w:rPr>
        <w:t>Evolution</w:t>
      </w:r>
      <w:bookmarkEnd w:id="65"/>
      <w:bookmarkEnd w:id="66"/>
      <w:r w:rsidR="00670BCD" w:rsidRPr="00906FC8">
        <w:rPr>
          <w:lang w:val="fr-FR"/>
        </w:rPr>
        <w:t xml:space="preserve"> </w:t>
      </w:r>
    </w:p>
    <w:p w:rsidR="00C16A14" w:rsidRPr="00906FC8" w:rsidRDefault="00C16A14"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sz w:val="24"/>
          <w:szCs w:val="24"/>
          <w:lang w:val="fr-FR"/>
        </w:rPr>
        <w:t>L’</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est un style musical et généralement</w:t>
      </w:r>
      <w:r w:rsidR="004B4C04" w:rsidRPr="00906FC8">
        <w:rPr>
          <w:rFonts w:ascii="Times New Roman" w:hAnsi="Times New Roman" w:cs="Times New Roman"/>
          <w:sz w:val="24"/>
          <w:szCs w:val="24"/>
          <w:lang w:val="fr-FR"/>
        </w:rPr>
        <w:t>,</w:t>
      </w:r>
      <w:r w:rsidRPr="00906FC8">
        <w:rPr>
          <w:rFonts w:ascii="Times New Roman" w:hAnsi="Times New Roman" w:cs="Times New Roman"/>
          <w:sz w:val="24"/>
          <w:szCs w:val="24"/>
          <w:lang w:val="fr-FR"/>
        </w:rPr>
        <w:t xml:space="preserve"> la formation est constituée d’un chanteur s’accompagnant d’une guitare et d’un percussionniste jouant le rythme trépidant de l’</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à l’aide de couteaux et fourchettes en métal sur un flacon vide. Basse, batterie, cuivre peuvent compléter le duo de base. C’est un rythme qui demande assez de tonus d’orgueil et d’audace. Dans le temps, quand un chef Bassa arrivait dans une région voisine, il était toujours accompagné de son orchestre. La façon de jouer et la manière de danser devaient être spectaculaires pour ramener avec lui de belles femmes et des offrandes.</w:t>
      </w:r>
    </w:p>
    <w:p w:rsidR="00246DB9" w:rsidRPr="00246DB9" w:rsidRDefault="006E146E" w:rsidP="009C617E">
      <w:pPr>
        <w:spacing w:before="120" w:after="120" w:line="360" w:lineRule="auto"/>
        <w:ind w:firstLine="567"/>
        <w:jc w:val="both"/>
        <w:rPr>
          <w:rFonts w:ascii="Arial" w:hAnsi="Arial" w:cs="Arial"/>
          <w:color w:val="454545"/>
          <w:shd w:val="clear" w:color="auto" w:fill="FFFFFF"/>
          <w:lang w:val="fr-CM"/>
        </w:rPr>
      </w:pPr>
      <w:r w:rsidRPr="00906FC8">
        <w:rPr>
          <w:rFonts w:ascii="Times New Roman" w:hAnsi="Times New Roman" w:cs="Times New Roman"/>
          <w:sz w:val="24"/>
          <w:szCs w:val="24"/>
          <w:lang w:val="fr-FR"/>
        </w:rPr>
        <w:t>L’</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se pratique en effet pieds nus, à même le sol par des danseurs vêtus d’un simple Tee-shirt et d’un tissu roulé sur la taille en forme de pagne. Les chorégraphies d’</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utilisent de nombreux déhanchements, des successions de petits pas rapprochés que les danseurs exécutent à différentes hauteurs, debout ou accroupis, et où ils donnent l’impression de flo</w:t>
      </w:r>
      <w:r w:rsidR="00DA2206" w:rsidRPr="00906FC8">
        <w:rPr>
          <w:rFonts w:ascii="Times New Roman" w:hAnsi="Times New Roman" w:cs="Times New Roman"/>
          <w:sz w:val="24"/>
          <w:szCs w:val="24"/>
          <w:lang w:val="fr-FR"/>
        </w:rPr>
        <w:t xml:space="preserve">tter sur la scène. </w:t>
      </w:r>
      <w:r w:rsidRPr="00906FC8">
        <w:rPr>
          <w:rFonts w:ascii="Times New Roman" w:hAnsi="Times New Roman" w:cs="Times New Roman"/>
          <w:sz w:val="24"/>
          <w:szCs w:val="24"/>
          <w:lang w:val="fr-FR"/>
        </w:rPr>
        <w:t>La sonorité d’</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est plus bruyante que tous les rythmes existants au monde l’on pourrait la comparer au Rock mais pour certains, la seule différence qui existe entre l’</w:t>
      </w:r>
      <w:proofErr w:type="spellStart"/>
      <w:r w:rsidRPr="00906FC8">
        <w:rPr>
          <w:rFonts w:ascii="Times New Roman" w:hAnsi="Times New Roman" w:cs="Times New Roman"/>
          <w:sz w:val="24"/>
          <w:szCs w:val="24"/>
          <w:lang w:val="fr-FR"/>
        </w:rPr>
        <w:t>Assiko</w:t>
      </w:r>
      <w:proofErr w:type="spellEnd"/>
      <w:r w:rsidR="00DA2206" w:rsidRPr="00906FC8">
        <w:rPr>
          <w:rFonts w:ascii="Times New Roman" w:hAnsi="Times New Roman" w:cs="Times New Roman"/>
          <w:sz w:val="24"/>
          <w:szCs w:val="24"/>
          <w:lang w:val="fr-FR"/>
        </w:rPr>
        <w:t xml:space="preserve"> et le Rock c’est la précision. </w:t>
      </w:r>
      <w:r w:rsidRPr="00906FC8">
        <w:rPr>
          <w:rFonts w:ascii="Times New Roman" w:hAnsi="Times New Roman" w:cs="Times New Roman"/>
          <w:sz w:val="24"/>
          <w:szCs w:val="24"/>
          <w:lang w:val="fr-FR"/>
        </w:rPr>
        <w:t>L’</w:t>
      </w:r>
      <w:proofErr w:type="spellStart"/>
      <w:r w:rsidRPr="00906FC8">
        <w:rPr>
          <w:rFonts w:ascii="Times New Roman" w:hAnsi="Times New Roman" w:cs="Times New Roman"/>
          <w:sz w:val="24"/>
          <w:szCs w:val="24"/>
          <w:lang w:val="fr-FR"/>
        </w:rPr>
        <w:t>Assiko</w:t>
      </w:r>
      <w:proofErr w:type="spellEnd"/>
      <w:r w:rsidRPr="00906FC8">
        <w:rPr>
          <w:rFonts w:ascii="Times New Roman" w:hAnsi="Times New Roman" w:cs="Times New Roman"/>
          <w:sz w:val="24"/>
          <w:szCs w:val="24"/>
          <w:lang w:val="fr-FR"/>
        </w:rPr>
        <w:t xml:space="preserve"> respecte toutes les notes et c’est aussi pareil chez les danseurs, alors que le rock est simplement bruyant et cache souvent de fausses notes des guitares. Jean Aladin</w:t>
      </w:r>
      <w:r w:rsidR="00DA2206" w:rsidRPr="00906FC8">
        <w:rPr>
          <w:rFonts w:ascii="Times New Roman" w:hAnsi="Times New Roman" w:cs="Times New Roman"/>
          <w:sz w:val="24"/>
          <w:szCs w:val="24"/>
          <w:lang w:val="fr-FR"/>
        </w:rPr>
        <w:t>.</w:t>
      </w:r>
      <w:r w:rsidRPr="00906FC8">
        <w:rPr>
          <w:rFonts w:ascii="Times New Roman" w:hAnsi="Times New Roman" w:cs="Times New Roman"/>
          <w:sz w:val="24"/>
          <w:szCs w:val="24"/>
          <w:lang w:val="fr-FR"/>
        </w:rPr>
        <w:t xml:space="preserve"> </w:t>
      </w:r>
      <w:r w:rsidR="00DA2206" w:rsidRPr="00906FC8">
        <w:rPr>
          <w:rFonts w:ascii="Times New Roman" w:hAnsi="Times New Roman" w:cs="Times New Roman"/>
          <w:sz w:val="24"/>
          <w:szCs w:val="24"/>
          <w:lang w:val="fr-FR"/>
        </w:rPr>
        <w:t xml:space="preserve"> </w:t>
      </w:r>
      <w:r w:rsidR="00460A7E" w:rsidRPr="00906FC8">
        <w:rPr>
          <w:rFonts w:ascii="Times New Roman" w:hAnsi="Times New Roman" w:cs="Times New Roman"/>
          <w:sz w:val="24"/>
          <w:szCs w:val="24"/>
          <w:lang w:val="fr-FR"/>
        </w:rPr>
        <w:t xml:space="preserve">L’on assimile sa popularité au guitariste de renom Jean </w:t>
      </w:r>
      <w:proofErr w:type="spellStart"/>
      <w:r w:rsidR="00460A7E" w:rsidRPr="00906FC8">
        <w:rPr>
          <w:rFonts w:ascii="Times New Roman" w:hAnsi="Times New Roman" w:cs="Times New Roman"/>
          <w:sz w:val="24"/>
          <w:szCs w:val="24"/>
          <w:lang w:val="fr-FR"/>
        </w:rPr>
        <w:t>Bikoko</w:t>
      </w:r>
      <w:proofErr w:type="spellEnd"/>
      <w:r w:rsidR="00460A7E" w:rsidRPr="00906FC8">
        <w:rPr>
          <w:rFonts w:ascii="Times New Roman" w:hAnsi="Times New Roman" w:cs="Times New Roman"/>
          <w:sz w:val="24"/>
          <w:szCs w:val="24"/>
          <w:lang w:val="fr-FR"/>
        </w:rPr>
        <w:t xml:space="preserve"> Aladin</w:t>
      </w:r>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D160E6">
        <w:rPr>
          <w:rFonts w:ascii="Times New Roman" w:hAnsi="Times New Roman" w:cs="Times New Roman"/>
          <w:sz w:val="24"/>
          <w:szCs w:val="24"/>
          <w:lang w:val="fr-FR"/>
        </w:rPr>
        <w:instrText>Jean Bikoko Aladin</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00460A7E" w:rsidRPr="00906FC8">
        <w:rPr>
          <w:rFonts w:ascii="Times New Roman" w:hAnsi="Times New Roman" w:cs="Times New Roman"/>
          <w:sz w:val="24"/>
          <w:szCs w:val="24"/>
          <w:lang w:val="fr-FR"/>
        </w:rPr>
        <w:t xml:space="preserve">. Celui-ci a beaucoup influencé ce rythme. Mais on ne saurait nier la contribution des gens comme Albert </w:t>
      </w:r>
      <w:proofErr w:type="spellStart"/>
      <w:r w:rsidR="00460A7E" w:rsidRPr="00906FC8">
        <w:rPr>
          <w:rFonts w:ascii="Times New Roman" w:hAnsi="Times New Roman" w:cs="Times New Roman"/>
          <w:sz w:val="24"/>
          <w:szCs w:val="24"/>
          <w:lang w:val="fr-FR"/>
        </w:rPr>
        <w:t>Dikoumé</w:t>
      </w:r>
      <w:proofErr w:type="spellEnd"/>
      <w:r w:rsidR="00460A7E" w:rsidRPr="00906FC8">
        <w:rPr>
          <w:rFonts w:ascii="Times New Roman" w:hAnsi="Times New Roman" w:cs="Times New Roman"/>
          <w:sz w:val="24"/>
          <w:szCs w:val="24"/>
          <w:lang w:val="fr-FR"/>
        </w:rPr>
        <w:t xml:space="preserve"> qui a modernisé </w:t>
      </w:r>
      <w:r w:rsidR="00460A7E" w:rsidRPr="00906FC8">
        <w:rPr>
          <w:rFonts w:ascii="Times New Roman" w:hAnsi="Times New Roman" w:cs="Times New Roman"/>
          <w:sz w:val="24"/>
          <w:szCs w:val="24"/>
          <w:lang w:val="fr-FR"/>
        </w:rPr>
        <w:lastRenderedPageBreak/>
        <w:t xml:space="preserve">le rythme ; </w:t>
      </w:r>
      <w:proofErr w:type="spellStart"/>
      <w:r w:rsidR="00460A7E" w:rsidRPr="00906FC8">
        <w:rPr>
          <w:rFonts w:ascii="Times New Roman" w:hAnsi="Times New Roman" w:cs="Times New Roman"/>
          <w:sz w:val="24"/>
          <w:szCs w:val="24"/>
          <w:lang w:val="fr-FR"/>
        </w:rPr>
        <w:t>Massing</w:t>
      </w:r>
      <w:proofErr w:type="spellEnd"/>
      <w:r w:rsidR="00460A7E" w:rsidRPr="00906FC8">
        <w:rPr>
          <w:rFonts w:ascii="Times New Roman" w:hAnsi="Times New Roman" w:cs="Times New Roman"/>
          <w:sz w:val="24"/>
          <w:szCs w:val="24"/>
          <w:lang w:val="fr-FR"/>
        </w:rPr>
        <w:t xml:space="preserve">, Henri </w:t>
      </w:r>
      <w:proofErr w:type="spellStart"/>
      <w:r w:rsidR="00460A7E" w:rsidRPr="00906FC8">
        <w:rPr>
          <w:rFonts w:ascii="Times New Roman" w:hAnsi="Times New Roman" w:cs="Times New Roman"/>
          <w:sz w:val="24"/>
          <w:szCs w:val="24"/>
          <w:lang w:val="fr-FR"/>
        </w:rPr>
        <w:t>Hiang</w:t>
      </w:r>
      <w:proofErr w:type="spellEnd"/>
      <w:r w:rsidR="00460A7E" w:rsidRPr="00906FC8">
        <w:rPr>
          <w:rFonts w:ascii="Times New Roman" w:hAnsi="Times New Roman" w:cs="Times New Roman"/>
          <w:sz w:val="24"/>
          <w:szCs w:val="24"/>
          <w:lang w:val="fr-FR"/>
        </w:rPr>
        <w:t xml:space="preserve">, </w:t>
      </w:r>
      <w:proofErr w:type="spellStart"/>
      <w:r w:rsidR="00460A7E" w:rsidRPr="00906FC8">
        <w:rPr>
          <w:rFonts w:ascii="Times New Roman" w:hAnsi="Times New Roman" w:cs="Times New Roman"/>
          <w:sz w:val="24"/>
          <w:szCs w:val="24"/>
          <w:lang w:val="fr-FR"/>
        </w:rPr>
        <w:t>Medjo</w:t>
      </w:r>
      <w:proofErr w:type="spellEnd"/>
      <w:r w:rsidR="00460A7E" w:rsidRPr="00906FC8">
        <w:rPr>
          <w:rFonts w:ascii="Times New Roman" w:hAnsi="Times New Roman" w:cs="Times New Roman"/>
          <w:sz w:val="24"/>
          <w:szCs w:val="24"/>
          <w:lang w:val="fr-FR"/>
        </w:rPr>
        <w:t xml:space="preserve"> Me </w:t>
      </w:r>
      <w:proofErr w:type="spellStart"/>
      <w:r w:rsidR="00460A7E" w:rsidRPr="00906FC8">
        <w:rPr>
          <w:rFonts w:ascii="Times New Roman" w:hAnsi="Times New Roman" w:cs="Times New Roman"/>
          <w:sz w:val="24"/>
          <w:szCs w:val="24"/>
          <w:lang w:val="fr-FR"/>
        </w:rPr>
        <w:t>Nsom</w:t>
      </w:r>
      <w:proofErr w:type="spellEnd"/>
      <w:r w:rsidR="00460A7E" w:rsidRPr="00906FC8">
        <w:rPr>
          <w:rFonts w:ascii="Times New Roman" w:hAnsi="Times New Roman" w:cs="Times New Roman"/>
          <w:sz w:val="24"/>
          <w:szCs w:val="24"/>
          <w:lang w:val="fr-FR"/>
        </w:rPr>
        <w:t xml:space="preserve"> Jacob, </w:t>
      </w:r>
      <w:proofErr w:type="spellStart"/>
      <w:r w:rsidR="00460A7E" w:rsidRPr="00906FC8">
        <w:rPr>
          <w:rFonts w:ascii="Times New Roman" w:hAnsi="Times New Roman" w:cs="Times New Roman"/>
          <w:sz w:val="24"/>
          <w:szCs w:val="24"/>
          <w:lang w:val="fr-FR"/>
        </w:rPr>
        <w:t>Balomog</w:t>
      </w:r>
      <w:proofErr w:type="spellEnd"/>
      <w:r w:rsidR="00460A7E" w:rsidRPr="00906FC8">
        <w:rPr>
          <w:rFonts w:ascii="Times New Roman" w:hAnsi="Times New Roman" w:cs="Times New Roman"/>
          <w:sz w:val="24"/>
          <w:szCs w:val="24"/>
          <w:lang w:val="fr-FR"/>
        </w:rPr>
        <w:t xml:space="preserve">, </w:t>
      </w:r>
      <w:proofErr w:type="spellStart"/>
      <w:r w:rsidR="00460A7E" w:rsidRPr="00906FC8">
        <w:rPr>
          <w:rFonts w:ascii="Times New Roman" w:hAnsi="Times New Roman" w:cs="Times New Roman"/>
          <w:sz w:val="24"/>
          <w:szCs w:val="24"/>
          <w:lang w:val="fr-FR"/>
        </w:rPr>
        <w:t>Kilama</w:t>
      </w:r>
      <w:proofErr w:type="spellEnd"/>
      <w:r w:rsidR="00460A7E" w:rsidRPr="00906FC8">
        <w:rPr>
          <w:rFonts w:ascii="Times New Roman" w:hAnsi="Times New Roman" w:cs="Times New Roman"/>
          <w:sz w:val="24"/>
          <w:szCs w:val="24"/>
          <w:lang w:val="fr-FR"/>
        </w:rPr>
        <w:t xml:space="preserve">, Mongo </w:t>
      </w:r>
      <w:proofErr w:type="spellStart"/>
      <w:r w:rsidR="00460A7E" w:rsidRPr="00906FC8">
        <w:rPr>
          <w:rFonts w:ascii="Times New Roman" w:hAnsi="Times New Roman" w:cs="Times New Roman"/>
          <w:sz w:val="24"/>
          <w:szCs w:val="24"/>
          <w:lang w:val="fr-FR"/>
        </w:rPr>
        <w:t>Mbea</w:t>
      </w:r>
      <w:proofErr w:type="spellEnd"/>
      <w:r w:rsidR="00460A7E" w:rsidRPr="00906FC8">
        <w:rPr>
          <w:rFonts w:ascii="Times New Roman" w:hAnsi="Times New Roman" w:cs="Times New Roman"/>
          <w:sz w:val="24"/>
          <w:szCs w:val="24"/>
          <w:lang w:val="fr-FR"/>
        </w:rPr>
        <w:t xml:space="preserve">, </w:t>
      </w:r>
      <w:proofErr w:type="spellStart"/>
      <w:r w:rsidR="00460A7E" w:rsidRPr="00906FC8">
        <w:rPr>
          <w:rFonts w:ascii="Times New Roman" w:hAnsi="Times New Roman" w:cs="Times New Roman"/>
          <w:sz w:val="24"/>
          <w:szCs w:val="24"/>
          <w:lang w:val="fr-FR"/>
        </w:rPr>
        <w:t>Asta</w:t>
      </w:r>
      <w:proofErr w:type="spellEnd"/>
      <w:r w:rsidR="00460A7E" w:rsidRPr="00906FC8">
        <w:rPr>
          <w:rFonts w:ascii="Times New Roman" w:hAnsi="Times New Roman" w:cs="Times New Roman"/>
          <w:sz w:val="24"/>
          <w:szCs w:val="24"/>
          <w:lang w:val="fr-FR"/>
        </w:rPr>
        <w:t xml:space="preserve"> </w:t>
      </w:r>
      <w:proofErr w:type="spellStart"/>
      <w:r w:rsidR="00460A7E" w:rsidRPr="00906FC8">
        <w:rPr>
          <w:rFonts w:ascii="Times New Roman" w:hAnsi="Times New Roman" w:cs="Times New Roman"/>
          <w:sz w:val="24"/>
          <w:szCs w:val="24"/>
          <w:lang w:val="fr-FR"/>
        </w:rPr>
        <w:t>Djimbé</w:t>
      </w:r>
      <w:proofErr w:type="spellEnd"/>
      <w:r w:rsidR="00460A7E" w:rsidRPr="00906FC8">
        <w:rPr>
          <w:rFonts w:ascii="Times New Roman" w:hAnsi="Times New Roman" w:cs="Times New Roman"/>
          <w:sz w:val="24"/>
          <w:szCs w:val="24"/>
          <w:lang w:val="fr-FR"/>
        </w:rPr>
        <w:t xml:space="preserve">… Et plusieurs groupes qui promeuvent bien le rythme </w:t>
      </w:r>
      <w:proofErr w:type="spellStart"/>
      <w:r w:rsidR="00185027" w:rsidRPr="00906FC8">
        <w:rPr>
          <w:rStyle w:val="lev"/>
          <w:rFonts w:ascii="Times New Roman" w:hAnsi="Times New Roman" w:cs="Times New Roman"/>
          <w:color w:val="373737"/>
          <w:sz w:val="24"/>
          <w:szCs w:val="24"/>
          <w:bdr w:val="none" w:sz="0" w:space="0" w:color="auto" w:frame="1"/>
          <w:lang w:val="fr-CM"/>
        </w:rPr>
        <w:t>Atna</w:t>
      </w:r>
      <w:proofErr w:type="spellEnd"/>
      <w:r w:rsidR="00185027" w:rsidRPr="00906FC8">
        <w:rPr>
          <w:rStyle w:val="lev"/>
          <w:rFonts w:ascii="Times New Roman" w:hAnsi="Times New Roman" w:cs="Times New Roman"/>
          <w:color w:val="373737"/>
          <w:sz w:val="24"/>
          <w:szCs w:val="24"/>
          <w:bdr w:val="none" w:sz="0" w:space="0" w:color="auto" w:frame="1"/>
          <w:lang w:val="fr-CM"/>
        </w:rPr>
        <w:t xml:space="preserve"> </w:t>
      </w:r>
      <w:proofErr w:type="spellStart"/>
      <w:r w:rsidR="00185027" w:rsidRPr="00906FC8">
        <w:rPr>
          <w:rStyle w:val="lev"/>
          <w:rFonts w:ascii="Times New Roman" w:hAnsi="Times New Roman" w:cs="Times New Roman"/>
          <w:color w:val="373737"/>
          <w:sz w:val="24"/>
          <w:szCs w:val="24"/>
          <w:bdr w:val="none" w:sz="0" w:space="0" w:color="auto" w:frame="1"/>
          <w:lang w:val="fr-CM"/>
        </w:rPr>
        <w:t>Njock</w:t>
      </w:r>
      <w:proofErr w:type="spellEnd"/>
      <w:r w:rsidR="00185027" w:rsidRPr="00906FC8">
        <w:rPr>
          <w:rStyle w:val="lev"/>
          <w:rFonts w:ascii="Times New Roman" w:hAnsi="Times New Roman" w:cs="Times New Roman"/>
          <w:color w:val="373737"/>
          <w:sz w:val="24"/>
          <w:szCs w:val="24"/>
          <w:bdr w:val="none" w:sz="0" w:space="0" w:color="auto" w:frame="1"/>
          <w:lang w:val="fr-CM"/>
        </w:rPr>
        <w:t xml:space="preserve"> présente l’évolution de la tradition rythmique du </w:t>
      </w:r>
      <w:proofErr w:type="spellStart"/>
      <w:r w:rsidR="00185027" w:rsidRPr="00906FC8">
        <w:rPr>
          <w:rStyle w:val="lev"/>
          <w:rFonts w:ascii="Times New Roman" w:hAnsi="Times New Roman" w:cs="Times New Roman"/>
          <w:color w:val="373737"/>
          <w:sz w:val="24"/>
          <w:szCs w:val="24"/>
          <w:bdr w:val="none" w:sz="0" w:space="0" w:color="auto" w:frame="1"/>
          <w:lang w:val="fr-CM"/>
        </w:rPr>
        <w:t>Bèkèlè</w:t>
      </w:r>
      <w:proofErr w:type="spellEnd"/>
      <w:r w:rsidR="00185027" w:rsidRPr="00906FC8">
        <w:rPr>
          <w:rStyle w:val="lev"/>
          <w:rFonts w:ascii="Times New Roman" w:hAnsi="Times New Roman" w:cs="Times New Roman"/>
          <w:color w:val="373737"/>
          <w:sz w:val="24"/>
          <w:szCs w:val="24"/>
          <w:bdr w:val="none" w:sz="0" w:space="0" w:color="auto" w:frame="1"/>
          <w:lang w:val="fr-CM"/>
        </w:rPr>
        <w:t>, devenu l’</w:t>
      </w:r>
      <w:proofErr w:type="spellStart"/>
      <w:r w:rsidR="00185027" w:rsidRPr="00906FC8">
        <w:rPr>
          <w:rStyle w:val="lev"/>
          <w:rFonts w:ascii="Times New Roman" w:hAnsi="Times New Roman" w:cs="Times New Roman"/>
          <w:color w:val="373737"/>
          <w:sz w:val="24"/>
          <w:szCs w:val="24"/>
          <w:bdr w:val="none" w:sz="0" w:space="0" w:color="auto" w:frame="1"/>
          <w:lang w:val="fr-CM"/>
        </w:rPr>
        <w:t>Assiko</w:t>
      </w:r>
      <w:proofErr w:type="spellEnd"/>
      <w:r w:rsidR="00185027" w:rsidRPr="00906FC8">
        <w:rPr>
          <w:rStyle w:val="lev"/>
          <w:rFonts w:ascii="Times New Roman" w:hAnsi="Times New Roman" w:cs="Times New Roman"/>
          <w:color w:val="373737"/>
          <w:sz w:val="24"/>
          <w:szCs w:val="24"/>
          <w:bdr w:val="none" w:sz="0" w:space="0" w:color="auto" w:frame="1"/>
          <w:lang w:val="fr-CM"/>
        </w:rPr>
        <w:t>.</w:t>
      </w:r>
      <w:r w:rsidR="00246DB9" w:rsidRPr="00246DB9">
        <w:rPr>
          <w:rFonts w:ascii="Arial" w:hAnsi="Arial" w:cs="Arial"/>
          <w:color w:val="454545"/>
          <w:shd w:val="clear" w:color="auto" w:fill="FFFFFF"/>
          <w:lang w:val="fr-CM"/>
        </w:rPr>
        <w:t xml:space="preserve"> </w:t>
      </w:r>
    </w:p>
    <w:p w:rsidR="00185027" w:rsidRPr="006F4338" w:rsidRDefault="00246DB9" w:rsidP="00246DB9">
      <w:pPr>
        <w:spacing w:before="120" w:after="120" w:line="360" w:lineRule="auto"/>
        <w:jc w:val="both"/>
        <w:rPr>
          <w:rStyle w:val="lev"/>
          <w:rFonts w:ascii="Times New Roman" w:hAnsi="Times New Roman" w:cs="Times New Roman"/>
          <w:color w:val="373737"/>
          <w:sz w:val="24"/>
          <w:szCs w:val="24"/>
          <w:bdr w:val="none" w:sz="0" w:space="0" w:color="auto" w:frame="1"/>
          <w:lang w:val="fr-CM"/>
        </w:rPr>
      </w:pPr>
      <w:r w:rsidRPr="006F4338">
        <w:rPr>
          <w:rFonts w:ascii="Times New Roman" w:hAnsi="Times New Roman" w:cs="Times New Roman"/>
          <w:sz w:val="24"/>
          <w:szCs w:val="24"/>
          <w:shd w:val="clear" w:color="auto" w:fill="FFFFFF"/>
          <w:lang w:val="fr-CM"/>
        </w:rPr>
        <w:t>Sources : </w:t>
      </w:r>
      <w:hyperlink r:id="rId72" w:history="1">
        <w:r w:rsidRPr="006F4338">
          <w:rPr>
            <w:rFonts w:ascii="Times New Roman" w:hAnsi="Times New Roman" w:cs="Times New Roman"/>
            <w:sz w:val="24"/>
            <w:szCs w:val="24"/>
            <w:bdr w:val="single" w:sz="2" w:space="0" w:color="E5E7EB" w:frame="1"/>
            <w:shd w:val="clear" w:color="auto" w:fill="FFFFFF"/>
            <w:lang w:val="fr-CM"/>
          </w:rPr>
          <w:t>Étude du syncrétisme de l’</w:t>
        </w:r>
        <w:proofErr w:type="spellStart"/>
        <w:r w:rsidRPr="006F4338">
          <w:rPr>
            <w:rFonts w:ascii="Times New Roman" w:hAnsi="Times New Roman" w:cs="Times New Roman"/>
            <w:sz w:val="24"/>
            <w:szCs w:val="24"/>
            <w:bdr w:val="single" w:sz="2" w:space="0" w:color="E5E7EB" w:frame="1"/>
            <w:shd w:val="clear" w:color="auto" w:fill="FFFFFF"/>
            <w:lang w:val="fr-CM"/>
          </w:rPr>
          <w:t>assiko</w:t>
        </w:r>
        <w:proofErr w:type="spellEnd"/>
        <w:r w:rsidRPr="006F4338">
          <w:rPr>
            <w:rFonts w:ascii="Times New Roman" w:hAnsi="Times New Roman" w:cs="Times New Roman"/>
            <w:sz w:val="24"/>
            <w:szCs w:val="24"/>
            <w:bdr w:val="single" w:sz="2" w:space="0" w:color="E5E7EB" w:frame="1"/>
            <w:shd w:val="clear" w:color="auto" w:fill="FFFFFF"/>
            <w:lang w:val="fr-CM"/>
          </w:rPr>
          <w:t xml:space="preserve"> à travers le geste et le foyer socioculturel d’un guitariste Bassa </w:t>
        </w:r>
      </w:hyperlink>
      <w:r w:rsidRPr="006F4338">
        <w:rPr>
          <w:rFonts w:ascii="Times New Roman" w:hAnsi="Times New Roman" w:cs="Times New Roman"/>
          <w:color w:val="454545"/>
          <w:sz w:val="24"/>
          <w:szCs w:val="24"/>
          <w:bdr w:val="single" w:sz="2" w:space="0" w:color="E5E7EB" w:frame="1"/>
          <w:shd w:val="clear" w:color="auto" w:fill="FFFFFF"/>
          <w:lang w:val="fr-CM"/>
        </w:rPr>
        <w:t>(Page 104-106)</w:t>
      </w:r>
    </w:p>
    <w:p w:rsidR="004A72DC" w:rsidRDefault="00F3207C" w:rsidP="00F3207C">
      <w:pPr>
        <w:pStyle w:val="Titre3"/>
        <w:rPr>
          <w:rStyle w:val="lev"/>
          <w:b/>
          <w:bCs w:val="0"/>
          <w:lang w:val="fr-CM"/>
        </w:rPr>
      </w:pPr>
      <w:bookmarkStart w:id="67" w:name="_Toc213138592"/>
      <w:bookmarkStart w:id="68" w:name="_Toc214181619"/>
      <w:r>
        <w:rPr>
          <w:rStyle w:val="lev"/>
          <w:b/>
          <w:bCs w:val="0"/>
          <w:lang w:val="fr-CM"/>
        </w:rPr>
        <w:t>III.2.</w:t>
      </w:r>
      <w:r w:rsidR="00A4795C" w:rsidRPr="00665656">
        <w:rPr>
          <w:rStyle w:val="lev"/>
          <w:b/>
          <w:bCs w:val="0"/>
          <w:lang w:val="fr-CM"/>
        </w:rPr>
        <w:t xml:space="preserve"> </w:t>
      </w:r>
      <w:bookmarkEnd w:id="67"/>
      <w:r w:rsidR="00C3025A" w:rsidRPr="00F3207C">
        <w:rPr>
          <w:rStyle w:val="lev"/>
          <w:b/>
          <w:bCs w:val="0"/>
          <w:lang w:val="fr-CM"/>
        </w:rPr>
        <w:t>Particularités</w:t>
      </w:r>
      <w:bookmarkEnd w:id="68"/>
    </w:p>
    <w:p w:rsidR="0056725B" w:rsidRPr="005D7C65" w:rsidRDefault="0056725B" w:rsidP="005D7C65">
      <w:pPr>
        <w:spacing w:before="120" w:after="120" w:line="360" w:lineRule="auto"/>
        <w:ind w:firstLine="567"/>
        <w:jc w:val="both"/>
        <w:rPr>
          <w:rFonts w:ascii="Times New Roman" w:hAnsi="Times New Roman" w:cs="Times New Roman"/>
          <w:sz w:val="24"/>
          <w:szCs w:val="24"/>
          <w:lang w:val="fr-FR"/>
        </w:rPr>
      </w:pPr>
      <w:r w:rsidRPr="009F62EF">
        <w:rPr>
          <w:rFonts w:ascii="Times New Roman" w:hAnsi="Times New Roman" w:cs="Times New Roman"/>
          <w:sz w:val="24"/>
          <w:szCs w:val="24"/>
          <w:lang w:val="fr-FR"/>
        </w:rPr>
        <w:t>L’</w:t>
      </w:r>
      <w:proofErr w:type="spellStart"/>
      <w:r w:rsidRPr="004E1114">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popularisée par le mythique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Aladin</w:t>
      </w:r>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D160E6">
        <w:rPr>
          <w:rFonts w:ascii="Times New Roman" w:hAnsi="Times New Roman" w:cs="Times New Roman"/>
          <w:sz w:val="24"/>
          <w:szCs w:val="24"/>
          <w:lang w:val="fr-FR"/>
        </w:rPr>
        <w:instrText>Jean Bikoko Aladin</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Pr="009F62EF">
        <w:rPr>
          <w:rFonts w:ascii="Times New Roman" w:hAnsi="Times New Roman" w:cs="Times New Roman"/>
          <w:sz w:val="24"/>
          <w:szCs w:val="24"/>
          <w:lang w:val="fr-FR"/>
        </w:rPr>
        <w:t xml:space="preserve"> dans les années 1950, est une danse de résistance et d’élégance. Pieds nus, pagne serré, le danseur affronte la gravité en cadence, souvent au son de la guitare sèche et d’un rythme syncopé frappé sur une lame de fer et une </w:t>
      </w:r>
      <w:r w:rsidRPr="005D7C65">
        <w:rPr>
          <w:rFonts w:ascii="Times New Roman" w:hAnsi="Times New Roman" w:cs="Times New Roman"/>
          <w:sz w:val="24"/>
          <w:szCs w:val="24"/>
          <w:lang w:val="fr-FR"/>
        </w:rPr>
        <w:t>bouteille. </w:t>
      </w:r>
    </w:p>
    <w:p w:rsidR="0056725B" w:rsidRPr="005D7C65" w:rsidRDefault="0056725B" w:rsidP="005D7C65">
      <w:pPr>
        <w:spacing w:before="120" w:after="120" w:line="360" w:lineRule="auto"/>
        <w:rPr>
          <w:rFonts w:ascii="Times New Roman" w:hAnsi="Times New Roman" w:cs="Times New Roman"/>
          <w:sz w:val="24"/>
          <w:szCs w:val="24"/>
          <w:lang w:val="fr-CM"/>
        </w:rPr>
      </w:pPr>
      <w:r w:rsidRPr="005D7C65">
        <w:rPr>
          <w:rFonts w:ascii="Times New Roman" w:hAnsi="Times New Roman" w:cs="Times New Roman"/>
          <w:sz w:val="24"/>
          <w:szCs w:val="24"/>
          <w:lang w:val="fr-CM"/>
        </w:rPr>
        <w:t xml:space="preserve">Source : https://lecontinentmagazine.com/ </w:t>
      </w:r>
    </w:p>
    <w:p w:rsidR="003453C7" w:rsidRPr="00747C55" w:rsidRDefault="00F3207C" w:rsidP="00C16DF8">
      <w:pPr>
        <w:pStyle w:val="Titre3"/>
        <w:rPr>
          <w:rStyle w:val="lev"/>
          <w:rFonts w:cs="Times New Roman"/>
          <w:b/>
          <w:color w:val="373737"/>
          <w:bdr w:val="none" w:sz="0" w:space="0" w:color="auto" w:frame="1"/>
          <w:lang w:val="fr-CM"/>
        </w:rPr>
      </w:pPr>
      <w:bookmarkStart w:id="69" w:name="_Toc214181620"/>
      <w:r w:rsidRPr="00747C55">
        <w:rPr>
          <w:rStyle w:val="lev"/>
          <w:rFonts w:cs="Times New Roman"/>
          <w:b/>
          <w:color w:val="373737"/>
          <w:bdr w:val="none" w:sz="0" w:space="0" w:color="auto" w:frame="1"/>
          <w:lang w:val="fr-CM"/>
        </w:rPr>
        <w:t xml:space="preserve">III.3. </w:t>
      </w:r>
      <w:r w:rsidR="00E43E15" w:rsidRPr="00747C55">
        <w:rPr>
          <w:rStyle w:val="lev"/>
          <w:rFonts w:cs="Times New Roman"/>
          <w:b/>
          <w:color w:val="373737"/>
          <w:bdr w:val="none" w:sz="0" w:space="0" w:color="auto" w:frame="1"/>
          <w:lang w:val="fr-CM"/>
        </w:rPr>
        <w:t>Impact de genres étranger</w:t>
      </w:r>
      <w:bookmarkEnd w:id="69"/>
      <w:r w:rsidR="003453C7" w:rsidRPr="00747C55">
        <w:rPr>
          <w:rStyle w:val="lev"/>
          <w:rFonts w:cs="Times New Roman"/>
          <w:b/>
          <w:color w:val="373737"/>
          <w:bdr w:val="none" w:sz="0" w:space="0" w:color="auto" w:frame="1"/>
          <w:lang w:val="fr-CM"/>
        </w:rPr>
        <w:t xml:space="preserve"> </w:t>
      </w:r>
    </w:p>
    <w:p w:rsidR="004E1114" w:rsidRPr="005D7C65" w:rsidRDefault="004E1114" w:rsidP="005D7C65">
      <w:pPr>
        <w:pStyle w:val="NormalWeb"/>
        <w:shd w:val="clear" w:color="auto" w:fill="FFFFFF"/>
        <w:spacing w:before="120" w:beforeAutospacing="0" w:after="120" w:afterAutospacing="0" w:line="360" w:lineRule="auto"/>
        <w:jc w:val="both"/>
        <w:textAlignment w:val="baseline"/>
        <w:rPr>
          <w:rStyle w:val="lev"/>
          <w:color w:val="373737"/>
          <w:bdr w:val="none" w:sz="0" w:space="0" w:color="auto" w:frame="1"/>
          <w:lang w:val="fr-CM"/>
        </w:rPr>
      </w:pPr>
      <w:r w:rsidRPr="005D7C65">
        <w:rPr>
          <w:rStyle w:val="lev"/>
          <w:color w:val="373737"/>
          <w:bdr w:val="none" w:sz="0" w:space="0" w:color="auto" w:frame="1"/>
          <w:lang w:val="fr-CM"/>
        </w:rPr>
        <w:t>1. Influence du jazz et du blues (États-Unis)</w:t>
      </w:r>
    </w:p>
    <w:p w:rsidR="004E1114" w:rsidRPr="005D7C65" w:rsidRDefault="004E1114" w:rsidP="005D7C65">
      <w:pPr>
        <w:spacing w:before="120" w:after="120" w:line="360" w:lineRule="auto"/>
        <w:ind w:firstLine="567"/>
        <w:jc w:val="both"/>
        <w:rPr>
          <w:rFonts w:ascii="Times New Roman" w:hAnsi="Times New Roman" w:cs="Times New Roman"/>
          <w:bCs/>
          <w:sz w:val="24"/>
          <w:szCs w:val="24"/>
          <w:lang w:val="fr-FR"/>
        </w:rPr>
      </w:pPr>
      <w:r w:rsidRPr="005D7C65">
        <w:rPr>
          <w:rFonts w:ascii="Times New Roman" w:hAnsi="Times New Roman" w:cs="Times New Roman"/>
          <w:bCs/>
          <w:sz w:val="24"/>
          <w:szCs w:val="24"/>
          <w:lang w:val="fr-FR"/>
        </w:rPr>
        <w:t xml:space="preserve"> Les premiers </w:t>
      </w:r>
      <w:r w:rsidRPr="005D7C65">
        <w:rPr>
          <w:rFonts w:ascii="Times New Roman" w:hAnsi="Times New Roman" w:cs="Times New Roman"/>
          <w:sz w:val="24"/>
          <w:szCs w:val="24"/>
          <w:lang w:val="fr-FR"/>
        </w:rPr>
        <w:t>guitaristes</w:t>
      </w:r>
      <w:r w:rsidRPr="005D7C65">
        <w:rPr>
          <w:rFonts w:ascii="Times New Roman" w:hAnsi="Times New Roman" w:cs="Times New Roman"/>
          <w:bCs/>
          <w:sz w:val="24"/>
          <w:szCs w:val="24"/>
          <w:lang w:val="fr-FR"/>
        </w:rPr>
        <w:t xml:space="preserve"> d’</w:t>
      </w:r>
      <w:proofErr w:type="spellStart"/>
      <w:r w:rsidRPr="005D7C65">
        <w:rPr>
          <w:rFonts w:ascii="Times New Roman" w:hAnsi="Times New Roman" w:cs="Times New Roman"/>
          <w:bCs/>
          <w:sz w:val="24"/>
          <w:szCs w:val="24"/>
          <w:lang w:val="fr-FR"/>
        </w:rPr>
        <w:t>Assiko</w:t>
      </w:r>
      <w:proofErr w:type="spellEnd"/>
      <w:r w:rsidRPr="005D7C65">
        <w:rPr>
          <w:rFonts w:ascii="Times New Roman" w:hAnsi="Times New Roman" w:cs="Times New Roman"/>
          <w:bCs/>
          <w:sz w:val="24"/>
          <w:szCs w:val="24"/>
          <w:lang w:val="fr-FR"/>
        </w:rPr>
        <w:t xml:space="preserve"> ont été influencés par les arpèges et improvisations du blues et du jazz. Cela a enrichi le jeu de guitare </w:t>
      </w:r>
      <w:proofErr w:type="spellStart"/>
      <w:r w:rsidRPr="005D7C65">
        <w:rPr>
          <w:rFonts w:ascii="Times New Roman" w:hAnsi="Times New Roman" w:cs="Times New Roman"/>
          <w:bCs/>
          <w:sz w:val="24"/>
          <w:szCs w:val="24"/>
          <w:lang w:val="fr-FR"/>
        </w:rPr>
        <w:t>Assiko</w:t>
      </w:r>
      <w:proofErr w:type="spellEnd"/>
      <w:r w:rsidRPr="005D7C65">
        <w:rPr>
          <w:rFonts w:ascii="Times New Roman" w:hAnsi="Times New Roman" w:cs="Times New Roman"/>
          <w:bCs/>
          <w:sz w:val="24"/>
          <w:szCs w:val="24"/>
          <w:lang w:val="fr-FR"/>
        </w:rPr>
        <w:t>, avec plus de liberté harmonique et mélodique.</w:t>
      </w:r>
    </w:p>
    <w:p w:rsidR="004E1114" w:rsidRPr="005D7C65" w:rsidRDefault="004E1114" w:rsidP="005D7C65">
      <w:pPr>
        <w:pStyle w:val="NormalWeb"/>
        <w:shd w:val="clear" w:color="auto" w:fill="FFFFFF"/>
        <w:spacing w:before="120" w:beforeAutospacing="0" w:after="120" w:afterAutospacing="0" w:line="360" w:lineRule="auto"/>
        <w:jc w:val="both"/>
        <w:textAlignment w:val="baseline"/>
        <w:rPr>
          <w:rStyle w:val="lev"/>
          <w:color w:val="373737"/>
          <w:bdr w:val="none" w:sz="0" w:space="0" w:color="auto" w:frame="1"/>
          <w:lang w:val="fr-CM"/>
        </w:rPr>
      </w:pPr>
      <w:r w:rsidRPr="005D7C65">
        <w:rPr>
          <w:rStyle w:val="lev"/>
          <w:color w:val="373737"/>
          <w:bdr w:val="none" w:sz="0" w:space="0" w:color="auto" w:frame="1"/>
          <w:lang w:val="fr-CM"/>
        </w:rPr>
        <w:t xml:space="preserve">2. Influence de la rumba congolaise et du </w:t>
      </w:r>
      <w:proofErr w:type="spellStart"/>
      <w:r w:rsidRPr="005D7C65">
        <w:rPr>
          <w:rStyle w:val="lev"/>
          <w:color w:val="373737"/>
          <w:bdr w:val="none" w:sz="0" w:space="0" w:color="auto" w:frame="1"/>
          <w:lang w:val="fr-CM"/>
        </w:rPr>
        <w:t>highlife</w:t>
      </w:r>
      <w:proofErr w:type="spellEnd"/>
      <w:r w:rsidRPr="005D7C65">
        <w:rPr>
          <w:rStyle w:val="lev"/>
          <w:color w:val="373737"/>
          <w:bdr w:val="none" w:sz="0" w:space="0" w:color="auto" w:frame="1"/>
          <w:lang w:val="fr-CM"/>
        </w:rPr>
        <w:t xml:space="preserve"> (Afrique centrale et de l’Ouest)</w:t>
      </w:r>
    </w:p>
    <w:p w:rsidR="004E1114" w:rsidRPr="005D7C65" w:rsidRDefault="004E1114" w:rsidP="005D7C65">
      <w:pPr>
        <w:spacing w:before="120" w:after="120" w:line="360" w:lineRule="auto"/>
        <w:ind w:firstLine="567"/>
        <w:jc w:val="both"/>
        <w:rPr>
          <w:rStyle w:val="lev"/>
          <w:rFonts w:ascii="Times New Roman" w:hAnsi="Times New Roman" w:cs="Times New Roman"/>
          <w:b w:val="0"/>
          <w:color w:val="373737"/>
          <w:sz w:val="24"/>
          <w:szCs w:val="24"/>
          <w:bdr w:val="none" w:sz="0" w:space="0" w:color="auto" w:frame="1"/>
          <w:lang w:val="fr-CM"/>
        </w:rPr>
      </w:pPr>
      <w:r w:rsidRPr="005D7C65">
        <w:rPr>
          <w:rStyle w:val="lev"/>
          <w:rFonts w:ascii="Times New Roman" w:hAnsi="Times New Roman" w:cs="Times New Roman"/>
          <w:b w:val="0"/>
          <w:color w:val="373737"/>
          <w:sz w:val="24"/>
          <w:szCs w:val="24"/>
          <w:bdr w:val="none" w:sz="0" w:space="0" w:color="auto" w:frame="1"/>
          <w:lang w:val="fr-CM"/>
        </w:rPr>
        <w:t xml:space="preserve"> Dans les années 1950-70, des artistes camerounais ont intégré des structures rythmiques et mélodiques </w:t>
      </w:r>
      <w:r w:rsidRPr="005D7C65">
        <w:rPr>
          <w:lang w:val="fr-FR"/>
        </w:rPr>
        <w:t>proches</w:t>
      </w:r>
      <w:r w:rsidRPr="005D7C65">
        <w:rPr>
          <w:rStyle w:val="lev"/>
          <w:rFonts w:ascii="Times New Roman" w:hAnsi="Times New Roman" w:cs="Times New Roman"/>
          <w:b w:val="0"/>
          <w:color w:val="373737"/>
          <w:sz w:val="24"/>
          <w:szCs w:val="24"/>
          <w:bdr w:val="none" w:sz="0" w:space="0" w:color="auto" w:frame="1"/>
          <w:lang w:val="fr-CM"/>
        </w:rPr>
        <w:t xml:space="preserve"> de la rumba ou du </w:t>
      </w:r>
      <w:proofErr w:type="spellStart"/>
      <w:r w:rsidRPr="005D7C65">
        <w:rPr>
          <w:rStyle w:val="lev"/>
          <w:rFonts w:ascii="Times New Roman" w:hAnsi="Times New Roman" w:cs="Times New Roman"/>
          <w:b w:val="0"/>
          <w:color w:val="373737"/>
          <w:sz w:val="24"/>
          <w:szCs w:val="24"/>
          <w:bdr w:val="none" w:sz="0" w:space="0" w:color="auto" w:frame="1"/>
          <w:lang w:val="fr-CM"/>
        </w:rPr>
        <w:t>highlife</w:t>
      </w:r>
      <w:proofErr w:type="spellEnd"/>
      <w:r w:rsidRPr="005D7C65">
        <w:rPr>
          <w:rStyle w:val="lev"/>
          <w:rFonts w:ascii="Times New Roman" w:hAnsi="Times New Roman" w:cs="Times New Roman"/>
          <w:b w:val="0"/>
          <w:color w:val="373737"/>
          <w:sz w:val="24"/>
          <w:szCs w:val="24"/>
          <w:bdr w:val="none" w:sz="0" w:space="0" w:color="auto" w:frame="1"/>
          <w:lang w:val="fr-CM"/>
        </w:rPr>
        <w:t>, rendant l’</w:t>
      </w:r>
      <w:proofErr w:type="spellStart"/>
      <w:r w:rsidRPr="005D7C65">
        <w:rPr>
          <w:rStyle w:val="lev"/>
          <w:rFonts w:ascii="Times New Roman" w:hAnsi="Times New Roman" w:cs="Times New Roman"/>
          <w:b w:val="0"/>
          <w:color w:val="373737"/>
          <w:sz w:val="24"/>
          <w:szCs w:val="24"/>
          <w:bdr w:val="none" w:sz="0" w:space="0" w:color="auto" w:frame="1"/>
          <w:lang w:val="fr-CM"/>
        </w:rPr>
        <w:t>Assiko</w:t>
      </w:r>
      <w:proofErr w:type="spellEnd"/>
      <w:r w:rsidRPr="005D7C65">
        <w:rPr>
          <w:rStyle w:val="lev"/>
          <w:rFonts w:ascii="Times New Roman" w:hAnsi="Times New Roman" w:cs="Times New Roman"/>
          <w:b w:val="0"/>
          <w:color w:val="373737"/>
          <w:sz w:val="24"/>
          <w:szCs w:val="24"/>
          <w:bdr w:val="none" w:sz="0" w:space="0" w:color="auto" w:frame="1"/>
          <w:lang w:val="fr-CM"/>
        </w:rPr>
        <w:t xml:space="preserve"> plus accessible au public africain urbain. Cela a entraîné un ralentissement du tempo, et une orchestration plus riche.</w:t>
      </w:r>
    </w:p>
    <w:p w:rsidR="004E1114" w:rsidRPr="005D7C65" w:rsidRDefault="004E1114" w:rsidP="005D7C65">
      <w:pPr>
        <w:pStyle w:val="NormalWeb"/>
        <w:shd w:val="clear" w:color="auto" w:fill="FFFFFF"/>
        <w:spacing w:before="120" w:beforeAutospacing="0" w:after="120" w:afterAutospacing="0" w:line="360" w:lineRule="auto"/>
        <w:jc w:val="both"/>
        <w:textAlignment w:val="baseline"/>
        <w:rPr>
          <w:rStyle w:val="lev"/>
          <w:color w:val="373737"/>
          <w:bdr w:val="none" w:sz="0" w:space="0" w:color="auto" w:frame="1"/>
          <w:lang w:val="fr-CM"/>
        </w:rPr>
      </w:pPr>
      <w:r w:rsidRPr="005D7C65">
        <w:rPr>
          <w:rStyle w:val="lev"/>
          <w:color w:val="373737"/>
          <w:bdr w:val="none" w:sz="0" w:space="0" w:color="auto" w:frame="1"/>
          <w:lang w:val="fr-CM"/>
        </w:rPr>
        <w:t>3. Influence de la musique pop et des musiques électroniques</w:t>
      </w:r>
    </w:p>
    <w:p w:rsidR="004E1114" w:rsidRPr="005D7C65" w:rsidRDefault="004E1114" w:rsidP="005D7C65">
      <w:pPr>
        <w:spacing w:before="120" w:after="120" w:line="360" w:lineRule="auto"/>
        <w:ind w:firstLine="567"/>
        <w:jc w:val="both"/>
        <w:rPr>
          <w:rStyle w:val="lev"/>
          <w:rFonts w:ascii="Times New Roman" w:hAnsi="Times New Roman" w:cs="Times New Roman"/>
          <w:b w:val="0"/>
          <w:color w:val="373737"/>
          <w:sz w:val="24"/>
          <w:szCs w:val="24"/>
          <w:bdr w:val="none" w:sz="0" w:space="0" w:color="auto" w:frame="1"/>
          <w:lang w:val="fr-CM"/>
        </w:rPr>
      </w:pPr>
      <w:r w:rsidRPr="005D7C65">
        <w:rPr>
          <w:rStyle w:val="lev"/>
          <w:rFonts w:ascii="Times New Roman" w:hAnsi="Times New Roman" w:cs="Times New Roman"/>
          <w:b w:val="0"/>
          <w:color w:val="373737"/>
          <w:sz w:val="24"/>
          <w:szCs w:val="24"/>
          <w:bdr w:val="none" w:sz="0" w:space="0" w:color="auto" w:frame="1"/>
          <w:lang w:val="fr-CM"/>
        </w:rPr>
        <w:t xml:space="preserve"> À partir des années </w:t>
      </w:r>
      <w:r w:rsidRPr="005D7C65">
        <w:rPr>
          <w:bCs/>
          <w:lang w:val="fr-FR"/>
        </w:rPr>
        <w:t>2000</w:t>
      </w:r>
      <w:r w:rsidRPr="005D7C65">
        <w:rPr>
          <w:rStyle w:val="lev"/>
          <w:rFonts w:ascii="Times New Roman" w:hAnsi="Times New Roman" w:cs="Times New Roman"/>
          <w:b w:val="0"/>
          <w:color w:val="373737"/>
          <w:sz w:val="24"/>
          <w:szCs w:val="24"/>
          <w:bdr w:val="none" w:sz="0" w:space="0" w:color="auto" w:frame="1"/>
          <w:lang w:val="fr-CM"/>
        </w:rPr>
        <w:t>, certains artistes ont intégré des éléments de pop, de beats numériques ou de synthétiseurs à l’</w:t>
      </w:r>
      <w:proofErr w:type="spellStart"/>
      <w:r w:rsidRPr="005D7C65">
        <w:rPr>
          <w:rStyle w:val="lev"/>
          <w:rFonts w:ascii="Times New Roman" w:hAnsi="Times New Roman" w:cs="Times New Roman"/>
          <w:b w:val="0"/>
          <w:color w:val="373737"/>
          <w:sz w:val="24"/>
          <w:szCs w:val="24"/>
          <w:bdr w:val="none" w:sz="0" w:space="0" w:color="auto" w:frame="1"/>
          <w:lang w:val="fr-CM"/>
        </w:rPr>
        <w:t>Assiko</w:t>
      </w:r>
      <w:proofErr w:type="spellEnd"/>
      <w:r w:rsidRPr="005D7C65">
        <w:rPr>
          <w:rStyle w:val="lev"/>
          <w:rFonts w:ascii="Times New Roman" w:hAnsi="Times New Roman" w:cs="Times New Roman"/>
          <w:b w:val="0"/>
          <w:color w:val="373737"/>
          <w:sz w:val="24"/>
          <w:szCs w:val="24"/>
          <w:bdr w:val="none" w:sz="0" w:space="0" w:color="auto" w:frame="1"/>
          <w:lang w:val="fr-CM"/>
        </w:rPr>
        <w:t>.  Le style traditionnel devient alors plus fusionnel et adapté à la scène urbaine ou aux festivals.</w:t>
      </w:r>
    </w:p>
    <w:p w:rsidR="00D24FD7" w:rsidRPr="005D7C65" w:rsidRDefault="00D24FD7" w:rsidP="005D7C65">
      <w:pPr>
        <w:pStyle w:val="NormalWeb"/>
        <w:shd w:val="clear" w:color="auto" w:fill="FFFFFF"/>
        <w:spacing w:before="120" w:beforeAutospacing="0" w:after="120" w:afterAutospacing="0" w:line="360" w:lineRule="auto"/>
        <w:jc w:val="both"/>
        <w:textAlignment w:val="baseline"/>
        <w:rPr>
          <w:rStyle w:val="lev"/>
          <w:color w:val="373737"/>
          <w:bdr w:val="none" w:sz="0" w:space="0" w:color="auto" w:frame="1"/>
          <w:lang w:val="fr-CM"/>
        </w:rPr>
      </w:pPr>
      <w:r w:rsidRPr="005D7C65">
        <w:rPr>
          <w:rStyle w:val="lev"/>
          <w:color w:val="373737"/>
          <w:bdr w:val="none" w:sz="0" w:space="0" w:color="auto" w:frame="1"/>
          <w:lang w:val="fr-CM"/>
        </w:rPr>
        <w:t xml:space="preserve">4. Influence du </w:t>
      </w:r>
      <w:proofErr w:type="spellStart"/>
      <w:r w:rsidRPr="005D7C65">
        <w:rPr>
          <w:rStyle w:val="lev"/>
          <w:color w:val="373737"/>
          <w:bdr w:val="none" w:sz="0" w:space="0" w:color="auto" w:frame="1"/>
          <w:lang w:val="fr-CM"/>
        </w:rPr>
        <w:t>makossa</w:t>
      </w:r>
      <w:proofErr w:type="spellEnd"/>
      <w:r w:rsidRPr="005D7C65">
        <w:rPr>
          <w:rStyle w:val="lev"/>
          <w:color w:val="373737"/>
          <w:bdr w:val="none" w:sz="0" w:space="0" w:color="auto" w:frame="1"/>
          <w:lang w:val="fr-CM"/>
        </w:rPr>
        <w:t xml:space="preserve"> (genre local mais modernisé)</w:t>
      </w:r>
    </w:p>
    <w:p w:rsidR="004E1114" w:rsidRPr="005D7C65" w:rsidRDefault="00D24FD7" w:rsidP="00AA233E">
      <w:pPr>
        <w:spacing w:after="0" w:line="360" w:lineRule="auto"/>
        <w:ind w:firstLine="567"/>
        <w:jc w:val="both"/>
        <w:rPr>
          <w:rStyle w:val="lev"/>
          <w:rFonts w:ascii="Times New Roman" w:hAnsi="Times New Roman" w:cs="Times New Roman"/>
          <w:b w:val="0"/>
          <w:color w:val="373737"/>
          <w:sz w:val="24"/>
          <w:szCs w:val="24"/>
          <w:bdr w:val="none" w:sz="0" w:space="0" w:color="auto" w:frame="1"/>
          <w:lang w:val="fr-CM"/>
        </w:rPr>
      </w:pPr>
      <w:r w:rsidRPr="005D7C65">
        <w:rPr>
          <w:rStyle w:val="lev"/>
          <w:rFonts w:ascii="Times New Roman" w:hAnsi="Times New Roman" w:cs="Times New Roman"/>
          <w:b w:val="0"/>
          <w:color w:val="373737"/>
          <w:sz w:val="24"/>
          <w:szCs w:val="24"/>
          <w:bdr w:val="none" w:sz="0" w:space="0" w:color="auto" w:frame="1"/>
          <w:lang w:val="fr-CM"/>
        </w:rPr>
        <w:t xml:space="preserve">Certains artistes ont mélangé </w:t>
      </w:r>
      <w:proofErr w:type="spellStart"/>
      <w:r w:rsidRPr="005D7C65">
        <w:rPr>
          <w:rStyle w:val="lev"/>
          <w:rFonts w:ascii="Times New Roman" w:hAnsi="Times New Roman" w:cs="Times New Roman"/>
          <w:b w:val="0"/>
          <w:color w:val="373737"/>
          <w:sz w:val="24"/>
          <w:szCs w:val="24"/>
          <w:bdr w:val="none" w:sz="0" w:space="0" w:color="auto" w:frame="1"/>
          <w:lang w:val="fr-CM"/>
        </w:rPr>
        <w:t>Makossa</w:t>
      </w:r>
      <w:proofErr w:type="spellEnd"/>
      <w:r w:rsidRPr="005D7C65">
        <w:rPr>
          <w:rStyle w:val="lev"/>
          <w:rFonts w:ascii="Times New Roman" w:hAnsi="Times New Roman" w:cs="Times New Roman"/>
          <w:b w:val="0"/>
          <w:color w:val="373737"/>
          <w:sz w:val="24"/>
          <w:szCs w:val="24"/>
          <w:bdr w:val="none" w:sz="0" w:space="0" w:color="auto" w:frame="1"/>
          <w:lang w:val="fr-CM"/>
        </w:rPr>
        <w:t xml:space="preserve"> et </w:t>
      </w:r>
      <w:proofErr w:type="spellStart"/>
      <w:r w:rsidRPr="005D7C65">
        <w:rPr>
          <w:rStyle w:val="lev"/>
          <w:rFonts w:ascii="Times New Roman" w:hAnsi="Times New Roman" w:cs="Times New Roman"/>
          <w:b w:val="0"/>
          <w:color w:val="373737"/>
          <w:sz w:val="24"/>
          <w:szCs w:val="24"/>
          <w:bdr w:val="none" w:sz="0" w:space="0" w:color="auto" w:frame="1"/>
          <w:lang w:val="fr-CM"/>
        </w:rPr>
        <w:t>Assiko</w:t>
      </w:r>
      <w:proofErr w:type="spellEnd"/>
      <w:r w:rsidRPr="005D7C65">
        <w:rPr>
          <w:rStyle w:val="lev"/>
          <w:rFonts w:ascii="Times New Roman" w:hAnsi="Times New Roman" w:cs="Times New Roman"/>
          <w:b w:val="0"/>
          <w:color w:val="373737"/>
          <w:sz w:val="24"/>
          <w:szCs w:val="24"/>
          <w:bdr w:val="none" w:sz="0" w:space="0" w:color="auto" w:frame="1"/>
          <w:lang w:val="fr-CM"/>
        </w:rPr>
        <w:t>, donnant naissance à des styles hybrides.</w:t>
      </w:r>
    </w:p>
    <w:p w:rsidR="004E1114" w:rsidRPr="005D7C65" w:rsidRDefault="00D24FD7" w:rsidP="00AA233E">
      <w:pPr>
        <w:pStyle w:val="NormalWeb"/>
        <w:shd w:val="clear" w:color="auto" w:fill="FFFFFF"/>
        <w:spacing w:before="0" w:beforeAutospacing="0" w:after="0" w:afterAutospacing="0" w:line="360" w:lineRule="auto"/>
        <w:jc w:val="both"/>
        <w:textAlignment w:val="baseline"/>
        <w:rPr>
          <w:rStyle w:val="lev"/>
          <w:b w:val="0"/>
          <w:color w:val="373737"/>
          <w:bdr w:val="none" w:sz="0" w:space="0" w:color="auto" w:frame="1"/>
          <w:lang w:val="fr-CM"/>
        </w:rPr>
      </w:pPr>
      <w:r w:rsidRPr="005D7C65">
        <w:rPr>
          <w:rStyle w:val="lev"/>
          <w:b w:val="0"/>
          <w:color w:val="373737"/>
          <w:bdr w:val="none" w:sz="0" w:space="0" w:color="auto" w:frame="1"/>
          <w:lang w:val="fr-CM"/>
        </w:rPr>
        <w:t>Source : www.afromix.org/html/musique/styles/assiko/index.en.html</w:t>
      </w:r>
    </w:p>
    <w:p w:rsidR="00F3207C" w:rsidRPr="00747C55" w:rsidRDefault="00A81BF2" w:rsidP="00C16DF8">
      <w:pPr>
        <w:pStyle w:val="Titre3"/>
        <w:rPr>
          <w:rStyle w:val="lev"/>
          <w:rFonts w:cs="Times New Roman"/>
          <w:b/>
          <w:color w:val="373737"/>
          <w:bdr w:val="none" w:sz="0" w:space="0" w:color="auto" w:frame="1"/>
          <w:lang w:val="fr-CM"/>
        </w:rPr>
      </w:pPr>
      <w:bookmarkStart w:id="70" w:name="_Toc214181621"/>
      <w:r w:rsidRPr="00747C55">
        <w:rPr>
          <w:rStyle w:val="lev"/>
          <w:rFonts w:cs="Times New Roman"/>
          <w:b/>
          <w:color w:val="373737"/>
          <w:bdr w:val="none" w:sz="0" w:space="0" w:color="auto" w:frame="1"/>
          <w:lang w:val="fr-CM"/>
        </w:rPr>
        <w:lastRenderedPageBreak/>
        <w:t>III.4. In</w:t>
      </w:r>
      <w:r w:rsidR="00F3207C" w:rsidRPr="00747C55">
        <w:rPr>
          <w:rStyle w:val="lev"/>
          <w:rFonts w:cs="Times New Roman"/>
          <w:b/>
          <w:color w:val="373737"/>
          <w:bdr w:val="none" w:sz="0" w:space="0" w:color="auto" w:frame="1"/>
          <w:lang w:val="fr-CM"/>
        </w:rPr>
        <w:t>struments de musique</w:t>
      </w:r>
      <w:bookmarkEnd w:id="70"/>
    </w:p>
    <w:p w:rsidR="00D24FD7" w:rsidRPr="005D7C65" w:rsidRDefault="00D24FD7" w:rsidP="005D7C65">
      <w:pPr>
        <w:pStyle w:val="NormalWeb"/>
        <w:shd w:val="clear" w:color="auto" w:fill="FFFFFF"/>
        <w:spacing w:before="120" w:beforeAutospacing="0" w:after="120" w:afterAutospacing="0" w:line="360" w:lineRule="auto"/>
        <w:jc w:val="both"/>
        <w:textAlignment w:val="baseline"/>
        <w:rPr>
          <w:rStyle w:val="lev"/>
          <w:color w:val="373737"/>
          <w:bdr w:val="none" w:sz="0" w:space="0" w:color="auto" w:frame="1"/>
          <w:lang w:val="fr-CM"/>
        </w:rPr>
      </w:pPr>
      <w:r w:rsidRPr="005D7C65">
        <w:rPr>
          <w:rStyle w:val="lev"/>
          <w:color w:val="373737"/>
          <w:bdr w:val="none" w:sz="0" w:space="0" w:color="auto" w:frame="1"/>
          <w:lang w:val="fr-CM"/>
        </w:rPr>
        <w:t xml:space="preserve">1. Guitare acoustique  </w:t>
      </w:r>
    </w:p>
    <w:p w:rsidR="00D24FD7" w:rsidRPr="005D7C65"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5D7C65">
        <w:rPr>
          <w:rStyle w:val="lev"/>
          <w:b w:val="0"/>
          <w:color w:val="373737"/>
          <w:bdr w:val="none" w:sz="0" w:space="0" w:color="auto" w:frame="1"/>
          <w:lang w:val="fr-CM"/>
        </w:rPr>
        <w:t>Instrument principal de l’</w:t>
      </w:r>
      <w:proofErr w:type="spellStart"/>
      <w:r w:rsidRPr="005D7C65">
        <w:rPr>
          <w:rStyle w:val="lev"/>
          <w:b w:val="0"/>
          <w:color w:val="373737"/>
          <w:bdr w:val="none" w:sz="0" w:space="0" w:color="auto" w:frame="1"/>
          <w:lang w:val="fr-CM"/>
        </w:rPr>
        <w:t>Assiko</w:t>
      </w:r>
      <w:proofErr w:type="spellEnd"/>
      <w:r w:rsidRPr="005D7C65">
        <w:rPr>
          <w:rStyle w:val="lev"/>
          <w:b w:val="0"/>
          <w:color w:val="373737"/>
          <w:bdr w:val="none" w:sz="0" w:space="0" w:color="auto" w:frame="1"/>
          <w:lang w:val="fr-CM"/>
        </w:rPr>
        <w:t xml:space="preserve">.  </w:t>
      </w:r>
    </w:p>
    <w:p w:rsidR="00D24FD7" w:rsidRPr="005D7C65"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5D7C65">
        <w:rPr>
          <w:rStyle w:val="lev"/>
          <w:b w:val="0"/>
          <w:color w:val="373737"/>
          <w:bdr w:val="none" w:sz="0" w:space="0" w:color="auto" w:frame="1"/>
          <w:lang w:val="fr-CM"/>
        </w:rPr>
        <w:t xml:space="preserve">Jouée en </w:t>
      </w:r>
      <w:proofErr w:type="spellStart"/>
      <w:r w:rsidRPr="005D7C65">
        <w:rPr>
          <w:rStyle w:val="lev"/>
          <w:b w:val="0"/>
          <w:color w:val="373737"/>
          <w:bdr w:val="none" w:sz="0" w:space="0" w:color="auto" w:frame="1"/>
          <w:lang w:val="fr-CM"/>
        </w:rPr>
        <w:t>fingerpicking</w:t>
      </w:r>
      <w:proofErr w:type="spellEnd"/>
      <w:r w:rsidRPr="005D7C65">
        <w:rPr>
          <w:rStyle w:val="lev"/>
          <w:b w:val="0"/>
          <w:color w:val="373737"/>
          <w:bdr w:val="none" w:sz="0" w:space="0" w:color="auto" w:frame="1"/>
          <w:lang w:val="fr-CM"/>
        </w:rPr>
        <w:t xml:space="preserve"> rapide, elle remplace souvent les instruments mélodiques traditionnels.  </w:t>
      </w:r>
    </w:p>
    <w:p w:rsidR="00D24FD7" w:rsidRPr="005D7C65"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5D7C65">
        <w:rPr>
          <w:rStyle w:val="lev"/>
          <w:b w:val="0"/>
          <w:color w:val="373737"/>
          <w:bdr w:val="none" w:sz="0" w:space="0" w:color="auto" w:frame="1"/>
          <w:lang w:val="fr-CM"/>
        </w:rPr>
        <w:t xml:space="preserve">Elle assure à la fois la mélodie et le rythme.  </w:t>
      </w:r>
    </w:p>
    <w:p w:rsidR="00D24FD7" w:rsidRPr="006E2342"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5D7C65">
        <w:rPr>
          <w:rStyle w:val="lev"/>
          <w:b w:val="0"/>
          <w:color w:val="373737"/>
          <w:bdr w:val="none" w:sz="0" w:space="0" w:color="auto" w:frame="1"/>
          <w:lang w:val="fr-CM"/>
        </w:rPr>
        <w:t>Le jeu est influencé par le blu</w:t>
      </w:r>
      <w:r w:rsidRPr="006E2342">
        <w:rPr>
          <w:rStyle w:val="lev"/>
          <w:b w:val="0"/>
          <w:color w:val="373737"/>
          <w:bdr w:val="none" w:sz="0" w:space="0" w:color="auto" w:frame="1"/>
          <w:lang w:val="fr-CM"/>
        </w:rPr>
        <w:t xml:space="preserve">es et le </w:t>
      </w:r>
      <w:proofErr w:type="spellStart"/>
      <w:r w:rsidRPr="006E2342">
        <w:rPr>
          <w:rStyle w:val="lev"/>
          <w:b w:val="0"/>
          <w:color w:val="373737"/>
          <w:bdr w:val="none" w:sz="0" w:space="0" w:color="auto" w:frame="1"/>
          <w:lang w:val="fr-CM"/>
        </w:rPr>
        <w:t>highlife</w:t>
      </w:r>
      <w:proofErr w:type="spellEnd"/>
      <w:r w:rsidRPr="006E2342">
        <w:rPr>
          <w:rStyle w:val="lev"/>
          <w:b w:val="0"/>
          <w:color w:val="373737"/>
          <w:bdr w:val="none" w:sz="0" w:space="0" w:color="auto" w:frame="1"/>
          <w:lang w:val="fr-CM"/>
        </w:rPr>
        <w:t>.</w:t>
      </w:r>
    </w:p>
    <w:p w:rsidR="00D24FD7" w:rsidRPr="00D24FD7" w:rsidRDefault="00D24FD7" w:rsidP="00D24FD7">
      <w:pPr>
        <w:pStyle w:val="NormalWeb"/>
        <w:shd w:val="clear" w:color="auto" w:fill="FFFFFF"/>
        <w:spacing w:before="120" w:after="120" w:line="360" w:lineRule="auto"/>
        <w:jc w:val="both"/>
        <w:textAlignment w:val="baseline"/>
        <w:rPr>
          <w:rStyle w:val="lev"/>
          <w:color w:val="373737"/>
          <w:bdr w:val="none" w:sz="0" w:space="0" w:color="auto" w:frame="1"/>
          <w:lang w:val="fr-CM"/>
        </w:rPr>
      </w:pPr>
      <w:r w:rsidRPr="00D24FD7">
        <w:rPr>
          <w:rStyle w:val="lev"/>
          <w:color w:val="373737"/>
          <w:bdr w:val="none" w:sz="0" w:space="0" w:color="auto" w:frame="1"/>
          <w:lang w:val="fr-CM"/>
        </w:rPr>
        <w:t xml:space="preserve">2. Boîte métallique (tambour improvisé)  </w:t>
      </w:r>
    </w:p>
    <w:p w:rsidR="00D24FD7" w:rsidRPr="006E2342"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6E2342">
        <w:rPr>
          <w:rStyle w:val="lev"/>
          <w:b w:val="0"/>
          <w:color w:val="373737"/>
          <w:bdr w:val="none" w:sz="0" w:space="0" w:color="auto" w:frame="1"/>
          <w:lang w:val="fr-CM"/>
        </w:rPr>
        <w:t xml:space="preserve">C’est une boîte en fer (souvent une vieille boîte d’huile) sur laquelle on tape avec un couteau ou une baguette.  </w:t>
      </w:r>
    </w:p>
    <w:p w:rsidR="00D24FD7" w:rsidRPr="006E2342"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6E2342">
        <w:rPr>
          <w:rStyle w:val="lev"/>
          <w:b w:val="0"/>
          <w:color w:val="373737"/>
          <w:bdr w:val="none" w:sz="0" w:space="0" w:color="auto" w:frame="1"/>
          <w:lang w:val="fr-CM"/>
        </w:rPr>
        <w:t xml:space="preserve">Elle remplace les percussions traditionnelles et produit un son métallique sec et rythmé.  </w:t>
      </w:r>
    </w:p>
    <w:p w:rsidR="00D24FD7" w:rsidRPr="006E2342"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6E2342">
        <w:rPr>
          <w:rStyle w:val="lev"/>
          <w:b w:val="0"/>
          <w:color w:val="373737"/>
          <w:bdr w:val="none" w:sz="0" w:space="0" w:color="auto" w:frame="1"/>
          <w:lang w:val="fr-CM"/>
        </w:rPr>
        <w:t>Elle donne la pulsation rapide et typique de l’</w:t>
      </w:r>
      <w:proofErr w:type="spellStart"/>
      <w:r w:rsidRPr="006E2342">
        <w:rPr>
          <w:rStyle w:val="lev"/>
          <w:b w:val="0"/>
          <w:color w:val="373737"/>
          <w:bdr w:val="none" w:sz="0" w:space="0" w:color="auto" w:frame="1"/>
          <w:lang w:val="fr-CM"/>
        </w:rPr>
        <w:t>Assiko</w:t>
      </w:r>
      <w:proofErr w:type="spellEnd"/>
      <w:r w:rsidRPr="006E2342">
        <w:rPr>
          <w:rStyle w:val="lev"/>
          <w:b w:val="0"/>
          <w:color w:val="373737"/>
          <w:bdr w:val="none" w:sz="0" w:space="0" w:color="auto" w:frame="1"/>
          <w:lang w:val="fr-CM"/>
        </w:rPr>
        <w:t>.</w:t>
      </w:r>
    </w:p>
    <w:p w:rsidR="00D24FD7" w:rsidRPr="00D24FD7" w:rsidRDefault="006E2342" w:rsidP="005D7C65">
      <w:pPr>
        <w:pStyle w:val="NormalWeb"/>
        <w:shd w:val="clear" w:color="auto" w:fill="FFFFFF"/>
        <w:spacing w:before="120" w:after="120" w:line="360" w:lineRule="auto"/>
        <w:jc w:val="both"/>
        <w:textAlignment w:val="baseline"/>
        <w:rPr>
          <w:rStyle w:val="lev"/>
          <w:color w:val="373737"/>
          <w:bdr w:val="none" w:sz="0" w:space="0" w:color="auto" w:frame="1"/>
          <w:lang w:val="fr-CM"/>
        </w:rPr>
      </w:pPr>
      <w:r>
        <w:rPr>
          <w:rStyle w:val="lev"/>
          <w:color w:val="373737"/>
          <w:bdr w:val="none" w:sz="0" w:space="0" w:color="auto" w:frame="1"/>
          <w:lang w:val="fr-CM"/>
        </w:rPr>
        <w:t>3</w:t>
      </w:r>
      <w:r w:rsidR="00D24FD7" w:rsidRPr="00D24FD7">
        <w:rPr>
          <w:rStyle w:val="lev"/>
          <w:color w:val="373737"/>
          <w:bdr w:val="none" w:sz="0" w:space="0" w:color="auto" w:frame="1"/>
          <w:lang w:val="fr-CM"/>
        </w:rPr>
        <w:t xml:space="preserve">. Accessoires (parfois ajoutés dans les versions modernes) :  </w:t>
      </w:r>
    </w:p>
    <w:p w:rsidR="00D24FD7" w:rsidRPr="006E2342"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6E2342">
        <w:rPr>
          <w:rStyle w:val="lev"/>
          <w:b w:val="0"/>
          <w:color w:val="373737"/>
          <w:bdr w:val="none" w:sz="0" w:space="0" w:color="auto" w:frame="1"/>
          <w:lang w:val="fr-CM"/>
        </w:rPr>
        <w:t xml:space="preserve">Maracas, shakers, voire batterie légère ou basse dans les versions modernes.  </w:t>
      </w:r>
    </w:p>
    <w:p w:rsidR="00D24FD7" w:rsidRDefault="00D24FD7" w:rsidP="005D7C65">
      <w:pPr>
        <w:pStyle w:val="NormalWeb"/>
        <w:numPr>
          <w:ilvl w:val="0"/>
          <w:numId w:val="34"/>
        </w:numPr>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sidRPr="006E2342">
        <w:rPr>
          <w:rStyle w:val="lev"/>
          <w:b w:val="0"/>
          <w:color w:val="373737"/>
          <w:bdr w:val="none" w:sz="0" w:space="0" w:color="auto" w:frame="1"/>
          <w:lang w:val="fr-CM"/>
        </w:rPr>
        <w:t>Utilisés pour enrichir le rythme sans dénaturer la structure acoustique de base.</w:t>
      </w:r>
    </w:p>
    <w:p w:rsidR="006E2342" w:rsidRPr="006E2342" w:rsidRDefault="006E2342" w:rsidP="006E2342">
      <w:pPr>
        <w:pStyle w:val="NormalWeb"/>
        <w:shd w:val="clear" w:color="auto" w:fill="FFFFFF"/>
        <w:spacing w:before="120" w:beforeAutospacing="0" w:after="120" w:afterAutospacing="0" w:line="360" w:lineRule="auto"/>
        <w:jc w:val="both"/>
        <w:textAlignment w:val="baseline"/>
        <w:rPr>
          <w:rStyle w:val="lev"/>
          <w:b w:val="0"/>
          <w:color w:val="373737"/>
          <w:bdr w:val="none" w:sz="0" w:space="0" w:color="auto" w:frame="1"/>
          <w:lang w:val="fr-CM"/>
        </w:rPr>
      </w:pPr>
      <w:r>
        <w:rPr>
          <w:rStyle w:val="lev"/>
          <w:b w:val="0"/>
          <w:color w:val="373737"/>
          <w:bdr w:val="none" w:sz="0" w:space="0" w:color="auto" w:frame="1"/>
          <w:lang w:val="fr-CM"/>
        </w:rPr>
        <w:t>Source </w:t>
      </w:r>
      <w:r w:rsidR="005D7C65">
        <w:rPr>
          <w:rStyle w:val="lev"/>
          <w:b w:val="0"/>
          <w:color w:val="373737"/>
          <w:bdr w:val="none" w:sz="0" w:space="0" w:color="auto" w:frame="1"/>
          <w:lang w:val="fr-CM"/>
        </w:rPr>
        <w:t xml:space="preserve">: </w:t>
      </w:r>
      <w:r w:rsidR="005D7C65" w:rsidRPr="006E2342">
        <w:rPr>
          <w:rStyle w:val="lev"/>
          <w:b w:val="0"/>
          <w:color w:val="373737"/>
          <w:bdr w:val="none" w:sz="0" w:space="0" w:color="auto" w:frame="1"/>
          <w:lang w:val="fr-CM"/>
        </w:rPr>
        <w:t>Culture</w:t>
      </w:r>
      <w:r w:rsidRPr="006E2342">
        <w:rPr>
          <w:rStyle w:val="lev"/>
          <w:b w:val="0"/>
          <w:color w:val="373737"/>
          <w:bdr w:val="none" w:sz="0" w:space="0" w:color="auto" w:frame="1"/>
          <w:lang w:val="fr-CM"/>
        </w:rPr>
        <w:t xml:space="preserve"> et modernité au Cameroun : l</w:t>
      </w:r>
      <w:r>
        <w:rPr>
          <w:rStyle w:val="lev"/>
          <w:b w:val="0"/>
          <w:color w:val="373737"/>
          <w:bdr w:val="none" w:sz="0" w:space="0" w:color="auto" w:frame="1"/>
          <w:lang w:val="fr-CM"/>
        </w:rPr>
        <w:t xml:space="preserve">e cas du </w:t>
      </w:r>
      <w:proofErr w:type="spellStart"/>
      <w:r>
        <w:rPr>
          <w:rStyle w:val="lev"/>
          <w:b w:val="0"/>
          <w:color w:val="373737"/>
          <w:bdr w:val="none" w:sz="0" w:space="0" w:color="auto" w:frame="1"/>
          <w:lang w:val="fr-CM"/>
        </w:rPr>
        <w:t>bikutsi</w:t>
      </w:r>
      <w:proofErr w:type="spellEnd"/>
      <w:r>
        <w:rPr>
          <w:rStyle w:val="lev"/>
          <w:b w:val="0"/>
          <w:color w:val="373737"/>
          <w:bdr w:val="none" w:sz="0" w:space="0" w:color="auto" w:frame="1"/>
          <w:lang w:val="fr-CM"/>
        </w:rPr>
        <w:t xml:space="preserve"> et de l’</w:t>
      </w:r>
      <w:proofErr w:type="spellStart"/>
      <w:r>
        <w:rPr>
          <w:rStyle w:val="lev"/>
          <w:b w:val="0"/>
          <w:color w:val="373737"/>
          <w:bdr w:val="none" w:sz="0" w:space="0" w:color="auto" w:frame="1"/>
          <w:lang w:val="fr-CM"/>
        </w:rPr>
        <w:t>assiko</w:t>
      </w:r>
      <w:proofErr w:type="spellEnd"/>
      <w:r>
        <w:rPr>
          <w:rStyle w:val="lev"/>
          <w:b w:val="0"/>
          <w:color w:val="373737"/>
          <w:bdr w:val="none" w:sz="0" w:space="0" w:color="auto" w:frame="1"/>
          <w:lang w:val="fr-CM"/>
        </w:rPr>
        <w:t xml:space="preserve">, de </w:t>
      </w:r>
      <w:proofErr w:type="spellStart"/>
      <w:r w:rsidRPr="006E2342">
        <w:rPr>
          <w:rStyle w:val="lev"/>
          <w:b w:val="0"/>
          <w:color w:val="373737"/>
          <w:bdr w:val="none" w:sz="0" w:space="0" w:color="auto" w:frame="1"/>
          <w:lang w:val="fr-CM"/>
        </w:rPr>
        <w:t>Eyono</w:t>
      </w:r>
      <w:proofErr w:type="spellEnd"/>
      <w:r w:rsidRPr="006E2342">
        <w:rPr>
          <w:rStyle w:val="lev"/>
          <w:b w:val="0"/>
          <w:color w:val="373737"/>
          <w:bdr w:val="none" w:sz="0" w:space="0" w:color="auto" w:frame="1"/>
          <w:lang w:val="fr-CM"/>
        </w:rPr>
        <w:t xml:space="preserve"> </w:t>
      </w:r>
      <w:proofErr w:type="spellStart"/>
      <w:r w:rsidRPr="006E2342">
        <w:rPr>
          <w:rStyle w:val="lev"/>
          <w:b w:val="0"/>
          <w:color w:val="373737"/>
          <w:bdr w:val="none" w:sz="0" w:space="0" w:color="auto" w:frame="1"/>
          <w:lang w:val="fr-CM"/>
        </w:rPr>
        <w:t>Obono</w:t>
      </w:r>
      <w:proofErr w:type="spellEnd"/>
      <w:r w:rsidRPr="006E2342">
        <w:rPr>
          <w:rStyle w:val="lev"/>
          <w:b w:val="0"/>
          <w:color w:val="373737"/>
          <w:bdr w:val="none" w:sz="0" w:space="0" w:color="auto" w:frame="1"/>
          <w:lang w:val="fr-CM"/>
        </w:rPr>
        <w:t>, Dieudonné (2000).</w:t>
      </w:r>
    </w:p>
    <w:p w:rsidR="006470D3" w:rsidRPr="00CA1ACD" w:rsidRDefault="006470D3" w:rsidP="00AA233E">
      <w:pPr>
        <w:rPr>
          <w:lang w:val="fr-FR"/>
        </w:rPr>
      </w:pPr>
    </w:p>
    <w:p w:rsidR="006470D3" w:rsidRPr="00CA1ACD" w:rsidRDefault="006470D3" w:rsidP="00AA233E">
      <w:pPr>
        <w:rPr>
          <w:lang w:val="fr-FR"/>
        </w:rPr>
      </w:pPr>
    </w:p>
    <w:p w:rsidR="006470D3" w:rsidRPr="00CA1ACD" w:rsidRDefault="006470D3" w:rsidP="00AA233E">
      <w:pPr>
        <w:rPr>
          <w:lang w:val="fr-FR"/>
        </w:rPr>
      </w:pPr>
    </w:p>
    <w:p w:rsidR="006470D3" w:rsidRPr="00CA1ACD" w:rsidRDefault="006470D3" w:rsidP="00AA233E">
      <w:pPr>
        <w:rPr>
          <w:lang w:val="fr-FR"/>
        </w:rPr>
      </w:pPr>
    </w:p>
    <w:p w:rsidR="006470D3" w:rsidRPr="00CA1ACD" w:rsidRDefault="006470D3" w:rsidP="00AA233E">
      <w:pPr>
        <w:rPr>
          <w:lang w:val="fr-FR"/>
        </w:rPr>
      </w:pPr>
    </w:p>
    <w:p w:rsidR="006470D3" w:rsidRPr="00CA1ACD" w:rsidRDefault="006470D3" w:rsidP="00AA233E">
      <w:pPr>
        <w:rPr>
          <w:lang w:val="fr-FR"/>
        </w:rPr>
      </w:pPr>
    </w:p>
    <w:p w:rsidR="00DA2206" w:rsidRPr="0070539C" w:rsidRDefault="00A81BF2" w:rsidP="00C16DF8">
      <w:pPr>
        <w:pStyle w:val="Titre3"/>
        <w:rPr>
          <w:rStyle w:val="lev"/>
          <w:b/>
          <w:bCs w:val="0"/>
          <w:lang w:val="fr-CM"/>
        </w:rPr>
      </w:pPr>
      <w:bookmarkStart w:id="71" w:name="_Toc214181622"/>
      <w:r w:rsidRPr="0070539C">
        <w:rPr>
          <w:rStyle w:val="lev"/>
          <w:b/>
          <w:bCs w:val="0"/>
          <w:lang w:val="fr-CM"/>
        </w:rPr>
        <w:lastRenderedPageBreak/>
        <w:t>III.5</w:t>
      </w:r>
      <w:r w:rsidR="00C16DF8" w:rsidRPr="0070539C">
        <w:rPr>
          <w:rStyle w:val="lev"/>
          <w:b/>
          <w:bCs w:val="0"/>
          <w:lang w:val="fr-CM"/>
        </w:rPr>
        <w:t>. Figures</w:t>
      </w:r>
      <w:r w:rsidR="00DA2206" w:rsidRPr="0070539C">
        <w:rPr>
          <w:rStyle w:val="lev"/>
          <w:b/>
          <w:bCs w:val="0"/>
          <w:lang w:val="fr-CM"/>
        </w:rPr>
        <w:t xml:space="preserve"> proue</w:t>
      </w:r>
      <w:bookmarkEnd w:id="71"/>
    </w:p>
    <w:p w:rsidR="00361DB9" w:rsidRDefault="003453C7" w:rsidP="00361DB9">
      <w:pPr>
        <w:pStyle w:val="NormalWeb"/>
        <w:numPr>
          <w:ilvl w:val="0"/>
          <w:numId w:val="14"/>
        </w:numPr>
        <w:shd w:val="clear" w:color="auto" w:fill="FFFFFF"/>
        <w:spacing w:before="120" w:beforeAutospacing="0" w:after="120" w:afterAutospacing="0" w:line="360" w:lineRule="auto"/>
        <w:jc w:val="both"/>
        <w:textAlignment w:val="baseline"/>
        <w:rPr>
          <w:b/>
          <w:noProof/>
          <w:spacing w:val="-2"/>
          <w:lang w:val="fr-CM"/>
        </w:rPr>
      </w:pPr>
      <w:r w:rsidRPr="00A81BF2">
        <w:rPr>
          <w:b/>
          <w:noProof/>
          <w:spacing w:val="-2"/>
          <w:lang w:val="fr-CM"/>
        </w:rPr>
        <w:t>Jean BIKOKO Alain</w:t>
      </w:r>
    </w:p>
    <w:p w:rsidR="00124D94" w:rsidRDefault="00BA1CBC" w:rsidP="00AA233E">
      <w:pPr>
        <w:spacing w:before="120" w:after="120" w:line="360" w:lineRule="auto"/>
        <w:jc w:val="both"/>
        <w:rPr>
          <w:rFonts w:ascii="Times New Roman" w:hAnsi="Times New Roman" w:cs="Times New Roman"/>
          <w:b/>
          <w:sz w:val="24"/>
          <w:szCs w:val="24"/>
          <w:lang w:val="fr-FR"/>
        </w:rPr>
      </w:pPr>
      <w:r w:rsidRPr="00BA1CBC">
        <w:rPr>
          <w:rFonts w:ascii="Times New Roman" w:hAnsi="Times New Roman" w:cs="Times New Roman"/>
          <w:b/>
          <w:sz w:val="24"/>
          <w:szCs w:val="24"/>
          <w:lang w:val="fr-FR"/>
        </w:rPr>
        <w:t>BIOGRAPHIE</w:t>
      </w:r>
    </w:p>
    <w:p w:rsidR="006470D3" w:rsidRPr="00137669" w:rsidRDefault="00137669" w:rsidP="00137669">
      <w:pPr>
        <w:pStyle w:val="Lgende"/>
        <w:rPr>
          <w:rFonts w:ascii="Times New Roman" w:hAnsi="Times New Roman" w:cs="Times New Roman"/>
          <w:b/>
          <w:i w:val="0"/>
          <w:color w:val="000000" w:themeColor="text1"/>
          <w:sz w:val="24"/>
          <w:szCs w:val="24"/>
          <w:lang w:val="fr-FR"/>
        </w:rPr>
      </w:pPr>
      <w:bookmarkStart w:id="72" w:name="_Toc214178384"/>
      <w:bookmarkStart w:id="73" w:name="_Toc214178421"/>
      <w:r w:rsidRPr="00CA1ACD">
        <w:rPr>
          <w:rFonts w:ascii="Times New Roman" w:hAnsi="Times New Roman" w:cs="Times New Roman"/>
          <w:b/>
          <w:i w:val="0"/>
          <w:color w:val="000000" w:themeColor="text1"/>
          <w:sz w:val="24"/>
          <w:szCs w:val="24"/>
          <w:lang w:val="fr-FR"/>
        </w:rPr>
        <w:t xml:space="preserve">Figure </w:t>
      </w:r>
      <w:r w:rsidRPr="00137669">
        <w:rPr>
          <w:rFonts w:ascii="Times New Roman" w:hAnsi="Times New Roman" w:cs="Times New Roman"/>
          <w:b/>
          <w:i w:val="0"/>
          <w:color w:val="000000" w:themeColor="text1"/>
          <w:sz w:val="24"/>
          <w:szCs w:val="24"/>
        </w:rPr>
        <w:fldChar w:fldCharType="begin"/>
      </w:r>
      <w:r w:rsidRPr="00CA1ACD">
        <w:rPr>
          <w:rFonts w:ascii="Times New Roman" w:hAnsi="Times New Roman" w:cs="Times New Roman"/>
          <w:b/>
          <w:i w:val="0"/>
          <w:color w:val="000000" w:themeColor="text1"/>
          <w:sz w:val="24"/>
          <w:szCs w:val="24"/>
          <w:lang w:val="fr-FR"/>
        </w:rPr>
        <w:instrText xml:space="preserve"> SEQ Figure \* ARABIC </w:instrText>
      </w:r>
      <w:r w:rsidRPr="00137669">
        <w:rPr>
          <w:rFonts w:ascii="Times New Roman" w:hAnsi="Times New Roman" w:cs="Times New Roman"/>
          <w:b/>
          <w:i w:val="0"/>
          <w:color w:val="000000" w:themeColor="text1"/>
          <w:sz w:val="24"/>
          <w:szCs w:val="24"/>
        </w:rPr>
        <w:fldChar w:fldCharType="separate"/>
      </w:r>
      <w:r w:rsidR="00AF5259" w:rsidRPr="00CA1ACD">
        <w:rPr>
          <w:rFonts w:ascii="Times New Roman" w:hAnsi="Times New Roman" w:cs="Times New Roman"/>
          <w:b/>
          <w:i w:val="0"/>
          <w:noProof/>
          <w:color w:val="000000" w:themeColor="text1"/>
          <w:sz w:val="24"/>
          <w:szCs w:val="24"/>
          <w:lang w:val="fr-FR"/>
        </w:rPr>
        <w:t>3</w:t>
      </w:r>
      <w:r w:rsidRPr="00137669">
        <w:rPr>
          <w:rFonts w:ascii="Times New Roman" w:hAnsi="Times New Roman" w:cs="Times New Roman"/>
          <w:b/>
          <w:i w:val="0"/>
          <w:color w:val="000000" w:themeColor="text1"/>
          <w:sz w:val="24"/>
          <w:szCs w:val="24"/>
        </w:rPr>
        <w:fldChar w:fldCharType="end"/>
      </w:r>
      <w:r w:rsidR="006470D3" w:rsidRPr="00137669">
        <w:rPr>
          <w:rFonts w:ascii="Times New Roman" w:hAnsi="Times New Roman" w:cs="Times New Roman"/>
          <w:b/>
          <w:i w:val="0"/>
          <w:color w:val="000000" w:themeColor="text1"/>
          <w:sz w:val="24"/>
          <w:szCs w:val="24"/>
          <w:lang w:val="fr-FR"/>
        </w:rPr>
        <w:t xml:space="preserve">: </w:t>
      </w:r>
      <w:r w:rsidR="00AA233E" w:rsidRPr="00137669">
        <w:rPr>
          <w:rFonts w:ascii="Times New Roman" w:hAnsi="Times New Roman" w:cs="Times New Roman"/>
          <w:i w:val="0"/>
          <w:color w:val="000000" w:themeColor="text1"/>
          <w:sz w:val="24"/>
          <w:szCs w:val="24"/>
          <w:lang w:val="fr-FR"/>
        </w:rPr>
        <w:t>P</w:t>
      </w:r>
      <w:r w:rsidR="006470D3" w:rsidRPr="00137669">
        <w:rPr>
          <w:rFonts w:ascii="Times New Roman" w:hAnsi="Times New Roman" w:cs="Times New Roman"/>
          <w:i w:val="0"/>
          <w:color w:val="000000" w:themeColor="text1"/>
          <w:sz w:val="24"/>
          <w:szCs w:val="24"/>
          <w:lang w:val="fr-FR"/>
        </w:rPr>
        <w:t xml:space="preserve">hoto de Jean </w:t>
      </w:r>
      <w:proofErr w:type="spellStart"/>
      <w:r w:rsidR="006470D3" w:rsidRPr="00137669">
        <w:rPr>
          <w:rFonts w:ascii="Times New Roman" w:hAnsi="Times New Roman" w:cs="Times New Roman"/>
          <w:i w:val="0"/>
          <w:color w:val="000000" w:themeColor="text1"/>
          <w:sz w:val="24"/>
          <w:szCs w:val="24"/>
          <w:lang w:val="fr-FR"/>
        </w:rPr>
        <w:t>Bikoko</w:t>
      </w:r>
      <w:proofErr w:type="spellEnd"/>
      <w:r w:rsidR="006470D3" w:rsidRPr="00137669">
        <w:rPr>
          <w:rFonts w:ascii="Times New Roman" w:hAnsi="Times New Roman" w:cs="Times New Roman"/>
          <w:i w:val="0"/>
          <w:color w:val="000000" w:themeColor="text1"/>
          <w:sz w:val="24"/>
          <w:szCs w:val="24"/>
          <w:lang w:val="fr-FR"/>
        </w:rPr>
        <w:t xml:space="preserve"> Aladin</w:t>
      </w:r>
      <w:bookmarkEnd w:id="72"/>
      <w:bookmarkEnd w:id="73"/>
    </w:p>
    <w:p w:rsidR="00124D94" w:rsidRDefault="00361DB9" w:rsidP="00AA233E">
      <w:pPr>
        <w:spacing w:before="120" w:after="120" w:line="360" w:lineRule="auto"/>
        <w:ind w:firstLine="567"/>
        <w:jc w:val="center"/>
        <w:rPr>
          <w:rFonts w:ascii="Times New Roman" w:hAnsi="Times New Roman" w:cs="Times New Roman"/>
          <w:sz w:val="24"/>
          <w:szCs w:val="24"/>
          <w:lang w:val="fr-FR"/>
        </w:rPr>
      </w:pPr>
      <w:r w:rsidRPr="00361DB9">
        <w:rPr>
          <w:rFonts w:ascii="Times New Roman" w:hAnsi="Times New Roman" w:cs="Times New Roman"/>
          <w:noProof/>
          <w:sz w:val="24"/>
          <w:szCs w:val="24"/>
          <w:lang w:val="fr-FR" w:eastAsia="fr-FR"/>
        </w:rPr>
        <w:drawing>
          <wp:inline distT="0" distB="0" distL="0" distR="0">
            <wp:extent cx="4494836" cy="3071004"/>
            <wp:effectExtent l="0" t="0" r="1270" b="0"/>
            <wp:docPr id="20" name="Image 20" descr="Jean Bikoko Aladin: King of Assiko | KoToNTe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an Bikoko Aladin: King of Assiko | KoToNTeeJ"/>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16832" cy="3086033"/>
                    </a:xfrm>
                    <a:prstGeom prst="rect">
                      <a:avLst/>
                    </a:prstGeom>
                    <a:noFill/>
                    <a:ln>
                      <a:noFill/>
                    </a:ln>
                  </pic:spPr>
                </pic:pic>
              </a:graphicData>
            </a:graphic>
          </wp:inline>
        </w:drawing>
      </w:r>
    </w:p>
    <w:p w:rsidR="00D972AB" w:rsidRPr="009F62EF" w:rsidRDefault="00E015CE" w:rsidP="009F62EF">
      <w:pPr>
        <w:spacing w:before="120" w:after="120" w:line="360" w:lineRule="auto"/>
        <w:ind w:firstLine="567"/>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Née en 1939 à </w:t>
      </w:r>
      <w:proofErr w:type="spellStart"/>
      <w:r>
        <w:rPr>
          <w:rFonts w:ascii="Times New Roman" w:hAnsi="Times New Roman" w:cs="Times New Roman"/>
          <w:sz w:val="24"/>
          <w:szCs w:val="24"/>
          <w:lang w:val="fr-FR"/>
        </w:rPr>
        <w:t>ézéka</w:t>
      </w:r>
      <w:proofErr w:type="spellEnd"/>
      <w:r>
        <w:rPr>
          <w:rFonts w:ascii="Times New Roman" w:hAnsi="Times New Roman" w:cs="Times New Roman"/>
          <w:sz w:val="24"/>
          <w:szCs w:val="24"/>
          <w:lang w:val="fr-FR"/>
        </w:rPr>
        <w:t xml:space="preserve"> au Cameroun, contraint d’interrompe ses études très tôt faute de moyens, il décide de se lancer dans la musique plus précisément dans l’</w:t>
      </w:r>
      <w:proofErr w:type="spellStart"/>
      <w:r w:rsidR="004648A3">
        <w:rPr>
          <w:rFonts w:ascii="Times New Roman" w:hAnsi="Times New Roman" w:cs="Times New Roman"/>
          <w:sz w:val="24"/>
          <w:szCs w:val="24"/>
          <w:lang w:val="fr-FR"/>
        </w:rPr>
        <w:t>assiko</w:t>
      </w:r>
      <w:proofErr w:type="spellEnd"/>
      <w:r w:rsidR="004648A3">
        <w:rPr>
          <w:rFonts w:ascii="Times New Roman" w:hAnsi="Times New Roman" w:cs="Times New Roman"/>
          <w:sz w:val="24"/>
          <w:szCs w:val="24"/>
          <w:lang w:val="fr-FR"/>
        </w:rPr>
        <w:t>.</w:t>
      </w:r>
      <w:r w:rsidR="004648A3" w:rsidRPr="004648A3">
        <w:rPr>
          <w:lang w:val="fr-CM"/>
        </w:rPr>
        <w:t xml:space="preserve"> </w:t>
      </w:r>
      <w:r w:rsidR="004648A3" w:rsidRPr="004648A3">
        <w:rPr>
          <w:rFonts w:ascii="Times New Roman" w:hAnsi="Times New Roman" w:cs="Times New Roman"/>
          <w:sz w:val="24"/>
          <w:szCs w:val="24"/>
          <w:lang w:val="fr-FR"/>
        </w:rPr>
        <w:t xml:space="preserve">En 1958, Jean </w:t>
      </w:r>
      <w:proofErr w:type="spellStart"/>
      <w:r w:rsidR="004648A3" w:rsidRPr="004648A3">
        <w:rPr>
          <w:rFonts w:ascii="Times New Roman" w:hAnsi="Times New Roman" w:cs="Times New Roman"/>
          <w:sz w:val="24"/>
          <w:szCs w:val="24"/>
          <w:lang w:val="fr-FR"/>
        </w:rPr>
        <w:t>Biko</w:t>
      </w:r>
      <w:r w:rsidR="004648A3">
        <w:rPr>
          <w:rFonts w:ascii="Times New Roman" w:hAnsi="Times New Roman" w:cs="Times New Roman"/>
          <w:sz w:val="24"/>
          <w:szCs w:val="24"/>
          <w:lang w:val="fr-FR"/>
        </w:rPr>
        <w:t>ko</w:t>
      </w:r>
      <w:proofErr w:type="spellEnd"/>
      <w:r w:rsidR="004648A3">
        <w:rPr>
          <w:rFonts w:ascii="Times New Roman" w:hAnsi="Times New Roman" w:cs="Times New Roman"/>
          <w:sz w:val="24"/>
          <w:szCs w:val="24"/>
          <w:lang w:val="fr-FR"/>
        </w:rPr>
        <w:t xml:space="preserve"> n’est pas encore « Aladin », le </w:t>
      </w:r>
      <w:r w:rsidR="00D972AB" w:rsidRPr="009F62EF">
        <w:rPr>
          <w:rFonts w:ascii="Times New Roman" w:hAnsi="Times New Roman" w:cs="Times New Roman"/>
          <w:sz w:val="24"/>
          <w:szCs w:val="24"/>
          <w:lang w:val="fr-FR"/>
        </w:rPr>
        <w:t>magicien de l’</w:t>
      </w:r>
      <w:proofErr w:type="spellStart"/>
      <w:r w:rsidR="00D972AB" w:rsidRPr="009F62EF">
        <w:rPr>
          <w:rFonts w:ascii="Times New Roman" w:hAnsi="Times New Roman" w:cs="Times New Roman"/>
          <w:sz w:val="24"/>
          <w:szCs w:val="24"/>
          <w:lang w:val="fr-FR"/>
        </w:rPr>
        <w:t>Assiko</w:t>
      </w:r>
      <w:proofErr w:type="spellEnd"/>
      <w:r w:rsidR="00D972AB" w:rsidRPr="009F62EF">
        <w:rPr>
          <w:rFonts w:ascii="Times New Roman" w:hAnsi="Times New Roman" w:cs="Times New Roman"/>
          <w:sz w:val="24"/>
          <w:szCs w:val="24"/>
          <w:lang w:val="fr-FR"/>
        </w:rPr>
        <w:t xml:space="preserve"> et faiseur de tubes. Il n’est encore que </w:t>
      </w:r>
      <w:r w:rsidR="00AA233E">
        <w:rPr>
          <w:rFonts w:ascii="Times New Roman" w:hAnsi="Times New Roman" w:cs="Times New Roman"/>
          <w:sz w:val="24"/>
          <w:szCs w:val="24"/>
          <w:lang w:val="fr-FR"/>
        </w:rPr>
        <w:t>« </w:t>
      </w:r>
      <w:r w:rsidR="00D972AB" w:rsidRPr="009F62EF">
        <w:rPr>
          <w:rFonts w:ascii="Times New Roman" w:hAnsi="Times New Roman" w:cs="Times New Roman"/>
          <w:sz w:val="24"/>
          <w:szCs w:val="24"/>
          <w:lang w:val="fr-FR"/>
        </w:rPr>
        <w:t>Jeannot</w:t>
      </w:r>
      <w:r w:rsidR="00AA233E">
        <w:rPr>
          <w:rFonts w:ascii="Times New Roman" w:hAnsi="Times New Roman" w:cs="Times New Roman"/>
          <w:sz w:val="24"/>
          <w:szCs w:val="24"/>
          <w:lang w:val="fr-FR"/>
        </w:rPr>
        <w:t> »</w:t>
      </w:r>
      <w:r w:rsidR="00D972AB" w:rsidRPr="009F62EF">
        <w:rPr>
          <w:rFonts w:ascii="Times New Roman" w:hAnsi="Times New Roman" w:cs="Times New Roman"/>
          <w:sz w:val="24"/>
          <w:szCs w:val="24"/>
          <w:lang w:val="fr-FR"/>
        </w:rPr>
        <w:t xml:space="preserve">, cuisinier de 19 ans et garçon de courses du forestier français M. </w:t>
      </w:r>
      <w:proofErr w:type="spellStart"/>
      <w:r w:rsidR="00D972AB" w:rsidRPr="009F62EF">
        <w:rPr>
          <w:rFonts w:ascii="Times New Roman" w:hAnsi="Times New Roman" w:cs="Times New Roman"/>
          <w:sz w:val="24"/>
          <w:szCs w:val="24"/>
          <w:lang w:val="fr-FR"/>
        </w:rPr>
        <w:t>Biennez</w:t>
      </w:r>
      <w:proofErr w:type="spellEnd"/>
      <w:r w:rsidR="00D972AB" w:rsidRPr="009F62EF">
        <w:rPr>
          <w:rFonts w:ascii="Times New Roman" w:hAnsi="Times New Roman" w:cs="Times New Roman"/>
          <w:sz w:val="24"/>
          <w:szCs w:val="24"/>
          <w:lang w:val="fr-FR"/>
        </w:rPr>
        <w:t xml:space="preserve">, entretenant son admiration de Bernard </w:t>
      </w:r>
      <w:proofErr w:type="spellStart"/>
      <w:r w:rsidR="00D972AB" w:rsidRPr="009F62EF">
        <w:rPr>
          <w:rFonts w:ascii="Times New Roman" w:hAnsi="Times New Roman" w:cs="Times New Roman"/>
          <w:sz w:val="24"/>
          <w:szCs w:val="24"/>
          <w:lang w:val="fr-FR"/>
        </w:rPr>
        <w:t>Dikoumé</w:t>
      </w:r>
      <w:proofErr w:type="spellEnd"/>
      <w:r w:rsidR="00D972AB" w:rsidRPr="009F62EF">
        <w:rPr>
          <w:rFonts w:ascii="Times New Roman" w:hAnsi="Times New Roman" w:cs="Times New Roman"/>
          <w:sz w:val="24"/>
          <w:szCs w:val="24"/>
          <w:lang w:val="fr-FR"/>
        </w:rPr>
        <w:t xml:space="preserve"> (guitariste pionnier de l’</w:t>
      </w:r>
      <w:proofErr w:type="spellStart"/>
      <w:r w:rsidR="00D972AB" w:rsidRPr="009F62EF">
        <w:rPr>
          <w:rFonts w:ascii="Times New Roman" w:hAnsi="Times New Roman" w:cs="Times New Roman"/>
          <w:sz w:val="24"/>
          <w:szCs w:val="24"/>
          <w:lang w:val="fr-FR"/>
        </w:rPr>
        <w:t>Assiko</w:t>
      </w:r>
      <w:proofErr w:type="spellEnd"/>
      <w:r w:rsidR="00D972AB" w:rsidRPr="009F62EF">
        <w:rPr>
          <w:rFonts w:ascii="Times New Roman" w:hAnsi="Times New Roman" w:cs="Times New Roman"/>
          <w:sz w:val="24"/>
          <w:szCs w:val="24"/>
          <w:lang w:val="fr-FR"/>
        </w:rPr>
        <w:t xml:space="preserve">) en grattant des cordes dans divers cabarets de Douala. Son vécu artistique est ingrat. Quelques moments d’apprentissage auprès de </w:t>
      </w:r>
      <w:proofErr w:type="spellStart"/>
      <w:r w:rsidR="00D972AB" w:rsidRPr="009F62EF">
        <w:rPr>
          <w:rFonts w:ascii="Times New Roman" w:hAnsi="Times New Roman" w:cs="Times New Roman"/>
          <w:sz w:val="24"/>
          <w:szCs w:val="24"/>
          <w:lang w:val="fr-FR"/>
        </w:rPr>
        <w:t>Ndigui</w:t>
      </w:r>
      <w:proofErr w:type="spellEnd"/>
      <w:r w:rsidR="00D972AB" w:rsidRPr="009F62EF">
        <w:rPr>
          <w:rFonts w:ascii="Times New Roman" w:hAnsi="Times New Roman" w:cs="Times New Roman"/>
          <w:sz w:val="24"/>
          <w:szCs w:val="24"/>
          <w:lang w:val="fr-FR"/>
        </w:rPr>
        <w:t xml:space="preserve">, un </w:t>
      </w:r>
      <w:proofErr w:type="spellStart"/>
      <w:r w:rsidR="00D972AB" w:rsidRPr="009F62EF">
        <w:rPr>
          <w:rFonts w:ascii="Times New Roman" w:hAnsi="Times New Roman" w:cs="Times New Roman"/>
          <w:sz w:val="24"/>
          <w:szCs w:val="24"/>
          <w:lang w:val="fr-FR"/>
        </w:rPr>
        <w:t>Lokngond</w:t>
      </w:r>
      <w:proofErr w:type="spellEnd"/>
      <w:r w:rsidR="00D972AB" w:rsidRPr="009F62EF">
        <w:rPr>
          <w:rFonts w:ascii="Times New Roman" w:hAnsi="Times New Roman" w:cs="Times New Roman"/>
          <w:sz w:val="24"/>
          <w:szCs w:val="24"/>
          <w:lang w:val="fr-FR"/>
        </w:rPr>
        <w:t xml:space="preserve"> de </w:t>
      </w:r>
      <w:proofErr w:type="spellStart"/>
      <w:r w:rsidR="00D972AB" w:rsidRPr="009F62EF">
        <w:rPr>
          <w:rFonts w:ascii="Times New Roman" w:hAnsi="Times New Roman" w:cs="Times New Roman"/>
          <w:sz w:val="24"/>
          <w:szCs w:val="24"/>
          <w:lang w:val="fr-FR"/>
        </w:rPr>
        <w:t>Maloumé</w:t>
      </w:r>
      <w:proofErr w:type="spellEnd"/>
      <w:r w:rsidR="00D972AB" w:rsidRPr="009F62EF">
        <w:rPr>
          <w:rFonts w:ascii="Times New Roman" w:hAnsi="Times New Roman" w:cs="Times New Roman"/>
          <w:sz w:val="24"/>
          <w:szCs w:val="24"/>
          <w:lang w:val="fr-FR"/>
        </w:rPr>
        <w:t xml:space="preserve"> (département du Nyong et </w:t>
      </w:r>
      <w:proofErr w:type="spellStart"/>
      <w:r w:rsidR="00D972AB" w:rsidRPr="009F62EF">
        <w:rPr>
          <w:rFonts w:ascii="Times New Roman" w:hAnsi="Times New Roman" w:cs="Times New Roman"/>
          <w:sz w:val="24"/>
          <w:szCs w:val="24"/>
          <w:lang w:val="fr-FR"/>
        </w:rPr>
        <w:t>Kéllé</w:t>
      </w:r>
      <w:proofErr w:type="spellEnd"/>
      <w:r w:rsidR="00D972AB" w:rsidRPr="009F62EF">
        <w:rPr>
          <w:rFonts w:ascii="Times New Roman" w:hAnsi="Times New Roman" w:cs="Times New Roman"/>
          <w:sz w:val="24"/>
          <w:szCs w:val="24"/>
          <w:lang w:val="fr-FR"/>
        </w:rPr>
        <w:t>). Des piges lors des veillées traditionnelles et autres des fêtes de mariage. Un flirt furtif avec une chorale d’</w:t>
      </w:r>
      <w:proofErr w:type="spellStart"/>
      <w:r w:rsidR="00D972AB" w:rsidRPr="009F62EF">
        <w:rPr>
          <w:rFonts w:ascii="Times New Roman" w:hAnsi="Times New Roman" w:cs="Times New Roman"/>
          <w:sz w:val="24"/>
          <w:szCs w:val="24"/>
          <w:lang w:val="fr-FR"/>
        </w:rPr>
        <w:t>Eséka</w:t>
      </w:r>
      <w:proofErr w:type="spellEnd"/>
      <w:r w:rsidR="00D972AB" w:rsidRPr="009F62EF">
        <w:rPr>
          <w:rFonts w:ascii="Times New Roman" w:hAnsi="Times New Roman" w:cs="Times New Roman"/>
          <w:sz w:val="24"/>
          <w:szCs w:val="24"/>
          <w:lang w:val="fr-FR"/>
        </w:rPr>
        <w:t>. Et c’est à peu près tout.</w:t>
      </w:r>
    </w:p>
    <w:p w:rsidR="00D972AB" w:rsidRPr="009F62EF" w:rsidRDefault="00D972AB" w:rsidP="009F62EF">
      <w:pPr>
        <w:spacing w:before="120" w:after="120" w:line="360" w:lineRule="auto"/>
        <w:ind w:firstLine="567"/>
        <w:jc w:val="both"/>
        <w:rPr>
          <w:rFonts w:ascii="Times New Roman" w:hAnsi="Times New Roman" w:cs="Times New Roman"/>
          <w:sz w:val="24"/>
          <w:szCs w:val="24"/>
          <w:lang w:val="fr-FR"/>
        </w:rPr>
      </w:pPr>
      <w:r w:rsidRPr="009F62EF">
        <w:rPr>
          <w:rFonts w:ascii="Times New Roman" w:hAnsi="Times New Roman" w:cs="Times New Roman"/>
          <w:sz w:val="24"/>
          <w:szCs w:val="24"/>
          <w:lang w:val="fr-FR"/>
        </w:rPr>
        <w:t xml:space="preserve">  Malgré ce qui précède, la dextérité </w:t>
      </w:r>
      <w:proofErr w:type="spellStart"/>
      <w:r w:rsidRPr="009F62EF">
        <w:rPr>
          <w:rFonts w:ascii="Times New Roman" w:hAnsi="Times New Roman" w:cs="Times New Roman"/>
          <w:sz w:val="24"/>
          <w:szCs w:val="24"/>
          <w:lang w:val="fr-FR"/>
        </w:rPr>
        <w:t>guitaristique</w:t>
      </w:r>
      <w:proofErr w:type="spellEnd"/>
      <w:r w:rsidRPr="009F62EF">
        <w:rPr>
          <w:rFonts w:ascii="Times New Roman" w:hAnsi="Times New Roman" w:cs="Times New Roman"/>
          <w:sz w:val="24"/>
          <w:szCs w:val="24"/>
          <w:lang w:val="fr-FR"/>
        </w:rPr>
        <w:t xml:space="preserve"> de cet autodidacte retient l’attention. Son caractère écorché vif, aussi. C’est au carrefour de ces qualités que le natif d’</w:t>
      </w:r>
      <w:proofErr w:type="spellStart"/>
      <w:r w:rsidRPr="009F62EF">
        <w:rPr>
          <w:rFonts w:ascii="Times New Roman" w:hAnsi="Times New Roman" w:cs="Times New Roman"/>
          <w:sz w:val="24"/>
          <w:szCs w:val="24"/>
          <w:lang w:val="fr-FR"/>
        </w:rPr>
        <w:t>Eséka</w:t>
      </w:r>
      <w:proofErr w:type="spellEnd"/>
      <w:r w:rsidRPr="009F62EF">
        <w:rPr>
          <w:rFonts w:ascii="Times New Roman" w:hAnsi="Times New Roman" w:cs="Times New Roman"/>
          <w:sz w:val="24"/>
          <w:szCs w:val="24"/>
          <w:lang w:val="fr-FR"/>
        </w:rPr>
        <w:t xml:space="preserve"> va puiser l’inspiration de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titre-phare de son premier disque. Une recette simple : cliquetis de bouteilles méticuleusement rythmés, phrasé obsédant de guitare sèche, voix lead dominant </w:t>
      </w:r>
      <w:r w:rsidRPr="009F62EF">
        <w:rPr>
          <w:rFonts w:ascii="Times New Roman" w:hAnsi="Times New Roman" w:cs="Times New Roman"/>
          <w:sz w:val="24"/>
          <w:szCs w:val="24"/>
          <w:lang w:val="fr-FR"/>
        </w:rPr>
        <w:lastRenderedPageBreak/>
        <w:t xml:space="preserve">l’ensemble, choristes aux aigus prononcés et texte entièrement en </w:t>
      </w:r>
      <w:proofErr w:type="spellStart"/>
      <w:r w:rsidRPr="009F62EF">
        <w:rPr>
          <w:rFonts w:ascii="Times New Roman" w:hAnsi="Times New Roman" w:cs="Times New Roman"/>
          <w:sz w:val="24"/>
          <w:szCs w:val="24"/>
          <w:lang w:val="fr-FR"/>
        </w:rPr>
        <w:t>Basa’a</w:t>
      </w:r>
      <w:proofErr w:type="spellEnd"/>
      <w:r w:rsidRPr="009F62EF">
        <w:rPr>
          <w:rFonts w:ascii="Times New Roman" w:hAnsi="Times New Roman" w:cs="Times New Roman"/>
          <w:sz w:val="24"/>
          <w:szCs w:val="24"/>
          <w:lang w:val="fr-FR"/>
        </w:rPr>
        <w:t xml:space="preserve"> appelant à l’unité d’un pays au destin grandiose.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tient la formule qui lui ouvrira les portes de la gloire. La légende veut qu’un soir de Mai 1959 où il exécute cette chanson au bar Le Robinson, le virtuose de 20 ans tape dans l’œil de Joseph </w:t>
      </w:r>
      <w:proofErr w:type="spellStart"/>
      <w:r w:rsidRPr="009F62EF">
        <w:rPr>
          <w:rFonts w:ascii="Times New Roman" w:hAnsi="Times New Roman" w:cs="Times New Roman"/>
          <w:sz w:val="24"/>
          <w:szCs w:val="24"/>
          <w:lang w:val="fr-FR"/>
        </w:rPr>
        <w:t>Tamla</w:t>
      </w:r>
      <w:proofErr w:type="spellEnd"/>
      <w:r w:rsidRPr="009F62EF">
        <w:rPr>
          <w:rFonts w:ascii="Times New Roman" w:hAnsi="Times New Roman" w:cs="Times New Roman"/>
          <w:sz w:val="24"/>
          <w:szCs w:val="24"/>
          <w:lang w:val="fr-FR"/>
        </w:rPr>
        <w:t xml:space="preserve">, mélomane habitué des lieux et non moins patron de la maison de production </w:t>
      </w:r>
      <w:proofErr w:type="spellStart"/>
      <w:r w:rsidRPr="009F62EF">
        <w:rPr>
          <w:rFonts w:ascii="Times New Roman" w:hAnsi="Times New Roman" w:cs="Times New Roman"/>
          <w:sz w:val="24"/>
          <w:szCs w:val="24"/>
          <w:lang w:val="fr-FR"/>
        </w:rPr>
        <w:t>Africambiance</w:t>
      </w:r>
      <w:proofErr w:type="spellEnd"/>
      <w:r w:rsidRPr="009F62EF">
        <w:rPr>
          <w:rFonts w:ascii="Times New Roman" w:hAnsi="Times New Roman" w:cs="Times New Roman"/>
          <w:sz w:val="24"/>
          <w:szCs w:val="24"/>
          <w:lang w:val="fr-FR"/>
        </w:rPr>
        <w:t xml:space="preserve">. Ce dernier se rapproche de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et lui propose d’enregistrer un album. Deux titres en sont retenus :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(4’20) en face A et </w:t>
      </w:r>
      <w:proofErr w:type="spellStart"/>
      <w:r w:rsidRPr="009F62EF">
        <w:rPr>
          <w:rFonts w:ascii="Times New Roman" w:hAnsi="Times New Roman" w:cs="Times New Roman"/>
          <w:sz w:val="24"/>
          <w:szCs w:val="24"/>
          <w:lang w:val="fr-FR"/>
        </w:rPr>
        <w:t>Bingon</w:t>
      </w:r>
      <w:proofErr w:type="spellEnd"/>
      <w:r w:rsidRPr="009F62EF">
        <w:rPr>
          <w:rFonts w:ascii="Times New Roman" w:hAnsi="Times New Roman" w:cs="Times New Roman"/>
          <w:sz w:val="24"/>
          <w:szCs w:val="24"/>
          <w:lang w:val="fr-FR"/>
        </w:rPr>
        <w:t xml:space="preserve"> bi Ton </w:t>
      </w:r>
      <w:proofErr w:type="spellStart"/>
      <w:r w:rsidRPr="009F62EF">
        <w:rPr>
          <w:rFonts w:ascii="Times New Roman" w:hAnsi="Times New Roman" w:cs="Times New Roman"/>
          <w:sz w:val="24"/>
          <w:szCs w:val="24"/>
          <w:lang w:val="fr-FR"/>
        </w:rPr>
        <w:t>Mee</w:t>
      </w:r>
      <w:proofErr w:type="spellEnd"/>
      <w:r w:rsidRPr="009F62EF">
        <w:rPr>
          <w:rFonts w:ascii="Times New Roman" w:hAnsi="Times New Roman" w:cs="Times New Roman"/>
          <w:sz w:val="24"/>
          <w:szCs w:val="24"/>
          <w:lang w:val="fr-FR"/>
        </w:rPr>
        <w:t xml:space="preserve"> (3’54) en face B. L’enregistrement a lieu deux mois plus tard au studio de Radio Douala, sous l’encadrement de Samuel </w:t>
      </w:r>
      <w:proofErr w:type="spellStart"/>
      <w:r w:rsidRPr="009F62EF">
        <w:rPr>
          <w:rFonts w:ascii="Times New Roman" w:hAnsi="Times New Roman" w:cs="Times New Roman"/>
          <w:sz w:val="24"/>
          <w:szCs w:val="24"/>
          <w:lang w:val="fr-FR"/>
        </w:rPr>
        <w:t>Mpoual</w:t>
      </w:r>
      <w:proofErr w:type="spellEnd"/>
      <w:r w:rsidRPr="009F62EF">
        <w:rPr>
          <w:rFonts w:ascii="Times New Roman" w:hAnsi="Times New Roman" w:cs="Times New Roman"/>
          <w:sz w:val="24"/>
          <w:szCs w:val="24"/>
          <w:lang w:val="fr-FR"/>
        </w:rPr>
        <w:t xml:space="preserve">, ingénieur de son décédé à l’aube des années 2000. Le dispositif technique est rustique : un micro connecté à un Nagra. Juste ça. Le chanteur se souvient des conditions d’enregistrement : « Pour jouer ou enregistrer à la radio, il fallait remplir deux fûts d’eau de puits. Je l’ai fait pour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 Le super 45 tours paraît aux dernières heures de l’année, nimbé de cette aura qui entoure les premières œuvres musicales du Cameroun indépendant.</w:t>
      </w:r>
    </w:p>
    <w:p w:rsidR="00D972AB" w:rsidRPr="009F62EF" w:rsidRDefault="00D972AB" w:rsidP="009F62EF">
      <w:pPr>
        <w:spacing w:before="120" w:after="120" w:line="360" w:lineRule="auto"/>
        <w:ind w:firstLine="567"/>
        <w:jc w:val="both"/>
        <w:rPr>
          <w:rFonts w:ascii="Times New Roman" w:hAnsi="Times New Roman" w:cs="Times New Roman"/>
          <w:sz w:val="24"/>
          <w:szCs w:val="24"/>
          <w:lang w:val="fr-FR"/>
        </w:rPr>
      </w:pPr>
      <w:r w:rsidRPr="009F62EF">
        <w:rPr>
          <w:rFonts w:ascii="Times New Roman" w:hAnsi="Times New Roman" w:cs="Times New Roman"/>
          <w:sz w:val="24"/>
          <w:szCs w:val="24"/>
          <w:lang w:val="fr-FR"/>
        </w:rPr>
        <w:t xml:space="preserve">À sa sortie,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fait entrer son auteur dans le cercle fermé des stars de la variété camerounaise.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reçoit 110 000 FCFA comme premier cachet. Puis 300 000 FCFA, 500 000 FCFA… Il est invité à la toute première édition du Festival mondial des arts nègres de Dakar en 1966, où il déroule la magie de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devant des personnalités telles que Léopold </w:t>
      </w:r>
      <w:proofErr w:type="spellStart"/>
      <w:r w:rsidRPr="009F62EF">
        <w:rPr>
          <w:rFonts w:ascii="Times New Roman" w:hAnsi="Times New Roman" w:cs="Times New Roman"/>
          <w:sz w:val="24"/>
          <w:szCs w:val="24"/>
          <w:lang w:val="fr-FR"/>
        </w:rPr>
        <w:t>Sédar</w:t>
      </w:r>
      <w:proofErr w:type="spellEnd"/>
      <w:r w:rsidRPr="009F62EF">
        <w:rPr>
          <w:rFonts w:ascii="Times New Roman" w:hAnsi="Times New Roman" w:cs="Times New Roman"/>
          <w:sz w:val="24"/>
          <w:szCs w:val="24"/>
          <w:lang w:val="fr-FR"/>
        </w:rPr>
        <w:t xml:space="preserve"> Senghor, Aimé Césaire, Joséphine Baker et Duke Ellington. Une guerre de légitimité éclate entre promoteurs du Festival mondial des arts nègres de Dakar et organisateurs du Festival panafricain d’Alger, sans jamais altérer la fascination des patrons des deux plateformes pour le texte militant et  engagé de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En juillet 1969,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monte sur les scènes algéroises, aux côtés de Manu </w:t>
      </w:r>
      <w:proofErr w:type="spellStart"/>
      <w:r w:rsidRPr="009F62EF">
        <w:rPr>
          <w:rFonts w:ascii="Times New Roman" w:hAnsi="Times New Roman" w:cs="Times New Roman"/>
          <w:sz w:val="24"/>
          <w:szCs w:val="24"/>
          <w:lang w:val="fr-FR"/>
        </w:rPr>
        <w:t>Dibango</w:t>
      </w:r>
      <w:proofErr w:type="spellEnd"/>
      <w:r w:rsidR="00874519">
        <w:rPr>
          <w:rFonts w:ascii="Times New Roman" w:hAnsi="Times New Roman" w:cs="Times New Roman"/>
          <w:sz w:val="24"/>
          <w:szCs w:val="24"/>
          <w:lang w:val="fr-FR"/>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hAnsi="Times New Roman" w:cs="Times New Roman"/>
          <w:sz w:val="24"/>
          <w:szCs w:val="24"/>
          <w:lang w:val="fr-FR"/>
        </w:rPr>
        <w:fldChar w:fldCharType="end"/>
      </w:r>
      <w:r w:rsidRPr="009F62EF">
        <w:rPr>
          <w:rFonts w:ascii="Times New Roman" w:hAnsi="Times New Roman" w:cs="Times New Roman"/>
          <w:sz w:val="24"/>
          <w:szCs w:val="24"/>
          <w:lang w:val="fr-FR"/>
        </w:rPr>
        <w:t xml:space="preserve">, Miriam </w:t>
      </w:r>
      <w:proofErr w:type="spellStart"/>
      <w:r w:rsidRPr="009F62EF">
        <w:rPr>
          <w:rFonts w:ascii="Times New Roman" w:hAnsi="Times New Roman" w:cs="Times New Roman"/>
          <w:sz w:val="24"/>
          <w:szCs w:val="24"/>
          <w:lang w:val="fr-FR"/>
        </w:rPr>
        <w:t>Makeba</w:t>
      </w:r>
      <w:proofErr w:type="spellEnd"/>
      <w:r w:rsidRPr="009F62EF">
        <w:rPr>
          <w:rFonts w:ascii="Times New Roman" w:hAnsi="Times New Roman" w:cs="Times New Roman"/>
          <w:sz w:val="24"/>
          <w:szCs w:val="24"/>
          <w:lang w:val="fr-FR"/>
        </w:rPr>
        <w:t xml:space="preserve">, Nina Simone et Barry White. Le retentissement est tel qu’en janvier 1977, alors que le fils de catéchiste exécute   Wanda </w:t>
      </w:r>
      <w:proofErr w:type="spellStart"/>
      <w:r w:rsidRPr="009F62EF">
        <w:rPr>
          <w:rFonts w:ascii="Times New Roman" w:hAnsi="Times New Roman" w:cs="Times New Roman"/>
          <w:sz w:val="24"/>
          <w:szCs w:val="24"/>
          <w:lang w:val="fr-FR"/>
        </w:rPr>
        <w:t>Ntet</w:t>
      </w:r>
      <w:proofErr w:type="spellEnd"/>
      <w:r w:rsidRPr="009F62EF">
        <w:rPr>
          <w:rFonts w:ascii="Times New Roman" w:hAnsi="Times New Roman" w:cs="Times New Roman"/>
          <w:sz w:val="24"/>
          <w:szCs w:val="24"/>
          <w:lang w:val="fr-FR"/>
        </w:rPr>
        <w:t xml:space="preserve"> sur un plateau du Festival des Arts Nègres de Lagos, une frange (Camerounaise ?) du public se met à scander : «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 </w:t>
      </w:r>
      <w:proofErr w:type="spellStart"/>
      <w:r w:rsidRPr="009F62EF">
        <w:rPr>
          <w:rFonts w:ascii="Times New Roman" w:hAnsi="Times New Roman" w:cs="Times New Roman"/>
          <w:sz w:val="24"/>
          <w:szCs w:val="24"/>
          <w:lang w:val="fr-FR"/>
        </w:rPr>
        <w:t>Mbimba</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Kunde</w:t>
      </w:r>
      <w:proofErr w:type="spellEnd"/>
      <w:r w:rsidRPr="009F62EF">
        <w:rPr>
          <w:rFonts w:ascii="Times New Roman" w:hAnsi="Times New Roman" w:cs="Times New Roman"/>
          <w:sz w:val="24"/>
          <w:szCs w:val="24"/>
          <w:lang w:val="fr-FR"/>
        </w:rPr>
        <w:t xml:space="preserve"> ! »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est au firmament. C’est un grand moment de gloire. Que l’artiste, devenu « Aladin » et « Pape de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 résumera trivialement au micro du journaliste Noé </w:t>
      </w:r>
      <w:proofErr w:type="spellStart"/>
      <w:r w:rsidRPr="009F62EF">
        <w:rPr>
          <w:rFonts w:ascii="Times New Roman" w:hAnsi="Times New Roman" w:cs="Times New Roman"/>
          <w:sz w:val="24"/>
          <w:szCs w:val="24"/>
          <w:lang w:val="fr-FR"/>
        </w:rPr>
        <w:t>Ndjebet</w:t>
      </w:r>
      <w:proofErr w:type="spellEnd"/>
      <w:r w:rsidRPr="009F62EF">
        <w:rPr>
          <w:rFonts w:ascii="Times New Roman" w:hAnsi="Times New Roman" w:cs="Times New Roman"/>
          <w:sz w:val="24"/>
          <w:szCs w:val="24"/>
          <w:lang w:val="fr-FR"/>
        </w:rPr>
        <w:t xml:space="preserve"> </w:t>
      </w:r>
      <w:proofErr w:type="spellStart"/>
      <w:r w:rsidRPr="009F62EF">
        <w:rPr>
          <w:rFonts w:ascii="Times New Roman" w:hAnsi="Times New Roman" w:cs="Times New Roman"/>
          <w:sz w:val="24"/>
          <w:szCs w:val="24"/>
          <w:lang w:val="fr-FR"/>
        </w:rPr>
        <w:t>Massoussi</w:t>
      </w:r>
      <w:proofErr w:type="spellEnd"/>
      <w:r w:rsidRPr="009F62EF">
        <w:rPr>
          <w:rFonts w:ascii="Times New Roman" w:hAnsi="Times New Roman" w:cs="Times New Roman"/>
          <w:sz w:val="24"/>
          <w:szCs w:val="24"/>
          <w:lang w:val="fr-FR"/>
        </w:rPr>
        <w:t xml:space="preserve"> en 2003 : « J’ai gagné tellement d’argent dans les années 1960 et 1970, que j’épousais 5 femmes par jour. Quand j’ai quitté la ville, j’avais 47 épouses. »</w:t>
      </w:r>
    </w:p>
    <w:p w:rsidR="00D972AB" w:rsidRPr="009F62EF" w:rsidRDefault="00D972AB" w:rsidP="009F62EF">
      <w:pPr>
        <w:spacing w:before="120" w:after="120" w:line="360" w:lineRule="auto"/>
        <w:ind w:firstLine="567"/>
        <w:jc w:val="both"/>
        <w:rPr>
          <w:rFonts w:ascii="Times New Roman" w:hAnsi="Times New Roman" w:cs="Times New Roman"/>
          <w:sz w:val="24"/>
          <w:szCs w:val="24"/>
          <w:lang w:val="fr-FR"/>
        </w:rPr>
      </w:pPr>
      <w:r w:rsidRPr="009F62EF">
        <w:rPr>
          <w:rFonts w:ascii="Times New Roman" w:hAnsi="Times New Roman" w:cs="Times New Roman"/>
          <w:sz w:val="24"/>
          <w:szCs w:val="24"/>
          <w:lang w:val="fr-FR"/>
        </w:rPr>
        <w:t xml:space="preserve">Le mythe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est en marche. Pour en saisir les ressorts, il faut se souvenir de toutes les innovations que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doit au natif d’</w:t>
      </w:r>
      <w:proofErr w:type="spellStart"/>
      <w:r w:rsidRPr="009F62EF">
        <w:rPr>
          <w:rFonts w:ascii="Times New Roman" w:hAnsi="Times New Roman" w:cs="Times New Roman"/>
          <w:sz w:val="24"/>
          <w:szCs w:val="24"/>
          <w:lang w:val="fr-FR"/>
        </w:rPr>
        <w:t>Eséka</w:t>
      </w:r>
      <w:proofErr w:type="spellEnd"/>
      <w:r w:rsidRPr="009F62EF">
        <w:rPr>
          <w:rFonts w:ascii="Times New Roman" w:hAnsi="Times New Roman" w:cs="Times New Roman"/>
          <w:sz w:val="24"/>
          <w:szCs w:val="24"/>
          <w:lang w:val="fr-FR"/>
        </w:rPr>
        <w:t xml:space="preserve"> : accélération de la rythmique, injection de la guitare électrique puis de la contrebasse, allongement du format des chansons, introduction de </w:t>
      </w:r>
      <w:r w:rsidRPr="009F62EF">
        <w:rPr>
          <w:rFonts w:ascii="Times New Roman" w:hAnsi="Times New Roman" w:cs="Times New Roman"/>
          <w:sz w:val="24"/>
          <w:szCs w:val="24"/>
          <w:lang w:val="fr-FR"/>
        </w:rPr>
        <w:lastRenderedPageBreak/>
        <w:t xml:space="preserve">ballets à rythmes… L’équilibre </w:t>
      </w:r>
      <w:proofErr w:type="spellStart"/>
      <w:r w:rsidRPr="009F62EF">
        <w:rPr>
          <w:rFonts w:ascii="Times New Roman" w:hAnsi="Times New Roman" w:cs="Times New Roman"/>
          <w:sz w:val="24"/>
          <w:szCs w:val="24"/>
          <w:lang w:val="fr-FR"/>
        </w:rPr>
        <w:t>tradimoderne</w:t>
      </w:r>
      <w:proofErr w:type="spellEnd"/>
      <w:r w:rsidRPr="009F62EF">
        <w:rPr>
          <w:rFonts w:ascii="Times New Roman" w:hAnsi="Times New Roman" w:cs="Times New Roman"/>
          <w:sz w:val="24"/>
          <w:szCs w:val="24"/>
          <w:lang w:val="fr-FR"/>
        </w:rPr>
        <w:t xml:space="preserve">, en somme.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imprime sa marque à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l’affranchissant définitivement de la tutelle identitaire du </w:t>
      </w:r>
      <w:proofErr w:type="spellStart"/>
      <w:r w:rsidRPr="009F62EF">
        <w:rPr>
          <w:rFonts w:ascii="Times New Roman" w:hAnsi="Times New Roman" w:cs="Times New Roman"/>
          <w:sz w:val="24"/>
          <w:szCs w:val="24"/>
          <w:lang w:val="fr-FR"/>
        </w:rPr>
        <w:t>Mbanga</w:t>
      </w:r>
      <w:proofErr w:type="spellEnd"/>
      <w:r w:rsidRPr="009F62EF">
        <w:rPr>
          <w:rFonts w:ascii="Times New Roman" w:hAnsi="Times New Roman" w:cs="Times New Roman"/>
          <w:sz w:val="24"/>
          <w:szCs w:val="24"/>
          <w:lang w:val="fr-FR"/>
        </w:rPr>
        <w:t xml:space="preserve">, danse à forte connotation érotique importée de l’Est Cameroun par des jouvencelles venues appâter des cheminots du canton </w:t>
      </w:r>
      <w:proofErr w:type="spellStart"/>
      <w:r w:rsidRPr="009F62EF">
        <w:rPr>
          <w:rFonts w:ascii="Times New Roman" w:hAnsi="Times New Roman" w:cs="Times New Roman"/>
          <w:sz w:val="24"/>
          <w:szCs w:val="24"/>
          <w:lang w:val="fr-FR"/>
        </w:rPr>
        <w:t>Ndogbessol</w:t>
      </w:r>
      <w:proofErr w:type="spellEnd"/>
      <w:r w:rsidRPr="009F62EF">
        <w:rPr>
          <w:rFonts w:ascii="Times New Roman" w:hAnsi="Times New Roman" w:cs="Times New Roman"/>
          <w:sz w:val="24"/>
          <w:szCs w:val="24"/>
          <w:lang w:val="fr-FR"/>
        </w:rPr>
        <w:t xml:space="preserve">, alors dirigé par le Chef supérieur </w:t>
      </w:r>
      <w:proofErr w:type="spellStart"/>
      <w:r w:rsidRPr="009F62EF">
        <w:rPr>
          <w:rFonts w:ascii="Times New Roman" w:hAnsi="Times New Roman" w:cs="Times New Roman"/>
          <w:sz w:val="24"/>
          <w:szCs w:val="24"/>
          <w:lang w:val="fr-FR"/>
        </w:rPr>
        <w:t>Bitjocka</w:t>
      </w:r>
      <w:proofErr w:type="spellEnd"/>
      <w:r w:rsidRPr="009F62EF">
        <w:rPr>
          <w:rFonts w:ascii="Times New Roman" w:hAnsi="Times New Roman" w:cs="Times New Roman"/>
          <w:sz w:val="24"/>
          <w:szCs w:val="24"/>
          <w:lang w:val="fr-FR"/>
        </w:rPr>
        <w:t xml:space="preserve"> bi </w:t>
      </w:r>
      <w:proofErr w:type="spellStart"/>
      <w:r w:rsidRPr="009F62EF">
        <w:rPr>
          <w:rFonts w:ascii="Times New Roman" w:hAnsi="Times New Roman" w:cs="Times New Roman"/>
          <w:sz w:val="24"/>
          <w:szCs w:val="24"/>
          <w:lang w:val="fr-FR"/>
        </w:rPr>
        <w:t>Tum</w:t>
      </w:r>
      <w:proofErr w:type="spellEnd"/>
      <w:r w:rsidRPr="009F62EF">
        <w:rPr>
          <w:rFonts w:ascii="Times New Roman" w:hAnsi="Times New Roman" w:cs="Times New Roman"/>
          <w:sz w:val="24"/>
          <w:szCs w:val="24"/>
          <w:lang w:val="fr-FR"/>
        </w:rPr>
        <w:t xml:space="preserve">. Les historiens de l’Art aiment s’appuyer sur ce détail historique pour rappeler les racines </w:t>
      </w:r>
      <w:proofErr w:type="spellStart"/>
      <w:r w:rsidRPr="009F62EF">
        <w:rPr>
          <w:rFonts w:ascii="Times New Roman" w:hAnsi="Times New Roman" w:cs="Times New Roman"/>
          <w:sz w:val="24"/>
          <w:szCs w:val="24"/>
          <w:lang w:val="fr-FR"/>
        </w:rPr>
        <w:t>non-Basa’a</w:t>
      </w:r>
      <w:proofErr w:type="spellEnd"/>
      <w:r w:rsidRPr="009F62EF">
        <w:rPr>
          <w:rFonts w:ascii="Times New Roman" w:hAnsi="Times New Roman" w:cs="Times New Roman"/>
          <w:sz w:val="24"/>
          <w:szCs w:val="24"/>
          <w:lang w:val="fr-FR"/>
        </w:rPr>
        <w:t xml:space="preserve"> de l’</w:t>
      </w:r>
      <w:proofErr w:type="spellStart"/>
      <w:r w:rsidRPr="009F62EF">
        <w:rPr>
          <w:rFonts w:ascii="Times New Roman" w:hAnsi="Times New Roman" w:cs="Times New Roman"/>
          <w:sz w:val="24"/>
          <w:szCs w:val="24"/>
          <w:lang w:val="fr-FR"/>
        </w:rPr>
        <w:t>Assiko</w:t>
      </w:r>
      <w:proofErr w:type="spellEnd"/>
      <w:r w:rsidRPr="009F62EF">
        <w:rPr>
          <w:rFonts w:ascii="Times New Roman" w:hAnsi="Times New Roman" w:cs="Times New Roman"/>
          <w:sz w:val="24"/>
          <w:szCs w:val="24"/>
          <w:lang w:val="fr-FR"/>
        </w:rPr>
        <w:t xml:space="preserve">. Ils précisent que le nom du rythme lui-même vient d’ailleurs. Jean </w:t>
      </w:r>
      <w:proofErr w:type="spellStart"/>
      <w:r w:rsidRPr="009F62EF">
        <w:rPr>
          <w:rFonts w:ascii="Times New Roman" w:hAnsi="Times New Roman" w:cs="Times New Roman"/>
          <w:sz w:val="24"/>
          <w:szCs w:val="24"/>
          <w:lang w:val="fr-FR"/>
        </w:rPr>
        <w:t>Bikoko</w:t>
      </w:r>
      <w:proofErr w:type="spellEnd"/>
      <w:r w:rsidRPr="009F62EF">
        <w:rPr>
          <w:rFonts w:ascii="Times New Roman" w:hAnsi="Times New Roman" w:cs="Times New Roman"/>
          <w:sz w:val="24"/>
          <w:szCs w:val="24"/>
          <w:lang w:val="fr-FR"/>
        </w:rPr>
        <w:t xml:space="preserve"> «Aladin» disparaît le 22 juillet 2010, à 71 ans. Dans le rite initiatique </w:t>
      </w:r>
      <w:proofErr w:type="spellStart"/>
      <w:r w:rsidRPr="009F62EF">
        <w:rPr>
          <w:rFonts w:ascii="Times New Roman" w:hAnsi="Times New Roman" w:cs="Times New Roman"/>
          <w:sz w:val="24"/>
          <w:szCs w:val="24"/>
          <w:lang w:val="fr-FR"/>
        </w:rPr>
        <w:t>Basa’a</w:t>
      </w:r>
      <w:proofErr w:type="spellEnd"/>
      <w:r w:rsidRPr="009F62EF">
        <w:rPr>
          <w:rFonts w:ascii="Times New Roman" w:hAnsi="Times New Roman" w:cs="Times New Roman"/>
          <w:sz w:val="24"/>
          <w:szCs w:val="24"/>
          <w:lang w:val="fr-FR"/>
        </w:rPr>
        <w:t xml:space="preserve"> du </w:t>
      </w:r>
      <w:proofErr w:type="spellStart"/>
      <w:r w:rsidRPr="009F62EF">
        <w:rPr>
          <w:rFonts w:ascii="Times New Roman" w:hAnsi="Times New Roman" w:cs="Times New Roman"/>
          <w:sz w:val="24"/>
          <w:szCs w:val="24"/>
          <w:lang w:val="fr-FR"/>
        </w:rPr>
        <w:t>Ngué</w:t>
      </w:r>
      <w:proofErr w:type="spellEnd"/>
      <w:r w:rsidRPr="009F62EF">
        <w:rPr>
          <w:rFonts w:ascii="Times New Roman" w:hAnsi="Times New Roman" w:cs="Times New Roman"/>
          <w:sz w:val="24"/>
          <w:szCs w:val="24"/>
          <w:lang w:val="fr-FR"/>
        </w:rPr>
        <w:t xml:space="preserve">, il avait, depuis longtemps déjà, été intronisé Grand Maître du </w:t>
      </w:r>
      <w:r w:rsidR="00AA233E">
        <w:rPr>
          <w:rFonts w:ascii="Times New Roman" w:hAnsi="Times New Roman" w:cs="Times New Roman"/>
          <w:sz w:val="24"/>
          <w:szCs w:val="24"/>
          <w:lang w:val="fr-FR"/>
        </w:rPr>
        <w:t>« </w:t>
      </w:r>
      <w:proofErr w:type="spellStart"/>
      <w:r w:rsidRPr="009F62EF">
        <w:rPr>
          <w:rFonts w:ascii="Times New Roman" w:hAnsi="Times New Roman" w:cs="Times New Roman"/>
          <w:sz w:val="24"/>
          <w:szCs w:val="24"/>
          <w:lang w:val="fr-FR"/>
        </w:rPr>
        <w:t>Hilun</w:t>
      </w:r>
      <w:proofErr w:type="spellEnd"/>
      <w:r w:rsidRPr="009F62EF">
        <w:rPr>
          <w:rFonts w:ascii="Times New Roman" w:hAnsi="Times New Roman" w:cs="Times New Roman"/>
          <w:sz w:val="24"/>
          <w:szCs w:val="24"/>
          <w:lang w:val="fr-FR"/>
        </w:rPr>
        <w:t xml:space="preserve"> hi </w:t>
      </w:r>
      <w:proofErr w:type="spellStart"/>
      <w:r w:rsidRPr="009F62EF">
        <w:rPr>
          <w:rFonts w:ascii="Times New Roman" w:hAnsi="Times New Roman" w:cs="Times New Roman"/>
          <w:sz w:val="24"/>
          <w:szCs w:val="24"/>
          <w:lang w:val="fr-FR"/>
        </w:rPr>
        <w:t>Manganda</w:t>
      </w:r>
      <w:proofErr w:type="spellEnd"/>
      <w:r w:rsidR="00AA233E">
        <w:rPr>
          <w:rFonts w:ascii="Times New Roman" w:hAnsi="Times New Roman" w:cs="Times New Roman"/>
          <w:sz w:val="24"/>
          <w:szCs w:val="24"/>
          <w:lang w:val="fr-FR"/>
        </w:rPr>
        <w:t> »</w:t>
      </w:r>
      <w:r w:rsidRPr="009F62EF">
        <w:rPr>
          <w:rFonts w:ascii="Times New Roman" w:hAnsi="Times New Roman" w:cs="Times New Roman"/>
          <w:sz w:val="24"/>
          <w:szCs w:val="24"/>
          <w:lang w:val="fr-FR"/>
        </w:rPr>
        <w:t xml:space="preserve"> (la musique des grandes occasions).</w:t>
      </w:r>
    </w:p>
    <w:p w:rsidR="00D972AB" w:rsidRDefault="00D972AB" w:rsidP="00D972AB">
      <w:pPr>
        <w:rPr>
          <w:rFonts w:ascii="Times New Roman" w:hAnsi="Times New Roman" w:cs="Times New Roman"/>
          <w:sz w:val="24"/>
          <w:szCs w:val="24"/>
          <w:lang w:val="fr-CM"/>
        </w:rPr>
      </w:pPr>
      <w:r w:rsidRPr="00361DB9">
        <w:rPr>
          <w:rFonts w:ascii="Times New Roman" w:hAnsi="Times New Roman" w:cs="Times New Roman"/>
          <w:b/>
          <w:sz w:val="24"/>
          <w:szCs w:val="24"/>
          <w:lang w:val="fr-CM"/>
        </w:rPr>
        <w:t>Source :</w:t>
      </w:r>
      <w:r>
        <w:rPr>
          <w:rFonts w:ascii="Times New Roman" w:hAnsi="Times New Roman" w:cs="Times New Roman"/>
          <w:sz w:val="24"/>
          <w:szCs w:val="24"/>
          <w:lang w:val="fr-CM"/>
        </w:rPr>
        <w:t xml:space="preserve"> 100 titres </w:t>
      </w:r>
      <w:r w:rsidR="00124D94">
        <w:rPr>
          <w:rFonts w:ascii="Times New Roman" w:hAnsi="Times New Roman" w:cs="Times New Roman"/>
          <w:sz w:val="24"/>
          <w:szCs w:val="24"/>
          <w:lang w:val="fr-CM"/>
        </w:rPr>
        <w:t>clés de la variété Camerounaise</w:t>
      </w:r>
    </w:p>
    <w:p w:rsidR="00A678A8" w:rsidRPr="00AA233E" w:rsidRDefault="00AA233E" w:rsidP="00AA233E">
      <w:pPr>
        <w:pStyle w:val="Lgende"/>
        <w:rPr>
          <w:rFonts w:ascii="Times New Roman" w:hAnsi="Times New Roman" w:cs="Times New Roman"/>
          <w:b/>
          <w:i w:val="0"/>
          <w:color w:val="000000" w:themeColor="text1"/>
          <w:sz w:val="24"/>
          <w:szCs w:val="24"/>
          <w:lang w:val="fr-CM"/>
        </w:rPr>
      </w:pPr>
      <w:bookmarkStart w:id="74" w:name="_Toc214178304"/>
      <w:r w:rsidRPr="00CA1ACD">
        <w:rPr>
          <w:rFonts w:ascii="Times New Roman" w:hAnsi="Times New Roman" w:cs="Times New Roman"/>
          <w:b/>
          <w:i w:val="0"/>
          <w:color w:val="000000" w:themeColor="text1"/>
          <w:sz w:val="24"/>
          <w:szCs w:val="24"/>
          <w:lang w:val="fr-FR"/>
        </w:rPr>
        <w:t xml:space="preserve">Tableau </w:t>
      </w:r>
      <w:r w:rsidRPr="00AA233E">
        <w:rPr>
          <w:rFonts w:ascii="Times New Roman" w:hAnsi="Times New Roman" w:cs="Times New Roman"/>
          <w:b/>
          <w:i w:val="0"/>
          <w:color w:val="000000" w:themeColor="text1"/>
          <w:sz w:val="24"/>
          <w:szCs w:val="24"/>
        </w:rPr>
        <w:fldChar w:fldCharType="begin"/>
      </w:r>
      <w:r w:rsidRPr="00CA1ACD">
        <w:rPr>
          <w:rFonts w:ascii="Times New Roman" w:hAnsi="Times New Roman" w:cs="Times New Roman"/>
          <w:b/>
          <w:i w:val="0"/>
          <w:color w:val="000000" w:themeColor="text1"/>
          <w:sz w:val="24"/>
          <w:szCs w:val="24"/>
          <w:lang w:val="fr-FR"/>
        </w:rPr>
        <w:instrText xml:space="preserve"> SEQ Tableau \* ARABIC </w:instrText>
      </w:r>
      <w:r w:rsidRPr="00AA233E">
        <w:rPr>
          <w:rFonts w:ascii="Times New Roman" w:hAnsi="Times New Roman" w:cs="Times New Roman"/>
          <w:b/>
          <w:i w:val="0"/>
          <w:color w:val="000000" w:themeColor="text1"/>
          <w:sz w:val="24"/>
          <w:szCs w:val="24"/>
        </w:rPr>
        <w:fldChar w:fldCharType="separate"/>
      </w:r>
      <w:r w:rsidR="00AF5259" w:rsidRPr="00CA1ACD">
        <w:rPr>
          <w:rFonts w:ascii="Times New Roman" w:hAnsi="Times New Roman" w:cs="Times New Roman"/>
          <w:b/>
          <w:i w:val="0"/>
          <w:noProof/>
          <w:color w:val="000000" w:themeColor="text1"/>
          <w:sz w:val="24"/>
          <w:szCs w:val="24"/>
          <w:lang w:val="fr-FR"/>
        </w:rPr>
        <w:t>6</w:t>
      </w:r>
      <w:r w:rsidRPr="00AA233E">
        <w:rPr>
          <w:rFonts w:ascii="Times New Roman" w:hAnsi="Times New Roman" w:cs="Times New Roman"/>
          <w:b/>
          <w:i w:val="0"/>
          <w:color w:val="000000" w:themeColor="text1"/>
          <w:sz w:val="24"/>
          <w:szCs w:val="24"/>
        </w:rPr>
        <w:fldChar w:fldCharType="end"/>
      </w:r>
      <w:r w:rsidR="00A678A8" w:rsidRPr="00AA233E">
        <w:rPr>
          <w:rFonts w:ascii="Times New Roman" w:hAnsi="Times New Roman" w:cs="Times New Roman"/>
          <w:b/>
          <w:i w:val="0"/>
          <w:color w:val="000000" w:themeColor="text1"/>
          <w:sz w:val="24"/>
          <w:szCs w:val="24"/>
          <w:lang w:val="fr-CM"/>
        </w:rPr>
        <w:t xml:space="preserve">: </w:t>
      </w:r>
      <w:r w:rsidR="00A678A8" w:rsidRPr="00AA233E">
        <w:rPr>
          <w:rFonts w:ascii="Times New Roman" w:hAnsi="Times New Roman" w:cs="Times New Roman"/>
          <w:i w:val="0"/>
          <w:color w:val="000000" w:themeColor="text1"/>
          <w:sz w:val="24"/>
          <w:szCs w:val="24"/>
          <w:lang w:val="fr-CM"/>
        </w:rPr>
        <w:t xml:space="preserve">Discographie de Jean </w:t>
      </w:r>
      <w:proofErr w:type="spellStart"/>
      <w:r w:rsidR="00A678A8" w:rsidRPr="00AA233E">
        <w:rPr>
          <w:rFonts w:ascii="Times New Roman" w:hAnsi="Times New Roman" w:cs="Times New Roman"/>
          <w:i w:val="0"/>
          <w:color w:val="000000" w:themeColor="text1"/>
          <w:sz w:val="24"/>
          <w:szCs w:val="24"/>
          <w:lang w:val="fr-CM"/>
        </w:rPr>
        <w:t>Bikoko</w:t>
      </w:r>
      <w:proofErr w:type="spellEnd"/>
      <w:r w:rsidR="00A678A8" w:rsidRPr="00AA233E">
        <w:rPr>
          <w:rFonts w:ascii="Times New Roman" w:hAnsi="Times New Roman" w:cs="Times New Roman"/>
          <w:i w:val="0"/>
          <w:color w:val="000000" w:themeColor="text1"/>
          <w:sz w:val="24"/>
          <w:szCs w:val="24"/>
          <w:lang w:val="fr-CM"/>
        </w:rPr>
        <w:t xml:space="preserve"> Alain</w:t>
      </w:r>
      <w:bookmarkEnd w:id="74"/>
    </w:p>
    <w:tbl>
      <w:tblPr>
        <w:tblStyle w:val="Grilledutableau"/>
        <w:tblW w:w="0" w:type="auto"/>
        <w:tblLook w:val="04A0" w:firstRow="1" w:lastRow="0" w:firstColumn="1" w:lastColumn="0" w:noHBand="0" w:noVBand="1"/>
      </w:tblPr>
      <w:tblGrid>
        <w:gridCol w:w="486"/>
        <w:gridCol w:w="4212"/>
        <w:gridCol w:w="2349"/>
        <w:gridCol w:w="2349"/>
      </w:tblGrid>
      <w:tr w:rsidR="00A678A8" w:rsidTr="00AA233E">
        <w:tc>
          <w:tcPr>
            <w:tcW w:w="486" w:type="dxa"/>
          </w:tcPr>
          <w:p w:rsidR="00A678A8" w:rsidRDefault="00A678A8" w:rsidP="00D972AB">
            <w:pPr>
              <w:rPr>
                <w:rFonts w:ascii="Times New Roman" w:hAnsi="Times New Roman" w:cs="Times New Roman"/>
                <w:b/>
                <w:sz w:val="24"/>
                <w:szCs w:val="24"/>
                <w:lang w:val="fr-CM"/>
              </w:rPr>
            </w:pPr>
            <w:r>
              <w:rPr>
                <w:rFonts w:ascii="Times New Roman" w:hAnsi="Times New Roman" w:cs="Times New Roman"/>
                <w:b/>
                <w:sz w:val="24"/>
                <w:szCs w:val="24"/>
                <w:lang w:val="fr-CM"/>
              </w:rPr>
              <w:t>N°</w:t>
            </w:r>
          </w:p>
        </w:tc>
        <w:tc>
          <w:tcPr>
            <w:tcW w:w="4212" w:type="dxa"/>
          </w:tcPr>
          <w:p w:rsidR="00A678A8" w:rsidRDefault="00A678A8" w:rsidP="00D972AB">
            <w:pPr>
              <w:rPr>
                <w:rFonts w:ascii="Times New Roman" w:hAnsi="Times New Roman" w:cs="Times New Roman"/>
                <w:b/>
                <w:sz w:val="24"/>
                <w:szCs w:val="24"/>
                <w:lang w:val="fr-CM"/>
              </w:rPr>
            </w:pPr>
            <w:r>
              <w:rPr>
                <w:rFonts w:ascii="Times New Roman" w:hAnsi="Times New Roman" w:cs="Times New Roman"/>
                <w:b/>
                <w:sz w:val="24"/>
                <w:szCs w:val="24"/>
                <w:lang w:val="fr-CM"/>
              </w:rPr>
              <w:t>TITRE ALBUM</w:t>
            </w:r>
          </w:p>
        </w:tc>
        <w:tc>
          <w:tcPr>
            <w:tcW w:w="2349" w:type="dxa"/>
          </w:tcPr>
          <w:p w:rsidR="00A678A8" w:rsidRDefault="00A678A8" w:rsidP="00D972AB">
            <w:pPr>
              <w:rPr>
                <w:rFonts w:ascii="Times New Roman" w:hAnsi="Times New Roman" w:cs="Times New Roman"/>
                <w:b/>
                <w:sz w:val="24"/>
                <w:szCs w:val="24"/>
                <w:lang w:val="fr-CM"/>
              </w:rPr>
            </w:pPr>
            <w:r>
              <w:rPr>
                <w:rFonts w:ascii="Times New Roman" w:hAnsi="Times New Roman" w:cs="Times New Roman"/>
                <w:b/>
                <w:sz w:val="24"/>
                <w:szCs w:val="24"/>
                <w:lang w:val="fr-CM"/>
              </w:rPr>
              <w:t>TYPE DE SUPPORT</w:t>
            </w:r>
          </w:p>
        </w:tc>
        <w:tc>
          <w:tcPr>
            <w:tcW w:w="2349" w:type="dxa"/>
          </w:tcPr>
          <w:p w:rsidR="00A678A8" w:rsidRDefault="00A678A8" w:rsidP="00D972AB">
            <w:pPr>
              <w:rPr>
                <w:rFonts w:ascii="Times New Roman" w:hAnsi="Times New Roman" w:cs="Times New Roman"/>
                <w:b/>
                <w:sz w:val="24"/>
                <w:szCs w:val="24"/>
                <w:lang w:val="fr-CM"/>
              </w:rPr>
            </w:pPr>
            <w:r>
              <w:rPr>
                <w:rFonts w:ascii="Times New Roman" w:hAnsi="Times New Roman" w:cs="Times New Roman"/>
                <w:b/>
                <w:sz w:val="24"/>
                <w:szCs w:val="24"/>
                <w:lang w:val="fr-CM"/>
              </w:rPr>
              <w:t>ANNEE DE PRODUCTION</w:t>
            </w:r>
          </w:p>
        </w:tc>
      </w:tr>
      <w:tr w:rsidR="00A678A8" w:rsidTr="00AA233E">
        <w:tc>
          <w:tcPr>
            <w:tcW w:w="486"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1</w:t>
            </w:r>
          </w:p>
        </w:tc>
        <w:tc>
          <w:tcPr>
            <w:tcW w:w="4212"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Parade</w:t>
            </w:r>
          </w:p>
        </w:tc>
        <w:tc>
          <w:tcPr>
            <w:tcW w:w="2349" w:type="dxa"/>
          </w:tcPr>
          <w:p w:rsidR="00A678A8" w:rsidRPr="006470D3" w:rsidRDefault="00BA1CBC"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Disque vinyle </w:t>
            </w:r>
          </w:p>
        </w:tc>
        <w:tc>
          <w:tcPr>
            <w:tcW w:w="2349"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1970</w:t>
            </w:r>
          </w:p>
        </w:tc>
      </w:tr>
      <w:tr w:rsidR="00A678A8" w:rsidTr="00AA233E">
        <w:tc>
          <w:tcPr>
            <w:tcW w:w="486"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2</w:t>
            </w:r>
          </w:p>
        </w:tc>
        <w:tc>
          <w:tcPr>
            <w:tcW w:w="4212"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Jean Aladin et l’</w:t>
            </w:r>
            <w:proofErr w:type="spellStart"/>
            <w:r w:rsidRPr="006470D3">
              <w:rPr>
                <w:rFonts w:ascii="Times New Roman" w:hAnsi="Times New Roman" w:cs="Times New Roman"/>
                <w:sz w:val="24"/>
                <w:szCs w:val="24"/>
                <w:lang w:val="fr-CM"/>
              </w:rPr>
              <w:t>Assiko</w:t>
            </w:r>
            <w:proofErr w:type="spellEnd"/>
            <w:r w:rsidRPr="006470D3">
              <w:rPr>
                <w:rFonts w:ascii="Times New Roman" w:hAnsi="Times New Roman" w:cs="Times New Roman"/>
                <w:sz w:val="24"/>
                <w:szCs w:val="24"/>
                <w:lang w:val="fr-CM"/>
              </w:rPr>
              <w:t xml:space="preserve"> Rigueur- </w:t>
            </w:r>
            <w:proofErr w:type="spellStart"/>
            <w:r w:rsidRPr="006470D3">
              <w:rPr>
                <w:rFonts w:ascii="Times New Roman" w:hAnsi="Times New Roman" w:cs="Times New Roman"/>
                <w:sz w:val="24"/>
                <w:szCs w:val="24"/>
                <w:lang w:val="fr-CM"/>
              </w:rPr>
              <w:t>Bikoko</w:t>
            </w:r>
            <w:proofErr w:type="spellEnd"/>
          </w:p>
        </w:tc>
        <w:tc>
          <w:tcPr>
            <w:tcW w:w="2349" w:type="dxa"/>
          </w:tcPr>
          <w:p w:rsidR="00A678A8" w:rsidRPr="006470D3" w:rsidRDefault="00BA1CBC"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A678A8" w:rsidRPr="006470D3" w:rsidRDefault="00A678A8" w:rsidP="00D972AB">
            <w:pPr>
              <w:rPr>
                <w:rFonts w:ascii="Times New Roman" w:hAnsi="Times New Roman" w:cs="Times New Roman"/>
                <w:sz w:val="24"/>
                <w:szCs w:val="24"/>
                <w:lang w:val="fr-CM"/>
              </w:rPr>
            </w:pPr>
            <w:r w:rsidRPr="006470D3">
              <w:rPr>
                <w:rFonts w:ascii="Times New Roman" w:hAnsi="Times New Roman" w:cs="Times New Roman"/>
                <w:sz w:val="24"/>
                <w:szCs w:val="24"/>
                <w:lang w:val="fr-CM"/>
              </w:rPr>
              <w:t>1983</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3</w:t>
            </w:r>
          </w:p>
        </w:tc>
        <w:tc>
          <w:tcPr>
            <w:tcW w:w="4212"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Ma </w:t>
            </w:r>
            <w:proofErr w:type="spellStart"/>
            <w:r w:rsidRPr="006470D3">
              <w:rPr>
                <w:rFonts w:ascii="Times New Roman" w:hAnsi="Times New Roman" w:cs="Times New Roman"/>
                <w:sz w:val="24"/>
                <w:szCs w:val="24"/>
                <w:lang w:val="fr-CM"/>
              </w:rPr>
              <w:t>cabo</w:t>
            </w:r>
            <w:proofErr w:type="spellEnd"/>
            <w:r w:rsidRPr="006470D3">
              <w:rPr>
                <w:rFonts w:ascii="Times New Roman" w:hAnsi="Times New Roman" w:cs="Times New Roman"/>
                <w:sz w:val="24"/>
                <w:szCs w:val="24"/>
                <w:lang w:val="fr-CM"/>
              </w:rPr>
              <w:t xml:space="preserve"> ma mo</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Disque vinyle </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1984</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4</w:t>
            </w:r>
          </w:p>
        </w:tc>
        <w:tc>
          <w:tcPr>
            <w:tcW w:w="4212"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Saï </w:t>
            </w:r>
            <w:proofErr w:type="spellStart"/>
            <w:r w:rsidRPr="006470D3">
              <w:rPr>
                <w:rFonts w:ascii="Times New Roman" w:hAnsi="Times New Roman" w:cs="Times New Roman"/>
                <w:sz w:val="24"/>
                <w:szCs w:val="24"/>
                <w:lang w:val="fr-CM"/>
              </w:rPr>
              <w:t>Mbok</w:t>
            </w:r>
            <w:proofErr w:type="spellEnd"/>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1985</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5</w:t>
            </w:r>
          </w:p>
        </w:tc>
        <w:tc>
          <w:tcPr>
            <w:tcW w:w="4212" w:type="dxa"/>
          </w:tcPr>
          <w:p w:rsidR="00BA1CBC" w:rsidRPr="006470D3" w:rsidRDefault="00BA1CBC" w:rsidP="00BA1CBC">
            <w:pPr>
              <w:rPr>
                <w:rFonts w:ascii="Times New Roman" w:hAnsi="Times New Roman" w:cs="Times New Roman"/>
                <w:sz w:val="24"/>
                <w:szCs w:val="24"/>
                <w:lang w:val="fr-CM"/>
              </w:rPr>
            </w:pPr>
            <w:proofErr w:type="spellStart"/>
            <w:r w:rsidRPr="006470D3">
              <w:rPr>
                <w:rFonts w:ascii="Times New Roman" w:hAnsi="Times New Roman" w:cs="Times New Roman"/>
                <w:sz w:val="24"/>
                <w:szCs w:val="24"/>
                <w:lang w:val="fr-CM"/>
              </w:rPr>
              <w:t>Likalo</w:t>
            </w:r>
            <w:proofErr w:type="spellEnd"/>
            <w:r w:rsidRPr="006470D3">
              <w:rPr>
                <w:rFonts w:ascii="Times New Roman" w:hAnsi="Times New Roman" w:cs="Times New Roman"/>
                <w:sz w:val="24"/>
                <w:szCs w:val="24"/>
                <w:lang w:val="fr-CM"/>
              </w:rPr>
              <w:t xml:space="preserve"> ‘’ Message’’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1986</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6</w:t>
            </w:r>
          </w:p>
        </w:tc>
        <w:tc>
          <w:tcPr>
            <w:tcW w:w="4212"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30 Ans De La Chanson…</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1986</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7</w:t>
            </w:r>
          </w:p>
        </w:tc>
        <w:tc>
          <w:tcPr>
            <w:tcW w:w="4212" w:type="dxa"/>
          </w:tcPr>
          <w:p w:rsidR="00BA1CBC" w:rsidRPr="006470D3" w:rsidRDefault="00BA1CBC" w:rsidP="00BA1CBC">
            <w:pPr>
              <w:rPr>
                <w:rFonts w:ascii="Times New Roman" w:hAnsi="Times New Roman" w:cs="Times New Roman"/>
                <w:sz w:val="24"/>
                <w:szCs w:val="24"/>
                <w:lang w:val="fr-CM"/>
              </w:rPr>
            </w:pPr>
            <w:proofErr w:type="spellStart"/>
            <w:r w:rsidRPr="006470D3">
              <w:rPr>
                <w:rFonts w:ascii="Times New Roman" w:hAnsi="Times New Roman" w:cs="Times New Roman"/>
                <w:sz w:val="24"/>
                <w:szCs w:val="24"/>
                <w:lang w:val="fr-CM"/>
              </w:rPr>
              <w:t>Ngock</w:t>
            </w:r>
            <w:proofErr w:type="spellEnd"/>
            <w:r w:rsidRPr="006470D3">
              <w:rPr>
                <w:rFonts w:ascii="Times New Roman" w:hAnsi="Times New Roman" w:cs="Times New Roman"/>
                <w:sz w:val="24"/>
                <w:szCs w:val="24"/>
                <w:lang w:val="fr-CM"/>
              </w:rPr>
              <w:t xml:space="preserve"> </w:t>
            </w:r>
            <w:proofErr w:type="spellStart"/>
            <w:r w:rsidRPr="006470D3">
              <w:rPr>
                <w:rFonts w:ascii="Times New Roman" w:hAnsi="Times New Roman" w:cs="Times New Roman"/>
                <w:sz w:val="24"/>
                <w:szCs w:val="24"/>
                <w:lang w:val="fr-CM"/>
              </w:rPr>
              <w:t>Lituba</w:t>
            </w:r>
            <w:proofErr w:type="spellEnd"/>
            <w:r w:rsidRPr="006470D3">
              <w:rPr>
                <w:rFonts w:ascii="Times New Roman" w:hAnsi="Times New Roman" w:cs="Times New Roman"/>
                <w:sz w:val="24"/>
                <w:szCs w:val="24"/>
                <w:lang w:val="fr-CM"/>
              </w:rPr>
              <w:t xml:space="preserve"> / Dynamo</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8</w:t>
            </w:r>
          </w:p>
        </w:tc>
        <w:tc>
          <w:tcPr>
            <w:tcW w:w="4212" w:type="dxa"/>
          </w:tcPr>
          <w:p w:rsidR="00BA1CBC" w:rsidRPr="006470D3" w:rsidRDefault="00BA1CBC" w:rsidP="00BA1CBC">
            <w:pPr>
              <w:rPr>
                <w:rFonts w:ascii="Times New Roman" w:hAnsi="Times New Roman" w:cs="Times New Roman"/>
                <w:sz w:val="24"/>
                <w:szCs w:val="24"/>
                <w:lang w:val="fr-CM"/>
              </w:rPr>
            </w:pPr>
          </w:p>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Cameroun Airlines</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9</w:t>
            </w:r>
          </w:p>
        </w:tc>
        <w:tc>
          <w:tcPr>
            <w:tcW w:w="4212" w:type="dxa"/>
          </w:tcPr>
          <w:p w:rsidR="00BA1CBC" w:rsidRPr="006470D3" w:rsidRDefault="00BA1CBC" w:rsidP="00BA1CBC">
            <w:pPr>
              <w:rPr>
                <w:rFonts w:ascii="Times New Roman" w:hAnsi="Times New Roman" w:cs="Times New Roman"/>
                <w:sz w:val="24"/>
                <w:szCs w:val="24"/>
                <w:lang w:val="fr-CM"/>
              </w:rPr>
            </w:pPr>
          </w:p>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Wanda </w:t>
            </w:r>
            <w:proofErr w:type="spellStart"/>
            <w:r w:rsidRPr="006470D3">
              <w:rPr>
                <w:rFonts w:ascii="Times New Roman" w:hAnsi="Times New Roman" w:cs="Times New Roman"/>
                <w:sz w:val="24"/>
                <w:szCs w:val="24"/>
                <w:lang w:val="fr-CM"/>
              </w:rPr>
              <w:t>Ntet</w:t>
            </w:r>
            <w:proofErr w:type="spellEnd"/>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Disque vinyle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Tr="00AA233E">
        <w:trPr>
          <w:trHeight w:val="232"/>
        </w:trPr>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10</w:t>
            </w:r>
          </w:p>
        </w:tc>
        <w:tc>
          <w:tcPr>
            <w:tcW w:w="4212" w:type="dxa"/>
          </w:tcPr>
          <w:p w:rsidR="00BA1CBC" w:rsidRPr="006470D3" w:rsidRDefault="00BA1CBC" w:rsidP="00BA1CBC">
            <w:pPr>
              <w:rPr>
                <w:rFonts w:ascii="Times New Roman" w:hAnsi="Times New Roman" w:cs="Times New Roman"/>
                <w:sz w:val="24"/>
                <w:szCs w:val="24"/>
              </w:rPr>
            </w:pPr>
            <w:r w:rsidRPr="006470D3">
              <w:rPr>
                <w:rFonts w:ascii="Times New Roman" w:hAnsi="Times New Roman" w:cs="Times New Roman"/>
                <w:sz w:val="24"/>
                <w:szCs w:val="24"/>
              </w:rPr>
              <w:t xml:space="preserve">Jean </w:t>
            </w:r>
            <w:proofErr w:type="spellStart"/>
            <w:r w:rsidRPr="006470D3">
              <w:rPr>
                <w:rFonts w:ascii="Times New Roman" w:hAnsi="Times New Roman" w:cs="Times New Roman"/>
                <w:sz w:val="24"/>
                <w:szCs w:val="24"/>
              </w:rPr>
              <w:t>Bikoko</w:t>
            </w:r>
            <w:proofErr w:type="spellEnd"/>
            <w:r w:rsidRPr="006470D3">
              <w:rPr>
                <w:rFonts w:ascii="Times New Roman" w:hAnsi="Times New Roman" w:cs="Times New Roman"/>
                <w:sz w:val="24"/>
                <w:szCs w:val="24"/>
              </w:rPr>
              <w:t xml:space="preserve"> Story (Pala </w:t>
            </w:r>
            <w:proofErr w:type="spellStart"/>
            <w:r w:rsidRPr="006470D3">
              <w:rPr>
                <w:rFonts w:ascii="Times New Roman" w:hAnsi="Times New Roman" w:cs="Times New Roman"/>
                <w:sz w:val="24"/>
                <w:szCs w:val="24"/>
              </w:rPr>
              <w:t>Wo</w:t>
            </w:r>
            <w:proofErr w:type="spellEnd"/>
            <w:r w:rsidRPr="006470D3">
              <w:rPr>
                <w:rFonts w:ascii="Times New Roman" w:hAnsi="Times New Roman" w:cs="Times New Roman"/>
                <w:sz w:val="24"/>
                <w:szCs w:val="24"/>
              </w:rPr>
              <w:t>)</w:t>
            </w:r>
          </w:p>
          <w:p w:rsidR="00BA1CBC" w:rsidRPr="00CA1ACD" w:rsidRDefault="00BA1CBC" w:rsidP="00BA1CBC">
            <w:pPr>
              <w:rPr>
                <w:rFonts w:ascii="Times New Roman" w:hAnsi="Times New Roman" w:cs="Times New Roman"/>
                <w:sz w:val="24"/>
                <w:szCs w:val="24"/>
              </w:rPr>
            </w:pP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CD</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11</w:t>
            </w:r>
          </w:p>
        </w:tc>
        <w:tc>
          <w:tcPr>
            <w:tcW w:w="4212"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Jean </w:t>
            </w:r>
            <w:proofErr w:type="spellStart"/>
            <w:r w:rsidRPr="006470D3">
              <w:rPr>
                <w:rFonts w:ascii="Times New Roman" w:hAnsi="Times New Roman" w:cs="Times New Roman"/>
                <w:sz w:val="24"/>
                <w:szCs w:val="24"/>
                <w:lang w:val="fr-CM"/>
              </w:rPr>
              <w:t>Bikoko</w:t>
            </w:r>
            <w:proofErr w:type="spellEnd"/>
            <w:r w:rsidRPr="006470D3">
              <w:rPr>
                <w:rFonts w:ascii="Times New Roman" w:hAnsi="Times New Roman" w:cs="Times New Roman"/>
                <w:sz w:val="24"/>
                <w:szCs w:val="24"/>
                <w:lang w:val="fr-CM"/>
              </w:rPr>
              <w:t xml:space="preserve"> Aladin &amp; Martin </w:t>
            </w:r>
            <w:proofErr w:type="spellStart"/>
            <w:r w:rsidRPr="006470D3">
              <w:rPr>
                <w:rFonts w:ascii="Times New Roman" w:hAnsi="Times New Roman" w:cs="Times New Roman"/>
                <w:sz w:val="24"/>
                <w:szCs w:val="24"/>
                <w:lang w:val="fr-CM"/>
              </w:rPr>
              <w:t>Kon</w:t>
            </w:r>
            <w:proofErr w:type="spellEnd"/>
            <w:r w:rsidRPr="006470D3">
              <w:rPr>
                <w:rFonts w:ascii="Times New Roman" w:hAnsi="Times New Roman" w:cs="Times New Roman"/>
                <w:sz w:val="24"/>
                <w:szCs w:val="24"/>
                <w:lang w:val="fr-CM"/>
              </w:rPr>
              <w:t xml:space="preserve"> </w:t>
            </w:r>
            <w:proofErr w:type="spellStart"/>
            <w:r w:rsidRPr="006470D3">
              <w:rPr>
                <w:rFonts w:ascii="Times New Roman" w:hAnsi="Times New Roman" w:cs="Times New Roman"/>
                <w:sz w:val="24"/>
                <w:szCs w:val="24"/>
                <w:lang w:val="fr-CM"/>
              </w:rPr>
              <w:t>Mbogol</w:t>
            </w:r>
            <w:proofErr w:type="spellEnd"/>
            <w:r w:rsidRPr="006470D3">
              <w:rPr>
                <w:rFonts w:ascii="Times New Roman" w:hAnsi="Times New Roman" w:cs="Times New Roman"/>
                <w:sz w:val="24"/>
                <w:szCs w:val="24"/>
                <w:lang w:val="fr-CM"/>
              </w:rPr>
              <w:t xml:space="preserve"> – </w:t>
            </w:r>
            <w:proofErr w:type="spellStart"/>
            <w:r w:rsidRPr="006470D3">
              <w:rPr>
                <w:rFonts w:ascii="Times New Roman" w:hAnsi="Times New Roman" w:cs="Times New Roman"/>
                <w:sz w:val="24"/>
                <w:szCs w:val="24"/>
                <w:lang w:val="fr-CM"/>
              </w:rPr>
              <w:t>Compil'Assiko</w:t>
            </w:r>
            <w:proofErr w:type="spellEnd"/>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CD</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12</w:t>
            </w:r>
          </w:p>
        </w:tc>
        <w:tc>
          <w:tcPr>
            <w:tcW w:w="4212" w:type="dxa"/>
          </w:tcPr>
          <w:p w:rsidR="00BA1CBC" w:rsidRPr="006470D3" w:rsidRDefault="00AA233E" w:rsidP="00BA1CBC">
            <w:pPr>
              <w:rPr>
                <w:rFonts w:ascii="Times New Roman" w:hAnsi="Times New Roman" w:cs="Times New Roman"/>
                <w:sz w:val="24"/>
                <w:szCs w:val="24"/>
                <w:lang w:val="fr-CM"/>
              </w:rPr>
            </w:pPr>
            <w:proofErr w:type="spellStart"/>
            <w:r>
              <w:rPr>
                <w:rFonts w:ascii="Times New Roman" w:hAnsi="Times New Roman" w:cs="Times New Roman"/>
                <w:sz w:val="24"/>
                <w:szCs w:val="24"/>
                <w:lang w:val="fr-CM"/>
              </w:rPr>
              <w:t>Webenu</w:t>
            </w:r>
            <w:proofErr w:type="spellEnd"/>
            <w:r>
              <w:rPr>
                <w:rFonts w:ascii="Times New Roman" w:hAnsi="Times New Roman" w:cs="Times New Roman"/>
                <w:sz w:val="24"/>
                <w:szCs w:val="24"/>
                <w:lang w:val="fr-CM"/>
              </w:rPr>
              <w:t xml:space="preserve"> </w:t>
            </w:r>
            <w:proofErr w:type="spellStart"/>
            <w:r>
              <w:rPr>
                <w:rFonts w:ascii="Times New Roman" w:hAnsi="Times New Roman" w:cs="Times New Roman"/>
                <w:sz w:val="24"/>
                <w:szCs w:val="24"/>
                <w:lang w:val="fr-CM"/>
              </w:rPr>
              <w:t>Ulo</w:t>
            </w:r>
            <w:proofErr w:type="spellEnd"/>
            <w:r>
              <w:rPr>
                <w:rFonts w:ascii="Times New Roman" w:hAnsi="Times New Roman" w:cs="Times New Roman"/>
                <w:sz w:val="24"/>
                <w:szCs w:val="24"/>
                <w:lang w:val="fr-CM"/>
              </w:rPr>
              <w:t xml:space="preserve"> </w:t>
            </w:r>
            <w:proofErr w:type="spellStart"/>
            <w:r>
              <w:rPr>
                <w:rFonts w:ascii="Times New Roman" w:hAnsi="Times New Roman" w:cs="Times New Roman"/>
                <w:sz w:val="24"/>
                <w:szCs w:val="24"/>
                <w:lang w:val="fr-CM"/>
              </w:rPr>
              <w:t>Anyango</w:t>
            </w:r>
            <w:proofErr w:type="spellEnd"/>
            <w:r>
              <w:rPr>
                <w:rFonts w:ascii="Times New Roman" w:hAnsi="Times New Roman" w:cs="Times New Roman"/>
                <w:sz w:val="24"/>
                <w:szCs w:val="24"/>
                <w:lang w:val="fr-CM"/>
              </w:rPr>
              <w:t xml:space="preserve"> </w:t>
            </w:r>
            <w:r w:rsidR="00BA1CBC" w:rsidRPr="006470D3">
              <w:rPr>
                <w:rFonts w:ascii="Times New Roman" w:hAnsi="Times New Roman" w:cs="Times New Roman"/>
                <w:sz w:val="24"/>
                <w:szCs w:val="24"/>
                <w:lang w:val="fr-CM"/>
              </w:rPr>
              <w:t>(Single)</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CD</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Année indéterminé</w:t>
            </w:r>
          </w:p>
        </w:tc>
      </w:tr>
      <w:tr w:rsidR="00BA1CBC" w:rsidRPr="003C6D67"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13</w:t>
            </w:r>
          </w:p>
        </w:tc>
        <w:tc>
          <w:tcPr>
            <w:tcW w:w="4212" w:type="dxa"/>
          </w:tcPr>
          <w:p w:rsidR="00BA1CBC" w:rsidRPr="006470D3" w:rsidRDefault="00BA1CBC" w:rsidP="00BA1CBC">
            <w:pPr>
              <w:rPr>
                <w:rFonts w:ascii="Times New Roman" w:hAnsi="Times New Roman" w:cs="Times New Roman"/>
                <w:sz w:val="24"/>
                <w:szCs w:val="24"/>
              </w:rPr>
            </w:pPr>
            <w:r w:rsidRPr="006470D3">
              <w:rPr>
                <w:rFonts w:ascii="Times New Roman" w:hAnsi="Times New Roman" w:cs="Times New Roman"/>
                <w:sz w:val="24"/>
                <w:szCs w:val="24"/>
              </w:rPr>
              <w:t xml:space="preserve">Rom </w:t>
            </w:r>
            <w:proofErr w:type="spellStart"/>
            <w:r w:rsidRPr="006470D3">
              <w:rPr>
                <w:rFonts w:ascii="Times New Roman" w:hAnsi="Times New Roman" w:cs="Times New Roman"/>
                <w:sz w:val="24"/>
                <w:szCs w:val="24"/>
              </w:rPr>
              <w:t>Bikonme</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Hangue</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Nga</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Malbe</w:t>
            </w:r>
            <w:proofErr w:type="spellEnd"/>
            <w:r w:rsidR="00AA233E">
              <w:rPr>
                <w:rFonts w:ascii="Times New Roman" w:hAnsi="Times New Roman" w:cs="Times New Roman"/>
                <w:sz w:val="24"/>
                <w:szCs w:val="24"/>
              </w:rPr>
              <w:t xml:space="preserve"> - </w:t>
            </w:r>
            <w:proofErr w:type="spellStart"/>
            <w:r w:rsidR="00AA233E">
              <w:rPr>
                <w:rFonts w:ascii="Times New Roman" w:hAnsi="Times New Roman" w:cs="Times New Roman"/>
                <w:sz w:val="24"/>
                <w:szCs w:val="24"/>
              </w:rPr>
              <w:t>Liyab</w:t>
            </w:r>
            <w:proofErr w:type="spellEnd"/>
            <w:r w:rsidR="00AA233E">
              <w:rPr>
                <w:rFonts w:ascii="Times New Roman" w:hAnsi="Times New Roman" w:cs="Times New Roman"/>
                <w:sz w:val="24"/>
                <w:szCs w:val="24"/>
              </w:rPr>
              <w:t xml:space="preserve"> Li Man </w:t>
            </w:r>
            <w:r w:rsidRPr="006470D3">
              <w:rPr>
                <w:rFonts w:ascii="Times New Roman" w:hAnsi="Times New Roman" w:cs="Times New Roman"/>
                <w:sz w:val="24"/>
                <w:szCs w:val="24"/>
              </w:rPr>
              <w:t>(Single)</w:t>
            </w:r>
          </w:p>
        </w:tc>
        <w:tc>
          <w:tcPr>
            <w:tcW w:w="2349" w:type="dxa"/>
          </w:tcPr>
          <w:p w:rsidR="00BA1CBC" w:rsidRPr="006470D3" w:rsidRDefault="00BA1CBC" w:rsidP="00BA1CBC">
            <w:pPr>
              <w:rPr>
                <w:rFonts w:ascii="Times New Roman" w:hAnsi="Times New Roman" w:cs="Times New Roman"/>
                <w:sz w:val="24"/>
                <w:szCs w:val="24"/>
              </w:rPr>
            </w:pPr>
            <w:r w:rsidRPr="006470D3">
              <w:rPr>
                <w:rFonts w:ascii="Times New Roman" w:hAnsi="Times New Roman" w:cs="Times New Roman"/>
                <w:sz w:val="24"/>
                <w:szCs w:val="24"/>
              </w:rPr>
              <w:t>CD</w:t>
            </w:r>
          </w:p>
        </w:tc>
        <w:tc>
          <w:tcPr>
            <w:tcW w:w="2349" w:type="dxa"/>
          </w:tcPr>
          <w:p w:rsidR="00BA1CBC" w:rsidRPr="006470D3" w:rsidRDefault="00BA1CBC" w:rsidP="00BA1CBC">
            <w:pPr>
              <w:rPr>
                <w:rFonts w:ascii="Times New Roman" w:hAnsi="Times New Roman" w:cs="Times New Roman"/>
                <w:sz w:val="24"/>
                <w:szCs w:val="24"/>
              </w:rPr>
            </w:pPr>
            <w:proofErr w:type="spellStart"/>
            <w:r w:rsidRPr="006470D3">
              <w:rPr>
                <w:rFonts w:ascii="Times New Roman" w:hAnsi="Times New Roman" w:cs="Times New Roman"/>
                <w:sz w:val="24"/>
                <w:szCs w:val="24"/>
              </w:rPr>
              <w:t>Année</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indéterminé</w:t>
            </w:r>
            <w:proofErr w:type="spellEnd"/>
          </w:p>
        </w:tc>
      </w:tr>
      <w:tr w:rsidR="00BA1CBC" w:rsidRPr="003C6D67"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14</w:t>
            </w:r>
          </w:p>
        </w:tc>
        <w:tc>
          <w:tcPr>
            <w:tcW w:w="4212" w:type="dxa"/>
          </w:tcPr>
          <w:p w:rsidR="00BA1CBC" w:rsidRPr="006470D3" w:rsidRDefault="00BA1CBC" w:rsidP="00BA1CBC">
            <w:pPr>
              <w:rPr>
                <w:rFonts w:ascii="Times New Roman" w:hAnsi="Times New Roman" w:cs="Times New Roman"/>
                <w:sz w:val="24"/>
                <w:szCs w:val="24"/>
              </w:rPr>
            </w:pPr>
            <w:r w:rsidRPr="006470D3">
              <w:rPr>
                <w:rFonts w:ascii="Times New Roman" w:hAnsi="Times New Roman" w:cs="Times New Roman"/>
                <w:sz w:val="24"/>
                <w:szCs w:val="24"/>
              </w:rPr>
              <w:t xml:space="preserve">Mam </w:t>
            </w:r>
            <w:proofErr w:type="spellStart"/>
            <w:r w:rsidRPr="006470D3">
              <w:rPr>
                <w:rFonts w:ascii="Times New Roman" w:hAnsi="Times New Roman" w:cs="Times New Roman"/>
                <w:sz w:val="24"/>
                <w:szCs w:val="24"/>
              </w:rPr>
              <w:t>Malog</w:t>
            </w:r>
            <w:proofErr w:type="spellEnd"/>
            <w:r w:rsidRPr="006470D3">
              <w:rPr>
                <w:rFonts w:ascii="Times New Roman" w:hAnsi="Times New Roman" w:cs="Times New Roman"/>
                <w:sz w:val="24"/>
                <w:szCs w:val="24"/>
              </w:rPr>
              <w:t xml:space="preserve"> Len / </w:t>
            </w:r>
            <w:proofErr w:type="spellStart"/>
            <w:r w:rsidRPr="006470D3">
              <w:rPr>
                <w:rFonts w:ascii="Times New Roman" w:hAnsi="Times New Roman" w:cs="Times New Roman"/>
                <w:sz w:val="24"/>
                <w:szCs w:val="24"/>
              </w:rPr>
              <w:t>Hijam</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Ligwe</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Ngen</w:t>
            </w:r>
            <w:proofErr w:type="spellEnd"/>
          </w:p>
        </w:tc>
        <w:tc>
          <w:tcPr>
            <w:tcW w:w="2349" w:type="dxa"/>
          </w:tcPr>
          <w:p w:rsidR="00BA1CBC" w:rsidRPr="006470D3" w:rsidRDefault="00BA1CBC" w:rsidP="00BA1CBC">
            <w:pPr>
              <w:rPr>
                <w:rFonts w:ascii="Times New Roman" w:hAnsi="Times New Roman" w:cs="Times New Roman"/>
                <w:sz w:val="24"/>
                <w:szCs w:val="24"/>
              </w:rPr>
            </w:pPr>
            <w:r w:rsidRPr="006470D3">
              <w:rPr>
                <w:rFonts w:ascii="Times New Roman" w:hAnsi="Times New Roman" w:cs="Times New Roman"/>
                <w:sz w:val="24"/>
                <w:szCs w:val="24"/>
              </w:rPr>
              <w:t>CD</w:t>
            </w:r>
          </w:p>
        </w:tc>
        <w:tc>
          <w:tcPr>
            <w:tcW w:w="2349" w:type="dxa"/>
          </w:tcPr>
          <w:p w:rsidR="00BA1CBC" w:rsidRPr="006470D3" w:rsidRDefault="00BA1CBC" w:rsidP="00BA1CBC">
            <w:pPr>
              <w:rPr>
                <w:rFonts w:ascii="Times New Roman" w:hAnsi="Times New Roman" w:cs="Times New Roman"/>
                <w:sz w:val="24"/>
                <w:szCs w:val="24"/>
              </w:rPr>
            </w:pPr>
            <w:proofErr w:type="spellStart"/>
            <w:r w:rsidRPr="006470D3">
              <w:rPr>
                <w:rFonts w:ascii="Times New Roman" w:hAnsi="Times New Roman" w:cs="Times New Roman"/>
                <w:sz w:val="24"/>
                <w:szCs w:val="24"/>
              </w:rPr>
              <w:t>Année</w:t>
            </w:r>
            <w:proofErr w:type="spellEnd"/>
            <w:r w:rsidRPr="006470D3">
              <w:rPr>
                <w:rFonts w:ascii="Times New Roman" w:hAnsi="Times New Roman" w:cs="Times New Roman"/>
                <w:sz w:val="24"/>
                <w:szCs w:val="24"/>
              </w:rPr>
              <w:t xml:space="preserve"> </w:t>
            </w:r>
            <w:proofErr w:type="spellStart"/>
            <w:r w:rsidRPr="006470D3">
              <w:rPr>
                <w:rFonts w:ascii="Times New Roman" w:hAnsi="Times New Roman" w:cs="Times New Roman"/>
                <w:sz w:val="24"/>
                <w:szCs w:val="24"/>
              </w:rPr>
              <w:t>indéterminé</w:t>
            </w:r>
            <w:proofErr w:type="spellEnd"/>
          </w:p>
        </w:tc>
      </w:tr>
      <w:tr w:rsidR="00BA1CBC" w:rsidTr="00AA233E">
        <w:tc>
          <w:tcPr>
            <w:tcW w:w="486"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15</w:t>
            </w:r>
          </w:p>
        </w:tc>
        <w:tc>
          <w:tcPr>
            <w:tcW w:w="4212"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Um Nyobe Vol. 1 - 1953 - 2003 : 50 Ans De Musique, 50 Ans De Génie</w:t>
            </w:r>
          </w:p>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 xml:space="preserve">(Album, </w:t>
            </w:r>
            <w:proofErr w:type="spellStart"/>
            <w:r w:rsidRPr="006470D3">
              <w:rPr>
                <w:rFonts w:ascii="Times New Roman" w:hAnsi="Times New Roman" w:cs="Times New Roman"/>
                <w:sz w:val="24"/>
                <w:szCs w:val="24"/>
                <w:lang w:val="fr-CM"/>
              </w:rPr>
              <w:t>Comp</w:t>
            </w:r>
            <w:proofErr w:type="spellEnd"/>
            <w:r w:rsidRPr="006470D3">
              <w:rPr>
                <w:rFonts w:ascii="Times New Roman" w:hAnsi="Times New Roman" w:cs="Times New Roman"/>
                <w:sz w:val="24"/>
                <w:szCs w:val="24"/>
                <w:lang w:val="fr-CM"/>
              </w:rPr>
              <w:t>)</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CD</w:t>
            </w:r>
          </w:p>
        </w:tc>
        <w:tc>
          <w:tcPr>
            <w:tcW w:w="2349" w:type="dxa"/>
          </w:tcPr>
          <w:p w:rsidR="00BA1CBC" w:rsidRPr="006470D3" w:rsidRDefault="00BA1CBC" w:rsidP="00BA1CBC">
            <w:pPr>
              <w:rPr>
                <w:rFonts w:ascii="Times New Roman" w:hAnsi="Times New Roman" w:cs="Times New Roman"/>
                <w:sz w:val="24"/>
                <w:szCs w:val="24"/>
                <w:lang w:val="fr-CM"/>
              </w:rPr>
            </w:pPr>
            <w:r w:rsidRPr="006470D3">
              <w:rPr>
                <w:rFonts w:ascii="Times New Roman" w:hAnsi="Times New Roman" w:cs="Times New Roman"/>
                <w:sz w:val="24"/>
                <w:szCs w:val="24"/>
                <w:lang w:val="fr-CM"/>
              </w:rPr>
              <w:t>2003</w:t>
            </w:r>
          </w:p>
        </w:tc>
      </w:tr>
    </w:tbl>
    <w:p w:rsidR="00A678A8" w:rsidRPr="00AA233E" w:rsidRDefault="00A678A8" w:rsidP="00D972AB">
      <w:pPr>
        <w:rPr>
          <w:rFonts w:ascii="Times New Roman" w:hAnsi="Times New Roman" w:cs="Times New Roman"/>
          <w:b/>
          <w:sz w:val="12"/>
          <w:szCs w:val="24"/>
          <w:lang w:val="fr-CM"/>
        </w:rPr>
      </w:pPr>
    </w:p>
    <w:p w:rsidR="00C33961" w:rsidRDefault="00BA1CBC" w:rsidP="00AA233E">
      <w:pPr>
        <w:jc w:val="both"/>
        <w:rPr>
          <w:rFonts w:ascii="Times New Roman" w:hAnsi="Times New Roman" w:cs="Times New Roman"/>
          <w:b/>
          <w:sz w:val="24"/>
          <w:szCs w:val="24"/>
          <w:lang w:val="fr-CM"/>
        </w:rPr>
      </w:pPr>
      <w:r>
        <w:rPr>
          <w:rFonts w:ascii="Times New Roman" w:hAnsi="Times New Roman" w:cs="Times New Roman"/>
          <w:b/>
          <w:sz w:val="24"/>
          <w:szCs w:val="24"/>
          <w:lang w:val="fr-CM"/>
        </w:rPr>
        <w:t xml:space="preserve">Source : </w:t>
      </w:r>
      <w:r w:rsidR="00E015CE" w:rsidRPr="00E015CE">
        <w:rPr>
          <w:rFonts w:ascii="Times New Roman" w:hAnsi="Times New Roman" w:cs="Times New Roman"/>
          <w:sz w:val="24"/>
          <w:szCs w:val="24"/>
          <w:lang w:val="fr-CM"/>
        </w:rPr>
        <w:t>https://www.discogs.com/fr/artist/3860814-Jean-Bikoko</w:t>
      </w:r>
      <w:r w:rsidR="00C33961">
        <w:rPr>
          <w:rFonts w:ascii="Times New Roman" w:hAnsi="Times New Roman" w:cs="Times New Roman"/>
          <w:b/>
          <w:sz w:val="24"/>
          <w:szCs w:val="24"/>
          <w:lang w:val="fr-CM"/>
        </w:rPr>
        <w:br w:type="page"/>
      </w:r>
    </w:p>
    <w:p w:rsidR="005D7C65" w:rsidRPr="0039594E" w:rsidRDefault="005D7C65" w:rsidP="00D972AB">
      <w:pPr>
        <w:rPr>
          <w:rFonts w:ascii="Times New Roman" w:hAnsi="Times New Roman" w:cs="Times New Roman"/>
          <w:b/>
          <w:sz w:val="24"/>
          <w:szCs w:val="24"/>
          <w:lang w:val="fr-CM"/>
        </w:rPr>
      </w:pPr>
      <w:r>
        <w:rPr>
          <w:noProof/>
          <w:lang w:val="fr-FR" w:eastAsia="fr-FR"/>
        </w:rPr>
        <w:lastRenderedPageBreak/>
        <mc:AlternateContent>
          <mc:Choice Requires="wps">
            <w:drawing>
              <wp:anchor distT="0" distB="0" distL="114300" distR="114300" simplePos="0" relativeHeight="251687936" behindDoc="1" locked="0" layoutInCell="1" allowOverlap="1" wp14:anchorId="50397AE9" wp14:editId="482D28C4">
                <wp:simplePos x="0" y="0"/>
                <wp:positionH relativeFrom="margin">
                  <wp:align>center</wp:align>
                </wp:positionH>
                <wp:positionV relativeFrom="paragraph">
                  <wp:posOffset>105548</wp:posOffset>
                </wp:positionV>
                <wp:extent cx="3427012" cy="580445"/>
                <wp:effectExtent l="0" t="0" r="21590" b="10160"/>
                <wp:wrapNone/>
                <wp:docPr id="25" name="Rectangle à coins arrondis 25"/>
                <wp:cNvGraphicFramePr/>
                <a:graphic xmlns:a="http://schemas.openxmlformats.org/drawingml/2006/main">
                  <a:graphicData uri="http://schemas.microsoft.com/office/word/2010/wordprocessingShape">
                    <wps:wsp>
                      <wps:cNvSpPr/>
                      <wps:spPr>
                        <a:xfrm>
                          <a:off x="0" y="0"/>
                          <a:ext cx="3427012" cy="580445"/>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F9AABF" id="Rectangle à coins arrondis 25" o:spid="_x0000_s1026" style="position:absolute;margin-left:0;margin-top:8.3pt;width:269.85pt;height:45.7pt;z-index:-251628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" fillcolor="#0070c0" strokecolor="#41719c" strokeweight="1pt">
                <v:fill color2="#0070c0" colors="0 #0070c0;22938f window;46531f window;1 #0070c0" focus="100%" type="gradient"/>
                <v:stroke joinstyle="miter"/>
                <w10:wrap anchorx="margin"/>
              </v:roundrect>
            </w:pict>
          </mc:Fallback>
        </mc:AlternateContent>
      </w:r>
    </w:p>
    <w:p w:rsidR="00E84B02" w:rsidRDefault="005D7C65" w:rsidP="005D7C65">
      <w:pPr>
        <w:pStyle w:val="Titre1"/>
        <w:rPr>
          <w:lang w:val="fr-FR"/>
        </w:rPr>
      </w:pPr>
      <w:bookmarkStart w:id="75" w:name="_Toc213138593"/>
      <w:bookmarkStart w:id="76" w:name="_Toc213138617"/>
      <w:bookmarkStart w:id="77" w:name="_Toc214181623"/>
      <w:bookmarkStart w:id="78" w:name="_Toc214181664"/>
      <w:r>
        <w:rPr>
          <w:lang w:val="fr-FR"/>
        </w:rPr>
        <w:t xml:space="preserve">CHAPITRE </w:t>
      </w:r>
      <w:r w:rsidR="00CA239F">
        <w:rPr>
          <w:lang w:val="fr-FR"/>
        </w:rPr>
        <w:t>IV</w:t>
      </w:r>
      <w:r>
        <w:rPr>
          <w:lang w:val="fr-FR"/>
        </w:rPr>
        <w:t> :</w:t>
      </w:r>
      <w:r w:rsidR="00A4795C">
        <w:rPr>
          <w:lang w:val="fr-FR"/>
        </w:rPr>
        <w:t xml:space="preserve"> </w:t>
      </w:r>
      <w:r w:rsidR="00846767" w:rsidRPr="00906FC8">
        <w:rPr>
          <w:lang w:val="fr-FR"/>
        </w:rPr>
        <w:t>LE BEND-SKIN</w:t>
      </w:r>
      <w:bookmarkEnd w:id="75"/>
      <w:bookmarkEnd w:id="76"/>
      <w:bookmarkEnd w:id="77"/>
      <w:bookmarkEnd w:id="78"/>
    </w:p>
    <w:p w:rsidR="00EC5185" w:rsidRPr="00CA1ACD" w:rsidRDefault="00EC5185" w:rsidP="00AA233E">
      <w:pPr>
        <w:jc w:val="both"/>
        <w:rPr>
          <w:sz w:val="16"/>
          <w:lang w:val="fr-FR"/>
        </w:rPr>
      </w:pPr>
    </w:p>
    <w:p w:rsidR="00363D93" w:rsidRPr="00363D93" w:rsidRDefault="005D7C65" w:rsidP="005D7C65">
      <w:pPr>
        <w:pStyle w:val="Titre2"/>
        <w:rPr>
          <w:lang w:val="fr-FR"/>
        </w:rPr>
      </w:pPr>
      <w:r>
        <w:rPr>
          <w:lang w:val="fr-FR"/>
        </w:rPr>
        <w:t xml:space="preserve"> </w:t>
      </w:r>
      <w:bookmarkStart w:id="79" w:name="_Toc214181624"/>
      <w:r w:rsidR="00363D93" w:rsidRPr="00363D93">
        <w:rPr>
          <w:lang w:val="fr-FR"/>
        </w:rPr>
        <w:t>Origine et historique</w:t>
      </w:r>
      <w:bookmarkEnd w:id="79"/>
    </w:p>
    <w:p w:rsidR="00DA2206" w:rsidRPr="009C617E" w:rsidRDefault="009019F1" w:rsidP="009C617E">
      <w:pPr>
        <w:spacing w:before="120" w:after="120" w:line="360" w:lineRule="auto"/>
        <w:ind w:firstLine="567"/>
        <w:jc w:val="both"/>
        <w:rPr>
          <w:rFonts w:ascii="Times New Roman" w:hAnsi="Times New Roman" w:cs="Times New Roman"/>
          <w:sz w:val="24"/>
          <w:szCs w:val="24"/>
          <w:lang w:val="fr-FR"/>
        </w:rPr>
      </w:pPr>
      <w:r w:rsidRPr="009C617E">
        <w:rPr>
          <w:rFonts w:ascii="Times New Roman" w:hAnsi="Times New Roman" w:cs="Times New Roman"/>
          <w:sz w:val="24"/>
          <w:szCs w:val="24"/>
          <w:lang w:val="fr-FR"/>
        </w:rPr>
        <w:t xml:space="preserve">Il a surgi sur la scène discographique en 1993, propulsé dans les </w:t>
      </w:r>
      <w:proofErr w:type="spellStart"/>
      <w:r w:rsidRPr="009C617E">
        <w:rPr>
          <w:rFonts w:ascii="Times New Roman" w:hAnsi="Times New Roman" w:cs="Times New Roman"/>
          <w:sz w:val="24"/>
          <w:szCs w:val="24"/>
          <w:lang w:val="fr-FR"/>
        </w:rPr>
        <w:t>charts</w:t>
      </w:r>
      <w:proofErr w:type="spellEnd"/>
      <w:r w:rsidRPr="009C617E">
        <w:rPr>
          <w:rFonts w:ascii="Times New Roman" w:hAnsi="Times New Roman" w:cs="Times New Roman"/>
          <w:sz w:val="24"/>
          <w:szCs w:val="24"/>
          <w:lang w:val="fr-FR"/>
        </w:rPr>
        <w:t xml:space="preserve"> par </w:t>
      </w:r>
      <w:r w:rsidR="00DA2206" w:rsidRPr="009C617E">
        <w:rPr>
          <w:rFonts w:ascii="Times New Roman" w:hAnsi="Times New Roman" w:cs="Times New Roman"/>
          <w:sz w:val="24"/>
          <w:szCs w:val="24"/>
          <w:lang w:val="fr-FR"/>
        </w:rPr>
        <w:t>André Marie Tala le parrain</w:t>
      </w:r>
      <w:r w:rsidRPr="009C617E">
        <w:rPr>
          <w:rFonts w:ascii="Times New Roman" w:hAnsi="Times New Roman" w:cs="Times New Roman"/>
          <w:sz w:val="24"/>
          <w:szCs w:val="24"/>
          <w:lang w:val="fr-FR"/>
        </w:rPr>
        <w:t xml:space="preserve">. Mais bien avant, le Bend skin reste une création rythmique des enfants de New-Bell qui avait déjà pignon sur rue. Cette musique parle de leur sensibilité et de toute une autre culture de l’adaptation aux contingences de la vie. Son histoire et sa popularité sont la preuve que chaque culture de souche, </w:t>
      </w:r>
      <w:r w:rsidR="00DA2206" w:rsidRPr="009C617E">
        <w:rPr>
          <w:rFonts w:ascii="Times New Roman" w:hAnsi="Times New Roman" w:cs="Times New Roman"/>
          <w:sz w:val="24"/>
          <w:szCs w:val="24"/>
          <w:lang w:val="fr-FR"/>
        </w:rPr>
        <w:t>s’améliore avec ses générations.</w:t>
      </w:r>
    </w:p>
    <w:p w:rsidR="009019F1" w:rsidRPr="009C617E" w:rsidRDefault="00A678A8" w:rsidP="009C617E">
      <w:pPr>
        <w:spacing w:before="120" w:after="120" w:line="360" w:lineRule="auto"/>
        <w:ind w:firstLine="567"/>
        <w:jc w:val="both"/>
        <w:rPr>
          <w:rFonts w:ascii="Times New Roman" w:hAnsi="Times New Roman" w:cs="Times New Roman"/>
          <w:sz w:val="24"/>
          <w:szCs w:val="24"/>
          <w:lang w:val="fr-FR"/>
        </w:rPr>
      </w:pPr>
      <w:r>
        <w:rPr>
          <w:rFonts w:ascii="Times New Roman" w:hAnsi="Times New Roman" w:cs="Times New Roman"/>
          <w:sz w:val="24"/>
          <w:szCs w:val="24"/>
          <w:lang w:val="fr-FR"/>
        </w:rPr>
        <w:t>7</w:t>
      </w:r>
      <w:r w:rsidR="00DA2206" w:rsidRPr="009C617E">
        <w:rPr>
          <w:rFonts w:ascii="Times New Roman" w:hAnsi="Times New Roman" w:cs="Times New Roman"/>
          <w:sz w:val="24"/>
          <w:szCs w:val="24"/>
          <w:lang w:val="fr-FR"/>
        </w:rPr>
        <w:t>L</w:t>
      </w:r>
      <w:r w:rsidR="009019F1" w:rsidRPr="009C617E">
        <w:rPr>
          <w:rFonts w:ascii="Times New Roman" w:hAnsi="Times New Roman" w:cs="Times New Roman"/>
          <w:sz w:val="24"/>
          <w:szCs w:val="24"/>
          <w:lang w:val="fr-FR"/>
        </w:rPr>
        <w:t>’éditorialiste cam</w:t>
      </w:r>
      <w:r w:rsidR="00DA2206" w:rsidRPr="009C617E">
        <w:rPr>
          <w:rFonts w:ascii="Times New Roman" w:hAnsi="Times New Roman" w:cs="Times New Roman"/>
          <w:sz w:val="24"/>
          <w:szCs w:val="24"/>
          <w:lang w:val="fr-FR"/>
        </w:rPr>
        <w:t xml:space="preserve">erounais Célestin </w:t>
      </w:r>
      <w:proofErr w:type="spellStart"/>
      <w:r w:rsidR="00DA2206" w:rsidRPr="009C617E">
        <w:rPr>
          <w:rFonts w:ascii="Times New Roman" w:hAnsi="Times New Roman" w:cs="Times New Roman"/>
          <w:sz w:val="24"/>
          <w:szCs w:val="24"/>
          <w:lang w:val="fr-FR"/>
        </w:rPr>
        <w:t>Biaké</w:t>
      </w:r>
      <w:proofErr w:type="spellEnd"/>
      <w:r w:rsidR="00DA2206" w:rsidRPr="009C617E">
        <w:rPr>
          <w:rFonts w:ascii="Times New Roman" w:hAnsi="Times New Roman" w:cs="Times New Roman"/>
          <w:sz w:val="24"/>
          <w:szCs w:val="24"/>
          <w:lang w:val="fr-FR"/>
        </w:rPr>
        <w:t xml:space="preserve"> </w:t>
      </w:r>
      <w:proofErr w:type="spellStart"/>
      <w:r w:rsidR="00DA2206" w:rsidRPr="009C617E">
        <w:rPr>
          <w:rFonts w:ascii="Times New Roman" w:hAnsi="Times New Roman" w:cs="Times New Roman"/>
          <w:sz w:val="24"/>
          <w:szCs w:val="24"/>
          <w:lang w:val="fr-FR"/>
        </w:rPr>
        <w:t>Difana</w:t>
      </w:r>
      <w:proofErr w:type="spellEnd"/>
      <w:r w:rsidR="00DA2206" w:rsidRPr="009C617E">
        <w:rPr>
          <w:rFonts w:ascii="Times New Roman" w:hAnsi="Times New Roman" w:cs="Times New Roman"/>
          <w:sz w:val="24"/>
          <w:szCs w:val="24"/>
          <w:lang w:val="fr-FR"/>
        </w:rPr>
        <w:t> nou</w:t>
      </w:r>
      <w:r w:rsidR="000F27DF" w:rsidRPr="009C617E">
        <w:rPr>
          <w:rFonts w:ascii="Times New Roman" w:hAnsi="Times New Roman" w:cs="Times New Roman"/>
          <w:sz w:val="24"/>
          <w:szCs w:val="24"/>
          <w:lang w:val="fr-FR"/>
        </w:rPr>
        <w:t>s le décrit en</w:t>
      </w:r>
      <w:r w:rsidR="00DA2206" w:rsidRPr="009C617E">
        <w:rPr>
          <w:rFonts w:ascii="Times New Roman" w:hAnsi="Times New Roman" w:cs="Times New Roman"/>
          <w:sz w:val="24"/>
          <w:szCs w:val="24"/>
          <w:lang w:val="fr-FR"/>
        </w:rPr>
        <w:t xml:space="preserve"> profondeurs</w:t>
      </w:r>
    </w:p>
    <w:p w:rsidR="006F6D3B" w:rsidRPr="009C617E" w:rsidRDefault="000F27DF" w:rsidP="009C617E">
      <w:pPr>
        <w:spacing w:before="120" w:after="120" w:line="360" w:lineRule="auto"/>
        <w:ind w:firstLine="567"/>
        <w:jc w:val="both"/>
        <w:rPr>
          <w:rFonts w:ascii="Times New Roman" w:hAnsi="Times New Roman" w:cs="Times New Roman"/>
          <w:sz w:val="24"/>
          <w:szCs w:val="24"/>
          <w:lang w:val="fr-FR"/>
        </w:rPr>
      </w:pPr>
      <w:r w:rsidRPr="009C617E">
        <w:rPr>
          <w:rFonts w:ascii="Times New Roman" w:hAnsi="Times New Roman" w:cs="Times New Roman"/>
          <w:sz w:val="24"/>
          <w:szCs w:val="24"/>
          <w:lang w:val="fr-FR"/>
        </w:rPr>
        <w:t> </w:t>
      </w:r>
      <w:r w:rsidR="009019F1" w:rsidRPr="009C617E">
        <w:rPr>
          <w:rFonts w:ascii="Times New Roman" w:hAnsi="Times New Roman" w:cs="Times New Roman"/>
          <w:sz w:val="24"/>
          <w:szCs w:val="24"/>
          <w:lang w:val="fr-FR"/>
        </w:rPr>
        <w:t>Pour commencer, tordons le coup à une contre-vérité qui se propage, véhiculée ici et là par quelques critiques de l’art musical. Non, le Bend skin ne tire pas sa filiation du « </w:t>
      </w:r>
      <w:proofErr w:type="spellStart"/>
      <w:r w:rsidR="009019F1" w:rsidRPr="009C617E">
        <w:rPr>
          <w:rFonts w:ascii="Times New Roman" w:hAnsi="Times New Roman" w:cs="Times New Roman"/>
          <w:sz w:val="24"/>
          <w:szCs w:val="24"/>
          <w:lang w:val="fr-FR"/>
        </w:rPr>
        <w:t>Mangambeu</w:t>
      </w:r>
      <w:proofErr w:type="spellEnd"/>
      <w:r w:rsidR="009019F1" w:rsidRPr="009C617E">
        <w:rPr>
          <w:rFonts w:ascii="Times New Roman" w:hAnsi="Times New Roman" w:cs="Times New Roman"/>
          <w:sz w:val="24"/>
          <w:szCs w:val="24"/>
          <w:lang w:val="fr-FR"/>
        </w:rPr>
        <w:t xml:space="preserve"> » comme beaucoup l’écrivent. Ces deux musiques n’ont rien de commun tant dans leur philosophie que dans leur exécution quoique originaires toutes deux du même terroir qu’est le département du </w:t>
      </w:r>
      <w:proofErr w:type="spellStart"/>
      <w:r w:rsidR="009019F1" w:rsidRPr="009C617E">
        <w:rPr>
          <w:rFonts w:ascii="Times New Roman" w:hAnsi="Times New Roman" w:cs="Times New Roman"/>
          <w:sz w:val="24"/>
          <w:szCs w:val="24"/>
          <w:lang w:val="fr-FR"/>
        </w:rPr>
        <w:t>Ndé</w:t>
      </w:r>
      <w:proofErr w:type="spellEnd"/>
      <w:r w:rsidR="009019F1" w:rsidRPr="009C617E">
        <w:rPr>
          <w:rFonts w:ascii="Times New Roman" w:hAnsi="Times New Roman" w:cs="Times New Roman"/>
          <w:sz w:val="24"/>
          <w:szCs w:val="24"/>
          <w:lang w:val="fr-FR"/>
        </w:rPr>
        <w:t>. Le Bend skin s’inspire profondément et fondamentalement du « </w:t>
      </w:r>
      <w:proofErr w:type="spellStart"/>
      <w:r w:rsidR="009019F1" w:rsidRPr="009C617E">
        <w:rPr>
          <w:rFonts w:ascii="Times New Roman" w:hAnsi="Times New Roman" w:cs="Times New Roman"/>
          <w:sz w:val="24"/>
          <w:szCs w:val="24"/>
          <w:lang w:val="fr-FR"/>
        </w:rPr>
        <w:t>Kwah</w:t>
      </w:r>
      <w:proofErr w:type="spellEnd"/>
      <w:r w:rsidR="009019F1" w:rsidRPr="009C617E">
        <w:rPr>
          <w:rFonts w:ascii="Times New Roman" w:hAnsi="Times New Roman" w:cs="Times New Roman"/>
          <w:sz w:val="24"/>
          <w:szCs w:val="24"/>
          <w:lang w:val="fr-FR"/>
        </w:rPr>
        <w:t xml:space="preserve"> », danse chaloupée des festivités de réjouissances et de communion qu’exécutaient nos mères et grands-mères dans leurs différentes réunions et associations à l’occasion des sorties ou rencontres. Tout l’art et l’élégance de cette danse résidaient dans la force de la chanson déclamée, le panache de l’uniforme des </w:t>
      </w:r>
      <w:proofErr w:type="spellStart"/>
      <w:r w:rsidR="009019F1" w:rsidRPr="009C617E">
        <w:rPr>
          <w:rFonts w:ascii="Times New Roman" w:hAnsi="Times New Roman" w:cs="Times New Roman"/>
          <w:sz w:val="24"/>
          <w:szCs w:val="24"/>
          <w:lang w:val="fr-FR"/>
        </w:rPr>
        <w:t>prestantes</w:t>
      </w:r>
      <w:proofErr w:type="spellEnd"/>
      <w:r w:rsidR="009019F1" w:rsidRPr="009C617E">
        <w:rPr>
          <w:rFonts w:ascii="Times New Roman" w:hAnsi="Times New Roman" w:cs="Times New Roman"/>
          <w:sz w:val="24"/>
          <w:szCs w:val="24"/>
          <w:lang w:val="fr-FR"/>
        </w:rPr>
        <w:t xml:space="preserve"> (</w:t>
      </w:r>
      <w:proofErr w:type="spellStart"/>
      <w:r w:rsidR="009019F1" w:rsidRPr="009C617E">
        <w:rPr>
          <w:rFonts w:ascii="Times New Roman" w:hAnsi="Times New Roman" w:cs="Times New Roman"/>
          <w:sz w:val="24"/>
          <w:szCs w:val="24"/>
          <w:lang w:val="fr-FR"/>
        </w:rPr>
        <w:t>sandja</w:t>
      </w:r>
      <w:proofErr w:type="spellEnd"/>
      <w:r w:rsidR="009019F1" w:rsidRPr="009C617E">
        <w:rPr>
          <w:rFonts w:ascii="Times New Roman" w:hAnsi="Times New Roman" w:cs="Times New Roman"/>
          <w:sz w:val="24"/>
          <w:szCs w:val="24"/>
          <w:lang w:val="fr-FR"/>
        </w:rPr>
        <w:t xml:space="preserve"> </w:t>
      </w:r>
      <w:proofErr w:type="spellStart"/>
      <w:r w:rsidR="009019F1" w:rsidRPr="009C617E">
        <w:rPr>
          <w:rFonts w:ascii="Times New Roman" w:hAnsi="Times New Roman" w:cs="Times New Roman"/>
          <w:sz w:val="24"/>
          <w:szCs w:val="24"/>
          <w:lang w:val="fr-FR"/>
        </w:rPr>
        <w:t>Bouba</w:t>
      </w:r>
      <w:proofErr w:type="spellEnd"/>
      <w:r w:rsidR="009019F1" w:rsidRPr="009C617E">
        <w:rPr>
          <w:rFonts w:ascii="Times New Roman" w:hAnsi="Times New Roman" w:cs="Times New Roman"/>
          <w:sz w:val="24"/>
          <w:szCs w:val="24"/>
          <w:lang w:val="fr-FR"/>
        </w:rPr>
        <w:t xml:space="preserve"> et chemisette féminine de préférence blanche) petit grelot métallique recourbé au pied gauche et maracas en main pour tenir la cadence, puis un long tube creux en plastique dans lequel soufflait une doyenne pour raviver l’ardeur à la danse. Le tout dans une belle ronde, buste courbé.</w:t>
      </w:r>
    </w:p>
    <w:p w:rsidR="009019F1" w:rsidRPr="00906FC8" w:rsidRDefault="006F6D3B"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 xml:space="preserve">Ce </w:t>
      </w:r>
      <w:proofErr w:type="spellStart"/>
      <w:r w:rsidR="009019F1" w:rsidRPr="00906FC8">
        <w:rPr>
          <w:rFonts w:ascii="Times New Roman" w:eastAsia="Times New Roman" w:hAnsi="Times New Roman" w:cs="Times New Roman"/>
          <w:b/>
          <w:color w:val="212529"/>
          <w:sz w:val="24"/>
          <w:szCs w:val="24"/>
          <w:lang w:val="fr-CM"/>
        </w:rPr>
        <w:t>kwah</w:t>
      </w:r>
      <w:proofErr w:type="spellEnd"/>
      <w:r w:rsidRPr="00906FC8">
        <w:rPr>
          <w:rFonts w:ascii="Times New Roman" w:eastAsia="Times New Roman" w:hAnsi="Times New Roman" w:cs="Times New Roman"/>
          <w:color w:val="212529"/>
          <w:sz w:val="24"/>
          <w:szCs w:val="24"/>
          <w:lang w:val="fr-CM"/>
        </w:rPr>
        <w:t> </w:t>
      </w:r>
      <w:r w:rsidR="009019F1" w:rsidRPr="00906FC8">
        <w:rPr>
          <w:rFonts w:ascii="Times New Roman" w:eastAsia="Times New Roman" w:hAnsi="Times New Roman" w:cs="Times New Roman"/>
          <w:color w:val="212529"/>
          <w:sz w:val="24"/>
          <w:szCs w:val="24"/>
          <w:lang w:val="fr-CM"/>
        </w:rPr>
        <w:t>survit encore pour quelques associations marginales. Mais à la vérité, ce rythme de base a été partout phagocyté par la dynamique</w:t>
      </w:r>
      <w:r w:rsidRPr="00906FC8">
        <w:rPr>
          <w:rFonts w:ascii="Times New Roman" w:eastAsia="Times New Roman" w:hAnsi="Times New Roman" w:cs="Times New Roman"/>
          <w:color w:val="212529"/>
          <w:sz w:val="24"/>
          <w:szCs w:val="24"/>
          <w:lang w:val="fr-CM"/>
        </w:rPr>
        <w:t xml:space="preserve"> des nouvelles générations. Le </w:t>
      </w:r>
      <w:proofErr w:type="spellStart"/>
      <w:r w:rsidRPr="00906FC8">
        <w:rPr>
          <w:rFonts w:ascii="Times New Roman" w:eastAsia="Times New Roman" w:hAnsi="Times New Roman" w:cs="Times New Roman"/>
          <w:color w:val="212529"/>
          <w:sz w:val="24"/>
          <w:szCs w:val="24"/>
          <w:lang w:val="fr-CM"/>
        </w:rPr>
        <w:t>kwah</w:t>
      </w:r>
      <w:proofErr w:type="spellEnd"/>
      <w:r w:rsidRPr="00906FC8">
        <w:rPr>
          <w:rFonts w:ascii="Times New Roman" w:eastAsia="Times New Roman" w:hAnsi="Times New Roman" w:cs="Times New Roman"/>
          <w:color w:val="212529"/>
          <w:sz w:val="24"/>
          <w:szCs w:val="24"/>
          <w:lang w:val="fr-CM"/>
        </w:rPr>
        <w:t> </w:t>
      </w:r>
      <w:r w:rsidR="009019F1" w:rsidRPr="00906FC8">
        <w:rPr>
          <w:rFonts w:ascii="Times New Roman" w:eastAsia="Times New Roman" w:hAnsi="Times New Roman" w:cs="Times New Roman"/>
          <w:color w:val="212529"/>
          <w:sz w:val="24"/>
          <w:szCs w:val="24"/>
          <w:lang w:val="fr-CM"/>
        </w:rPr>
        <w:t xml:space="preserve">pour tout dire n’est pas mort de sa belle mort. Il a muté en </w:t>
      </w:r>
      <w:proofErr w:type="spellStart"/>
      <w:r w:rsidR="009019F1" w:rsidRPr="00906FC8">
        <w:rPr>
          <w:rFonts w:ascii="Times New Roman" w:eastAsia="Times New Roman" w:hAnsi="Times New Roman" w:cs="Times New Roman"/>
          <w:color w:val="212529"/>
          <w:sz w:val="24"/>
          <w:szCs w:val="24"/>
          <w:lang w:val="fr-CM"/>
        </w:rPr>
        <w:t>bend</w:t>
      </w:r>
      <w:proofErr w:type="spellEnd"/>
      <w:r w:rsidR="009019F1" w:rsidRPr="00906FC8">
        <w:rPr>
          <w:rFonts w:ascii="Times New Roman" w:eastAsia="Times New Roman" w:hAnsi="Times New Roman" w:cs="Times New Roman"/>
          <w:color w:val="212529"/>
          <w:sz w:val="24"/>
          <w:szCs w:val="24"/>
          <w:lang w:val="fr-CM"/>
        </w:rPr>
        <w:t xml:space="preserve"> skin, gardant ses nombreux codes, bousculé par une transition générationnelle qui se veut en phase avec son temps et dont nous avons été les témoins privilégiés. Comme le « </w:t>
      </w:r>
      <w:proofErr w:type="spellStart"/>
      <w:r w:rsidR="009019F1" w:rsidRPr="00906FC8">
        <w:rPr>
          <w:rFonts w:ascii="Times New Roman" w:eastAsia="Times New Roman" w:hAnsi="Times New Roman" w:cs="Times New Roman"/>
          <w:color w:val="212529"/>
          <w:sz w:val="24"/>
          <w:szCs w:val="24"/>
          <w:lang w:val="fr-CM"/>
        </w:rPr>
        <w:t>kwah</w:t>
      </w:r>
      <w:proofErr w:type="spellEnd"/>
      <w:r w:rsidR="009019F1" w:rsidRPr="00906FC8">
        <w:rPr>
          <w:rFonts w:ascii="Times New Roman" w:eastAsia="Times New Roman" w:hAnsi="Times New Roman" w:cs="Times New Roman"/>
          <w:color w:val="212529"/>
          <w:sz w:val="24"/>
          <w:szCs w:val="24"/>
          <w:lang w:val="fr-CM"/>
        </w:rPr>
        <w:t> », le Bend skin a trouvé sa pleine expression au sein des associations (</w:t>
      </w:r>
      <w:r w:rsidRPr="00906FC8">
        <w:rPr>
          <w:rFonts w:ascii="Times New Roman" w:eastAsia="Times New Roman" w:hAnsi="Times New Roman" w:cs="Times New Roman"/>
          <w:color w:val="212529"/>
          <w:sz w:val="24"/>
          <w:szCs w:val="24"/>
          <w:lang w:val="fr-CM"/>
        </w:rPr>
        <w:t>Kouolouma</w:t>
      </w:r>
      <w:r w:rsidR="009019F1" w:rsidRPr="00906FC8">
        <w:rPr>
          <w:rFonts w:ascii="Times New Roman" w:eastAsia="Times New Roman" w:hAnsi="Times New Roman" w:cs="Times New Roman"/>
          <w:color w:val="212529"/>
          <w:sz w:val="24"/>
          <w:szCs w:val="24"/>
          <w:lang w:val="fr-CM"/>
        </w:rPr>
        <w:t xml:space="preserve"> </w:t>
      </w:r>
      <w:proofErr w:type="spellStart"/>
      <w:r w:rsidR="009019F1" w:rsidRPr="00906FC8">
        <w:rPr>
          <w:rFonts w:ascii="Times New Roman" w:eastAsia="Times New Roman" w:hAnsi="Times New Roman" w:cs="Times New Roman"/>
          <w:color w:val="212529"/>
          <w:sz w:val="24"/>
          <w:szCs w:val="24"/>
          <w:lang w:val="fr-CM"/>
        </w:rPr>
        <w:t>Mbada</w:t>
      </w:r>
      <w:proofErr w:type="spellEnd"/>
      <w:r w:rsidR="009019F1" w:rsidRPr="00906FC8">
        <w:rPr>
          <w:rFonts w:ascii="Times New Roman" w:eastAsia="Times New Roman" w:hAnsi="Times New Roman" w:cs="Times New Roman"/>
          <w:color w:val="212529"/>
          <w:sz w:val="24"/>
          <w:szCs w:val="24"/>
          <w:lang w:val="fr-CM"/>
        </w:rPr>
        <w:t xml:space="preserve">, </w:t>
      </w:r>
      <w:proofErr w:type="spellStart"/>
      <w:r w:rsidR="009019F1" w:rsidRPr="00906FC8">
        <w:rPr>
          <w:rFonts w:ascii="Times New Roman" w:eastAsia="Times New Roman" w:hAnsi="Times New Roman" w:cs="Times New Roman"/>
          <w:color w:val="212529"/>
          <w:sz w:val="24"/>
          <w:szCs w:val="24"/>
          <w:lang w:val="fr-CM"/>
        </w:rPr>
        <w:t>Keudiacktcha</w:t>
      </w:r>
      <w:proofErr w:type="spellEnd"/>
      <w:r w:rsidR="009019F1" w:rsidRPr="00906FC8">
        <w:rPr>
          <w:rFonts w:ascii="Times New Roman" w:eastAsia="Times New Roman" w:hAnsi="Times New Roman" w:cs="Times New Roman"/>
          <w:color w:val="212529"/>
          <w:sz w:val="24"/>
          <w:szCs w:val="24"/>
          <w:lang w:val="fr-CM"/>
        </w:rPr>
        <w:t xml:space="preserve">, </w:t>
      </w:r>
      <w:proofErr w:type="spellStart"/>
      <w:r w:rsidR="009019F1" w:rsidRPr="00906FC8">
        <w:rPr>
          <w:rFonts w:ascii="Times New Roman" w:eastAsia="Times New Roman" w:hAnsi="Times New Roman" w:cs="Times New Roman"/>
          <w:color w:val="212529"/>
          <w:sz w:val="24"/>
          <w:szCs w:val="24"/>
          <w:lang w:val="fr-CM"/>
        </w:rPr>
        <w:t>Bounekeuta</w:t>
      </w:r>
      <w:proofErr w:type="spellEnd"/>
      <w:r w:rsidR="009019F1" w:rsidRPr="00906FC8">
        <w:rPr>
          <w:rFonts w:ascii="Times New Roman" w:eastAsia="Times New Roman" w:hAnsi="Times New Roman" w:cs="Times New Roman"/>
          <w:color w:val="212529"/>
          <w:sz w:val="24"/>
          <w:szCs w:val="24"/>
          <w:lang w:val="fr-CM"/>
        </w:rPr>
        <w:t xml:space="preserve"> etc.). C’est là qu’il s’est amélioré pour déferler.</w:t>
      </w:r>
    </w:p>
    <w:p w:rsidR="009019F1" w:rsidRPr="00906FC8"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lastRenderedPageBreak/>
        <w:t>Au début, beaucoup de jeunes filles et garçons de plus en plus dynamiques vont intégrer les réunions et associations de leurs aînés et mères. Et même en créer. La vie des années 80 n’est pas un long fleuve tranquille. Les perspectives d’avenir ne sont pas gaies, les mariages ne vont plus de soi, les mœurs de plus en plus se libèrent et on</w:t>
      </w:r>
      <w:r w:rsidR="000F27DF" w:rsidRPr="00906FC8">
        <w:rPr>
          <w:rFonts w:ascii="Times New Roman" w:eastAsia="Times New Roman" w:hAnsi="Times New Roman" w:cs="Times New Roman"/>
          <w:color w:val="212529"/>
          <w:sz w:val="24"/>
          <w:szCs w:val="24"/>
          <w:lang w:val="fr-CM"/>
        </w:rPr>
        <w:t xml:space="preserve"> assume </w:t>
      </w:r>
      <w:r w:rsidRPr="00906FC8">
        <w:rPr>
          <w:rFonts w:ascii="Times New Roman" w:eastAsia="Times New Roman" w:hAnsi="Times New Roman" w:cs="Times New Roman"/>
          <w:color w:val="212529"/>
          <w:sz w:val="24"/>
          <w:szCs w:val="24"/>
          <w:lang w:val="fr-CM"/>
        </w:rPr>
        <w:t>des erreurs de jeunesse ayant entraîné des responsabilités, le travail se raréfie et on quitte tard ou pas du tout la maison familiale.</w:t>
      </w:r>
    </w:p>
    <w:p w:rsidR="009019F1"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Pourtant, il faut vivre et s’accrocher, se trouver des issues pour avancer. A New-Bell, c’est une vérité criarde. La jeunesse va s’employer à tenir le coup à sa façon. On devient moins dépendant et on s’ouvre des brèches via le commerce, la friperie, tous les petits métiers générateurs de revenus. Ça fait respirer et de mieux en mieux. Toute cette énergie va transpirer dans les réunions et associations où solidarité, fraternité et mutualité ne sont pas des vains mots. Malgré tout, l’existence a fini par avoir des couleurs face au d</w:t>
      </w:r>
      <w:r w:rsidR="00E20CA4" w:rsidRPr="00906FC8">
        <w:rPr>
          <w:rFonts w:ascii="Times New Roman" w:eastAsia="Times New Roman" w:hAnsi="Times New Roman" w:cs="Times New Roman"/>
          <w:color w:val="212529"/>
          <w:sz w:val="24"/>
          <w:szCs w:val="24"/>
          <w:lang w:val="fr-CM"/>
        </w:rPr>
        <w:t>ésespoir. Et alors on s’éclate</w:t>
      </w:r>
      <w:r w:rsidR="000F27DF" w:rsidRPr="00906FC8">
        <w:rPr>
          <w:rFonts w:ascii="Times New Roman" w:eastAsia="Times New Roman" w:hAnsi="Times New Roman" w:cs="Times New Roman"/>
          <w:color w:val="212529"/>
          <w:sz w:val="24"/>
          <w:szCs w:val="24"/>
          <w:lang w:val="fr-CM"/>
        </w:rPr>
        <w:t> ».</w:t>
      </w:r>
    </w:p>
    <w:p w:rsidR="00725B2D" w:rsidRDefault="00725B2D" w:rsidP="00AA233E">
      <w:pPr>
        <w:spacing w:before="120" w:after="120" w:line="360" w:lineRule="auto"/>
        <w:jc w:val="both"/>
        <w:rPr>
          <w:rFonts w:ascii="Times New Roman" w:eastAsia="Times New Roman" w:hAnsi="Times New Roman" w:cs="Times New Roman"/>
          <w:color w:val="212529"/>
          <w:sz w:val="24"/>
          <w:szCs w:val="24"/>
          <w:lang w:val="fr-CM"/>
        </w:rPr>
      </w:pPr>
      <w:r>
        <w:rPr>
          <w:rFonts w:ascii="Times New Roman" w:eastAsia="Times New Roman" w:hAnsi="Times New Roman" w:cs="Times New Roman"/>
          <w:color w:val="212529"/>
          <w:sz w:val="24"/>
          <w:szCs w:val="24"/>
          <w:lang w:val="fr-CM"/>
        </w:rPr>
        <w:t xml:space="preserve">Source : </w:t>
      </w:r>
      <w:hyperlink r:id="rId74" w:history="1">
        <w:r w:rsidRPr="00047E20">
          <w:rPr>
            <w:rStyle w:val="Lienhypertexte"/>
            <w:rFonts w:ascii="Times New Roman" w:eastAsia="Times New Roman" w:hAnsi="Times New Roman" w:cs="Times New Roman"/>
            <w:sz w:val="24"/>
            <w:szCs w:val="24"/>
            <w:lang w:val="fr-CM"/>
          </w:rPr>
          <w:t>https://actucameroun.com/2021/06/01/culture-focus-sur-la-naissance-du-bend-skin-une-danse-camerounaise/</w:t>
        </w:r>
      </w:hyperlink>
    </w:p>
    <w:p w:rsidR="00725B2D" w:rsidRPr="00906FC8" w:rsidRDefault="00725B2D"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725B2D">
        <w:rPr>
          <w:rFonts w:ascii="Times New Roman" w:eastAsia="Times New Roman" w:hAnsi="Times New Roman" w:cs="Times New Roman"/>
          <w:color w:val="212529"/>
          <w:sz w:val="24"/>
          <w:szCs w:val="24"/>
          <w:lang w:val="fr-CM"/>
        </w:rPr>
        <w:t>https://actucameroun.com/2021/06/01/culture-focus-sur-la-naissance-du-bend-skin-une-danse-camerounaise/</w:t>
      </w:r>
    </w:p>
    <w:p w:rsidR="009019F1" w:rsidRPr="005D7C65" w:rsidRDefault="00CA239F" w:rsidP="00C16DF8">
      <w:pPr>
        <w:pStyle w:val="Titre3"/>
        <w:rPr>
          <w:lang w:val="fr-FR"/>
        </w:rPr>
      </w:pPr>
      <w:bookmarkStart w:id="80" w:name="_Toc213138594"/>
      <w:bookmarkStart w:id="81" w:name="_Toc214181625"/>
      <w:r w:rsidRPr="005D7C65">
        <w:rPr>
          <w:lang w:val="fr-FR"/>
        </w:rPr>
        <w:t>IV</w:t>
      </w:r>
      <w:r w:rsidR="00A4795C" w:rsidRPr="005D7C65">
        <w:rPr>
          <w:lang w:val="fr-FR"/>
        </w:rPr>
        <w:t>.</w:t>
      </w:r>
      <w:r w:rsidR="00C16DF8">
        <w:rPr>
          <w:lang w:val="fr-FR"/>
        </w:rPr>
        <w:t>1</w:t>
      </w:r>
      <w:r w:rsidR="00A4795C" w:rsidRPr="005D7C65">
        <w:rPr>
          <w:lang w:val="fr-FR"/>
        </w:rPr>
        <w:t xml:space="preserve">. </w:t>
      </w:r>
      <w:r w:rsidR="000F27DF" w:rsidRPr="005D7C65">
        <w:rPr>
          <w:lang w:val="fr-FR"/>
        </w:rPr>
        <w:t>Evolution</w:t>
      </w:r>
      <w:bookmarkEnd w:id="80"/>
      <w:bookmarkEnd w:id="81"/>
    </w:p>
    <w:p w:rsidR="009019F1" w:rsidRPr="00906FC8"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Si jadis les mères cultivaient vertu et sobriété, les adhérents nouveaux eux se lâchent. On ne rentre plus sagement à la maison dès 19/20h à la fin des festivités. Avec la sono de plus en plus de mise à l’occasion des sorties, les fins de soirée sont à l’animation. Les jeunes adhérents plus que libérés, s’offrent en spectacle en</w:t>
      </w:r>
      <w:r w:rsidR="00DE61F1" w:rsidRPr="00906FC8">
        <w:rPr>
          <w:rFonts w:ascii="Times New Roman" w:eastAsia="Times New Roman" w:hAnsi="Times New Roman" w:cs="Times New Roman"/>
          <w:color w:val="212529"/>
          <w:sz w:val="24"/>
          <w:szCs w:val="24"/>
          <w:lang w:val="fr-CM"/>
        </w:rPr>
        <w:t xml:space="preserve"> clamant la fameuse ritournelle</w:t>
      </w:r>
      <w:r w:rsidR="00281FC0">
        <w:rPr>
          <w:rFonts w:ascii="Times New Roman" w:eastAsia="Times New Roman" w:hAnsi="Times New Roman" w:cs="Times New Roman"/>
          <w:color w:val="212529"/>
          <w:sz w:val="24"/>
          <w:szCs w:val="24"/>
          <w:lang w:val="fr-CM"/>
        </w:rPr>
        <w:t> « </w:t>
      </w:r>
      <w:proofErr w:type="spellStart"/>
      <w:r w:rsidRPr="00906FC8">
        <w:rPr>
          <w:rFonts w:ascii="Times New Roman" w:eastAsia="Times New Roman" w:hAnsi="Times New Roman" w:cs="Times New Roman"/>
          <w:color w:val="212529"/>
          <w:sz w:val="24"/>
          <w:szCs w:val="24"/>
          <w:lang w:val="fr-CM"/>
        </w:rPr>
        <w:t>bend</w:t>
      </w:r>
      <w:proofErr w:type="spellEnd"/>
      <w:r w:rsidRPr="00906FC8">
        <w:rPr>
          <w:rFonts w:ascii="Times New Roman" w:eastAsia="Times New Roman" w:hAnsi="Times New Roman" w:cs="Times New Roman"/>
          <w:color w:val="212529"/>
          <w:sz w:val="24"/>
          <w:szCs w:val="24"/>
          <w:lang w:val="fr-CM"/>
        </w:rPr>
        <w:t xml:space="preserve"> skin gui </w:t>
      </w:r>
      <w:proofErr w:type="spellStart"/>
      <w:r w:rsidRPr="00906FC8">
        <w:rPr>
          <w:rFonts w:ascii="Times New Roman" w:eastAsia="Times New Roman" w:hAnsi="Times New Roman" w:cs="Times New Roman"/>
          <w:color w:val="212529"/>
          <w:sz w:val="24"/>
          <w:szCs w:val="24"/>
          <w:lang w:val="fr-CM"/>
        </w:rPr>
        <w:t>tchop</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fo</w:t>
      </w:r>
      <w:proofErr w:type="spellEnd"/>
      <w:r w:rsidRPr="00906FC8">
        <w:rPr>
          <w:rFonts w:ascii="Times New Roman" w:eastAsia="Times New Roman" w:hAnsi="Times New Roman" w:cs="Times New Roman"/>
          <w:color w:val="212529"/>
          <w:sz w:val="24"/>
          <w:szCs w:val="24"/>
          <w:lang w:val="fr-CM"/>
        </w:rPr>
        <w:t xml:space="preserve"> massa » d’où viendra l’appellation du genre qui est restée. Un propos grivois pour détendre et qui veut tout si</w:t>
      </w:r>
      <w:r w:rsidR="00DE61F1" w:rsidRPr="00906FC8">
        <w:rPr>
          <w:rFonts w:ascii="Times New Roman" w:eastAsia="Times New Roman" w:hAnsi="Times New Roman" w:cs="Times New Roman"/>
          <w:color w:val="212529"/>
          <w:sz w:val="24"/>
          <w:szCs w:val="24"/>
          <w:lang w:val="fr-CM"/>
        </w:rPr>
        <w:t xml:space="preserve">mplement dire en </w:t>
      </w:r>
      <w:proofErr w:type="spellStart"/>
      <w:r w:rsidR="00DE61F1" w:rsidRPr="00906FC8">
        <w:rPr>
          <w:rFonts w:ascii="Times New Roman" w:eastAsia="Times New Roman" w:hAnsi="Times New Roman" w:cs="Times New Roman"/>
          <w:color w:val="212529"/>
          <w:sz w:val="24"/>
          <w:szCs w:val="24"/>
          <w:lang w:val="fr-CM"/>
        </w:rPr>
        <w:t>pidjin</w:t>
      </w:r>
      <w:proofErr w:type="spellEnd"/>
      <w:r w:rsidR="00DE61F1" w:rsidRPr="00906FC8">
        <w:rPr>
          <w:rFonts w:ascii="Times New Roman" w:eastAsia="Times New Roman" w:hAnsi="Times New Roman" w:cs="Times New Roman"/>
          <w:color w:val="212529"/>
          <w:sz w:val="24"/>
          <w:szCs w:val="24"/>
          <w:lang w:val="fr-CM"/>
        </w:rPr>
        <w:t xml:space="preserve"> local :</w:t>
      </w:r>
      <w:r w:rsidR="00931656">
        <w:rPr>
          <w:rFonts w:ascii="Times New Roman" w:eastAsia="Times New Roman" w:hAnsi="Times New Roman" w:cs="Times New Roman"/>
          <w:color w:val="212529"/>
          <w:sz w:val="24"/>
          <w:szCs w:val="24"/>
          <w:lang w:val="fr-CM"/>
        </w:rPr>
        <w:t> « </w:t>
      </w:r>
      <w:r w:rsidRPr="00906FC8">
        <w:rPr>
          <w:rFonts w:ascii="Times New Roman" w:eastAsia="Times New Roman" w:hAnsi="Times New Roman" w:cs="Times New Roman"/>
          <w:color w:val="212529"/>
          <w:sz w:val="24"/>
          <w:szCs w:val="24"/>
          <w:lang w:val="fr-CM"/>
        </w:rPr>
        <w:t>baisse toi et offre la nourriture au maître ».</w:t>
      </w:r>
    </w:p>
    <w:p w:rsidR="009019F1" w:rsidRPr="00906FC8"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 xml:space="preserve">Tout ce cinéma égrillard est un clin d’œil moqueur à la vie et à la morale. Le phénomène de proche en proche gagne du terrain. Du quartier </w:t>
      </w:r>
      <w:proofErr w:type="spellStart"/>
      <w:r w:rsidRPr="00906FC8">
        <w:rPr>
          <w:rFonts w:ascii="Times New Roman" w:eastAsia="Times New Roman" w:hAnsi="Times New Roman" w:cs="Times New Roman"/>
          <w:color w:val="212529"/>
          <w:sz w:val="24"/>
          <w:szCs w:val="24"/>
          <w:lang w:val="fr-CM"/>
        </w:rPr>
        <w:t>bangangté</w:t>
      </w:r>
      <w:proofErr w:type="spellEnd"/>
      <w:r w:rsidRPr="00906FC8">
        <w:rPr>
          <w:rFonts w:ascii="Times New Roman" w:eastAsia="Times New Roman" w:hAnsi="Times New Roman" w:cs="Times New Roman"/>
          <w:color w:val="212529"/>
          <w:sz w:val="24"/>
          <w:szCs w:val="24"/>
          <w:lang w:val="fr-CM"/>
        </w:rPr>
        <w:t xml:space="preserve"> à </w:t>
      </w:r>
      <w:proofErr w:type="spellStart"/>
      <w:r w:rsidRPr="00906FC8">
        <w:rPr>
          <w:rFonts w:ascii="Times New Roman" w:eastAsia="Times New Roman" w:hAnsi="Times New Roman" w:cs="Times New Roman"/>
          <w:color w:val="212529"/>
          <w:sz w:val="24"/>
          <w:szCs w:val="24"/>
          <w:lang w:val="fr-CM"/>
        </w:rPr>
        <w:t>Sebendjongo</w:t>
      </w:r>
      <w:proofErr w:type="spellEnd"/>
      <w:r w:rsidRPr="00906FC8">
        <w:rPr>
          <w:rFonts w:ascii="Times New Roman" w:eastAsia="Times New Roman" w:hAnsi="Times New Roman" w:cs="Times New Roman"/>
          <w:color w:val="212529"/>
          <w:sz w:val="24"/>
          <w:szCs w:val="24"/>
          <w:lang w:val="fr-CM"/>
        </w:rPr>
        <w:t xml:space="preserve"> le </w:t>
      </w:r>
      <w:proofErr w:type="spellStart"/>
      <w:r w:rsidRPr="00906FC8">
        <w:rPr>
          <w:rFonts w:ascii="Times New Roman" w:eastAsia="Times New Roman" w:hAnsi="Times New Roman" w:cs="Times New Roman"/>
          <w:color w:val="212529"/>
          <w:sz w:val="24"/>
          <w:szCs w:val="24"/>
          <w:lang w:val="fr-CM"/>
        </w:rPr>
        <w:t>coeur</w:t>
      </w:r>
      <w:proofErr w:type="spellEnd"/>
      <w:r w:rsidRPr="00906FC8">
        <w:rPr>
          <w:rFonts w:ascii="Times New Roman" w:eastAsia="Times New Roman" w:hAnsi="Times New Roman" w:cs="Times New Roman"/>
          <w:color w:val="212529"/>
          <w:sz w:val="24"/>
          <w:szCs w:val="24"/>
          <w:lang w:val="fr-CM"/>
        </w:rPr>
        <w:t xml:space="preserve"> du mouvement, de </w:t>
      </w:r>
      <w:proofErr w:type="spellStart"/>
      <w:r w:rsidRPr="00906FC8">
        <w:rPr>
          <w:rFonts w:ascii="Times New Roman" w:eastAsia="Times New Roman" w:hAnsi="Times New Roman" w:cs="Times New Roman"/>
          <w:color w:val="212529"/>
          <w:sz w:val="24"/>
          <w:szCs w:val="24"/>
          <w:lang w:val="fr-CM"/>
        </w:rPr>
        <w:t>Kassalafam</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Ngosoua</w:t>
      </w:r>
      <w:proofErr w:type="spellEnd"/>
      <w:r w:rsidRPr="00906FC8">
        <w:rPr>
          <w:rFonts w:ascii="Times New Roman" w:eastAsia="Times New Roman" w:hAnsi="Times New Roman" w:cs="Times New Roman"/>
          <w:color w:val="212529"/>
          <w:sz w:val="24"/>
          <w:szCs w:val="24"/>
          <w:lang w:val="fr-CM"/>
        </w:rPr>
        <w:t xml:space="preserve">) à </w:t>
      </w:r>
      <w:proofErr w:type="spellStart"/>
      <w:r w:rsidRPr="00906FC8">
        <w:rPr>
          <w:rFonts w:ascii="Times New Roman" w:eastAsia="Times New Roman" w:hAnsi="Times New Roman" w:cs="Times New Roman"/>
          <w:color w:val="212529"/>
          <w:sz w:val="24"/>
          <w:szCs w:val="24"/>
          <w:lang w:val="fr-CM"/>
        </w:rPr>
        <w:t>Nkol’oloun</w:t>
      </w:r>
      <w:proofErr w:type="spellEnd"/>
      <w:r w:rsidRPr="00906FC8">
        <w:rPr>
          <w:rFonts w:ascii="Times New Roman" w:eastAsia="Times New Roman" w:hAnsi="Times New Roman" w:cs="Times New Roman"/>
          <w:color w:val="212529"/>
          <w:sz w:val="24"/>
          <w:szCs w:val="24"/>
          <w:lang w:val="fr-CM"/>
        </w:rPr>
        <w:t xml:space="preserve">, de Km5 à </w:t>
      </w:r>
      <w:proofErr w:type="spellStart"/>
      <w:r w:rsidRPr="00906FC8">
        <w:rPr>
          <w:rFonts w:ascii="Times New Roman" w:eastAsia="Times New Roman" w:hAnsi="Times New Roman" w:cs="Times New Roman"/>
          <w:color w:val="212529"/>
          <w:sz w:val="24"/>
          <w:szCs w:val="24"/>
          <w:lang w:val="fr-CM"/>
        </w:rPr>
        <w:t>Nkolmintag</w:t>
      </w:r>
      <w:proofErr w:type="spellEnd"/>
      <w:r w:rsidRPr="00906FC8">
        <w:rPr>
          <w:rFonts w:ascii="Times New Roman" w:eastAsia="Times New Roman" w:hAnsi="Times New Roman" w:cs="Times New Roman"/>
          <w:color w:val="212529"/>
          <w:sz w:val="24"/>
          <w:szCs w:val="24"/>
          <w:lang w:val="fr-CM"/>
        </w:rPr>
        <w:t xml:space="preserve"> pour par la suite embraser les </w:t>
      </w:r>
      <w:proofErr w:type="spellStart"/>
      <w:r w:rsidRPr="00906FC8">
        <w:rPr>
          <w:rFonts w:ascii="Times New Roman" w:eastAsia="Times New Roman" w:hAnsi="Times New Roman" w:cs="Times New Roman"/>
          <w:color w:val="212529"/>
          <w:sz w:val="24"/>
          <w:szCs w:val="24"/>
          <w:lang w:val="fr-CM"/>
        </w:rPr>
        <w:t>Bépanda</w:t>
      </w:r>
      <w:proofErr w:type="spellEnd"/>
      <w:r w:rsidRPr="00906FC8">
        <w:rPr>
          <w:rFonts w:ascii="Times New Roman" w:eastAsia="Times New Roman" w:hAnsi="Times New Roman" w:cs="Times New Roman"/>
          <w:color w:val="212529"/>
          <w:sz w:val="24"/>
          <w:szCs w:val="24"/>
          <w:lang w:val="fr-CM"/>
        </w:rPr>
        <w:t>, New-</w:t>
      </w:r>
      <w:proofErr w:type="spellStart"/>
      <w:r w:rsidRPr="00906FC8">
        <w:rPr>
          <w:rFonts w:ascii="Times New Roman" w:eastAsia="Times New Roman" w:hAnsi="Times New Roman" w:cs="Times New Roman"/>
          <w:color w:val="212529"/>
          <w:sz w:val="24"/>
          <w:szCs w:val="24"/>
          <w:lang w:val="fr-CM"/>
        </w:rPr>
        <w:t>Deido</w:t>
      </w:r>
      <w:proofErr w:type="spellEnd"/>
      <w:r w:rsidRPr="00906FC8">
        <w:rPr>
          <w:rFonts w:ascii="Times New Roman" w:eastAsia="Times New Roman" w:hAnsi="Times New Roman" w:cs="Times New Roman"/>
          <w:color w:val="212529"/>
          <w:sz w:val="24"/>
          <w:szCs w:val="24"/>
          <w:lang w:val="fr-CM"/>
        </w:rPr>
        <w:t>, quartier Nylon et Madagascar où se concentrent les associations de l’ouest, le Bend skin dicte sa préférence et sévit.</w:t>
      </w:r>
    </w:p>
    <w:p w:rsidR="009019F1"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 xml:space="preserve">Les rencontres, festivités, deuils et funérailles ont plus d’allant et d’ambiance avec le Bend skin, ses tambours, maracas et autres danseurs étoiles. La technique de chant est plus que déclamée </w:t>
      </w:r>
      <w:r w:rsidRPr="00906FC8">
        <w:rPr>
          <w:rFonts w:ascii="Times New Roman" w:eastAsia="Times New Roman" w:hAnsi="Times New Roman" w:cs="Times New Roman"/>
          <w:color w:val="212529"/>
          <w:sz w:val="24"/>
          <w:szCs w:val="24"/>
          <w:lang w:val="fr-CM"/>
        </w:rPr>
        <w:lastRenderedPageBreak/>
        <w:t>et l’ode aux éloges plus que favorisée. Eh oui, l’on chante la grandeur et l’histoire plus que séculaire de tous ces « </w:t>
      </w:r>
      <w:proofErr w:type="spellStart"/>
      <w:r w:rsidRPr="00906FC8">
        <w:rPr>
          <w:rFonts w:ascii="Times New Roman" w:eastAsia="Times New Roman" w:hAnsi="Times New Roman" w:cs="Times New Roman"/>
          <w:color w:val="212529"/>
          <w:sz w:val="24"/>
          <w:szCs w:val="24"/>
          <w:lang w:val="fr-CM"/>
        </w:rPr>
        <w:t>ndap</w:t>
      </w:r>
      <w:proofErr w:type="spellEnd"/>
      <w:r w:rsidRPr="00906FC8">
        <w:rPr>
          <w:rFonts w:ascii="Times New Roman" w:eastAsia="Times New Roman" w:hAnsi="Times New Roman" w:cs="Times New Roman"/>
          <w:color w:val="212529"/>
          <w:sz w:val="24"/>
          <w:szCs w:val="24"/>
          <w:lang w:val="fr-CM"/>
        </w:rPr>
        <w:t xml:space="preserve"> » conquérants qui font la fierté du département et ont forgé l’âme conquérante de ce peuple du </w:t>
      </w:r>
      <w:proofErr w:type="spellStart"/>
      <w:r w:rsidRPr="00906FC8">
        <w:rPr>
          <w:rFonts w:ascii="Times New Roman" w:eastAsia="Times New Roman" w:hAnsi="Times New Roman" w:cs="Times New Roman"/>
          <w:color w:val="212529"/>
          <w:sz w:val="24"/>
          <w:szCs w:val="24"/>
          <w:lang w:val="fr-CM"/>
        </w:rPr>
        <w:t>Ndé</w:t>
      </w:r>
      <w:proofErr w:type="spellEnd"/>
      <w:r w:rsidRPr="00906FC8">
        <w:rPr>
          <w:rFonts w:ascii="Times New Roman" w:eastAsia="Times New Roman" w:hAnsi="Times New Roman" w:cs="Times New Roman"/>
          <w:color w:val="212529"/>
          <w:sz w:val="24"/>
          <w:szCs w:val="24"/>
          <w:lang w:val="fr-CM"/>
        </w:rPr>
        <w:t>.</w:t>
      </w:r>
    </w:p>
    <w:p w:rsidR="00931656" w:rsidRPr="00931656" w:rsidRDefault="00931656"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31656">
        <w:rPr>
          <w:rFonts w:ascii="IBM Plex Sans" w:hAnsi="IBM Plex Sans"/>
          <w:color w:val="2C2F34"/>
          <w:sz w:val="26"/>
          <w:szCs w:val="26"/>
          <w:shd w:val="clear" w:color="auto" w:fill="FFFFFF"/>
          <w:lang w:val="fr-CM"/>
        </w:rPr>
        <w:t xml:space="preserve">Le </w:t>
      </w:r>
      <w:proofErr w:type="spellStart"/>
      <w:r w:rsidRPr="00931656">
        <w:rPr>
          <w:rFonts w:ascii="IBM Plex Sans" w:hAnsi="IBM Plex Sans"/>
          <w:color w:val="2C2F34"/>
          <w:sz w:val="26"/>
          <w:szCs w:val="26"/>
          <w:shd w:val="clear" w:color="auto" w:fill="FFFFFF"/>
          <w:lang w:val="fr-CM"/>
        </w:rPr>
        <w:t>ben</w:t>
      </w:r>
      <w:r w:rsidR="00281FC0">
        <w:rPr>
          <w:rFonts w:ascii="IBM Plex Sans" w:hAnsi="IBM Plex Sans"/>
          <w:color w:val="2C2F34"/>
          <w:sz w:val="26"/>
          <w:szCs w:val="26"/>
          <w:shd w:val="clear" w:color="auto" w:fill="FFFFFF"/>
          <w:lang w:val="fr-CM"/>
        </w:rPr>
        <w:t>d</w:t>
      </w:r>
      <w:proofErr w:type="spellEnd"/>
      <w:r w:rsidRPr="00931656">
        <w:rPr>
          <w:rFonts w:ascii="IBM Plex Sans" w:hAnsi="IBM Plex Sans"/>
          <w:color w:val="2C2F34"/>
          <w:sz w:val="26"/>
          <w:szCs w:val="26"/>
          <w:shd w:val="clear" w:color="auto" w:fill="FFFFFF"/>
          <w:lang w:val="fr-CM"/>
        </w:rPr>
        <w:t xml:space="preserve"> skin est devenu populaire en 1993 dans le </w:t>
      </w:r>
      <w:proofErr w:type="spellStart"/>
      <w:r w:rsidRPr="00931656">
        <w:rPr>
          <w:rFonts w:ascii="IBM Plex Sans" w:hAnsi="IBM Plex Sans"/>
          <w:color w:val="2C2F34"/>
          <w:sz w:val="26"/>
          <w:szCs w:val="26"/>
          <w:shd w:val="clear" w:color="auto" w:fill="FFFFFF"/>
          <w:lang w:val="fr-CM"/>
        </w:rPr>
        <w:t>Banganté</w:t>
      </w:r>
      <w:proofErr w:type="spellEnd"/>
      <w:r w:rsidRPr="00931656">
        <w:rPr>
          <w:rFonts w:ascii="IBM Plex Sans" w:hAnsi="IBM Plex Sans"/>
          <w:color w:val="2C2F34"/>
          <w:sz w:val="26"/>
          <w:szCs w:val="26"/>
          <w:shd w:val="clear" w:color="auto" w:fill="FFFFFF"/>
          <w:lang w:val="fr-CM"/>
        </w:rPr>
        <w:t xml:space="preserve"> de New-Bell, en pleine dépression économique. Adopté aujourd’hui par les zones urbaines du Cameroun, le ben skin est originellement étroitement associé à la province de l’Ouest du Cameroun (au peuple Bamiléké).</w:t>
      </w:r>
    </w:p>
    <w:p w:rsidR="009019F1" w:rsidRDefault="009019F1" w:rsidP="009C617E">
      <w:pPr>
        <w:spacing w:before="120" w:after="120" w:line="360" w:lineRule="auto"/>
        <w:ind w:firstLine="567"/>
        <w:jc w:val="both"/>
        <w:rPr>
          <w:rFonts w:ascii="Times New Roman" w:eastAsia="Times New Roman" w:hAnsi="Times New Roman" w:cs="Times New Roman"/>
          <w:color w:val="212529"/>
          <w:sz w:val="24"/>
          <w:szCs w:val="24"/>
          <w:lang w:val="fr-CM"/>
        </w:rPr>
      </w:pPr>
      <w:r w:rsidRPr="00906FC8">
        <w:rPr>
          <w:rFonts w:ascii="Times New Roman" w:eastAsia="Times New Roman" w:hAnsi="Times New Roman" w:cs="Times New Roman"/>
          <w:color w:val="212529"/>
          <w:sz w:val="24"/>
          <w:szCs w:val="24"/>
          <w:lang w:val="fr-CM"/>
        </w:rPr>
        <w:t xml:space="preserve">A la baguette de cette révolution culturelle partie de la ville pour séduire le village et les diasporas, quelques noms célèbres de sponsors de l’ombre, </w:t>
      </w:r>
      <w:proofErr w:type="spellStart"/>
      <w:r w:rsidRPr="00906FC8">
        <w:rPr>
          <w:rFonts w:ascii="Times New Roman" w:eastAsia="Times New Roman" w:hAnsi="Times New Roman" w:cs="Times New Roman"/>
          <w:color w:val="212529"/>
          <w:sz w:val="24"/>
          <w:szCs w:val="24"/>
          <w:lang w:val="fr-CM"/>
        </w:rPr>
        <w:t>Ketchanga</w:t>
      </w:r>
      <w:proofErr w:type="spellEnd"/>
      <w:r w:rsidRPr="00906FC8">
        <w:rPr>
          <w:rFonts w:ascii="Times New Roman" w:eastAsia="Times New Roman" w:hAnsi="Times New Roman" w:cs="Times New Roman"/>
          <w:color w:val="212529"/>
          <w:sz w:val="24"/>
          <w:szCs w:val="24"/>
          <w:lang w:val="fr-CM"/>
        </w:rPr>
        <w:t xml:space="preserve"> </w:t>
      </w:r>
      <w:r w:rsidR="000D5E38" w:rsidRPr="00906FC8">
        <w:rPr>
          <w:rFonts w:ascii="Times New Roman" w:eastAsia="Times New Roman" w:hAnsi="Times New Roman" w:cs="Times New Roman"/>
          <w:color w:val="212529"/>
          <w:sz w:val="24"/>
          <w:szCs w:val="24"/>
          <w:lang w:val="fr-CM"/>
        </w:rPr>
        <w:t xml:space="preserve">Célestin alias </w:t>
      </w:r>
      <w:proofErr w:type="spellStart"/>
      <w:r w:rsidR="000D5E38" w:rsidRPr="00906FC8">
        <w:rPr>
          <w:rFonts w:ascii="Times New Roman" w:eastAsia="Times New Roman" w:hAnsi="Times New Roman" w:cs="Times New Roman"/>
          <w:color w:val="212529"/>
          <w:sz w:val="24"/>
          <w:szCs w:val="24"/>
          <w:lang w:val="fr-CM"/>
        </w:rPr>
        <w:t>Maniac</w:t>
      </w:r>
      <w:proofErr w:type="spellEnd"/>
      <w:r w:rsidR="000D5E38" w:rsidRPr="00906FC8">
        <w:rPr>
          <w:rFonts w:ascii="Times New Roman" w:eastAsia="Times New Roman" w:hAnsi="Times New Roman" w:cs="Times New Roman"/>
          <w:color w:val="212529"/>
          <w:sz w:val="24"/>
          <w:szCs w:val="24"/>
          <w:lang w:val="fr-CM"/>
        </w:rPr>
        <w:t>, </w:t>
      </w:r>
      <w:proofErr w:type="spellStart"/>
      <w:r w:rsidRPr="00906FC8">
        <w:rPr>
          <w:rFonts w:ascii="Times New Roman" w:eastAsia="Times New Roman" w:hAnsi="Times New Roman" w:cs="Times New Roman"/>
          <w:color w:val="212529"/>
          <w:sz w:val="24"/>
          <w:szCs w:val="24"/>
          <w:lang w:val="fr-CM"/>
        </w:rPr>
        <w:t>Menkam</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Yatat</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Ngapanou</w:t>
      </w:r>
      <w:proofErr w:type="spellEnd"/>
      <w:r w:rsidRPr="00906FC8">
        <w:rPr>
          <w:rFonts w:ascii="Times New Roman" w:eastAsia="Times New Roman" w:hAnsi="Times New Roman" w:cs="Times New Roman"/>
          <w:color w:val="212529"/>
          <w:sz w:val="24"/>
          <w:szCs w:val="24"/>
          <w:lang w:val="fr-CM"/>
        </w:rPr>
        <w:t xml:space="preserve"> Michel. Et aussi des artistes du cru tels Jean Merlin </w:t>
      </w:r>
      <w:proofErr w:type="spellStart"/>
      <w:r w:rsidRPr="00906FC8">
        <w:rPr>
          <w:rFonts w:ascii="Times New Roman" w:eastAsia="Times New Roman" w:hAnsi="Times New Roman" w:cs="Times New Roman"/>
          <w:color w:val="212529"/>
          <w:sz w:val="24"/>
          <w:szCs w:val="24"/>
          <w:lang w:val="fr-CM"/>
        </w:rPr>
        <w:t>Kamtchoum</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Wanzi</w:t>
      </w:r>
      <w:proofErr w:type="spellEnd"/>
      <w:r w:rsidRPr="00906FC8">
        <w:rPr>
          <w:rFonts w:ascii="Times New Roman" w:eastAsia="Times New Roman" w:hAnsi="Times New Roman" w:cs="Times New Roman"/>
          <w:color w:val="212529"/>
          <w:sz w:val="24"/>
          <w:szCs w:val="24"/>
          <w:lang w:val="fr-CM"/>
        </w:rPr>
        <w:t xml:space="preserve">, </w:t>
      </w:r>
      <w:proofErr w:type="spellStart"/>
      <w:r w:rsidRPr="00906FC8">
        <w:rPr>
          <w:rFonts w:ascii="Times New Roman" w:eastAsia="Times New Roman" w:hAnsi="Times New Roman" w:cs="Times New Roman"/>
          <w:color w:val="212529"/>
          <w:sz w:val="24"/>
          <w:szCs w:val="24"/>
          <w:lang w:val="fr-CM"/>
        </w:rPr>
        <w:t>Feuyang</w:t>
      </w:r>
      <w:proofErr w:type="spellEnd"/>
      <w:r w:rsidRPr="00906FC8">
        <w:rPr>
          <w:rFonts w:ascii="Times New Roman" w:eastAsia="Times New Roman" w:hAnsi="Times New Roman" w:cs="Times New Roman"/>
          <w:color w:val="212529"/>
          <w:sz w:val="24"/>
          <w:szCs w:val="24"/>
          <w:lang w:val="fr-CM"/>
        </w:rPr>
        <w:t xml:space="preserve"> Irène, Dada, </w:t>
      </w:r>
      <w:proofErr w:type="spellStart"/>
      <w:r w:rsidRPr="00906FC8">
        <w:rPr>
          <w:rFonts w:ascii="Times New Roman" w:eastAsia="Times New Roman" w:hAnsi="Times New Roman" w:cs="Times New Roman"/>
          <w:color w:val="212529"/>
          <w:sz w:val="24"/>
          <w:szCs w:val="24"/>
          <w:lang w:val="fr-CM"/>
        </w:rPr>
        <w:t>Tamadah</w:t>
      </w:r>
      <w:proofErr w:type="spellEnd"/>
      <w:r w:rsidRPr="00906FC8">
        <w:rPr>
          <w:rFonts w:ascii="Times New Roman" w:eastAsia="Times New Roman" w:hAnsi="Times New Roman" w:cs="Times New Roman"/>
          <w:color w:val="212529"/>
          <w:sz w:val="24"/>
          <w:szCs w:val="24"/>
          <w:lang w:val="fr-CM"/>
        </w:rPr>
        <w:t xml:space="preserve"> Andromaque, Ton Charlotte et j’en oublie assurément qui vous prient tous de savoir que cette danse s’amorce du pied gauche pour bien tenir le rythme. Comme le « </w:t>
      </w:r>
      <w:proofErr w:type="spellStart"/>
      <w:r w:rsidRPr="00906FC8">
        <w:rPr>
          <w:rFonts w:ascii="Times New Roman" w:eastAsia="Times New Roman" w:hAnsi="Times New Roman" w:cs="Times New Roman"/>
          <w:color w:val="212529"/>
          <w:sz w:val="24"/>
          <w:szCs w:val="24"/>
          <w:lang w:val="fr-CM"/>
        </w:rPr>
        <w:t>Kwah</w:t>
      </w:r>
      <w:proofErr w:type="spellEnd"/>
      <w:r w:rsidRPr="00906FC8">
        <w:rPr>
          <w:rFonts w:ascii="Times New Roman" w:eastAsia="Times New Roman" w:hAnsi="Times New Roman" w:cs="Times New Roman"/>
          <w:color w:val="212529"/>
          <w:sz w:val="24"/>
          <w:szCs w:val="24"/>
          <w:lang w:val="fr-CM"/>
        </w:rPr>
        <w:t> » évidemment.</w:t>
      </w:r>
    </w:p>
    <w:p w:rsidR="00BA38E7" w:rsidRDefault="00BA38E7" w:rsidP="009C617E">
      <w:pPr>
        <w:spacing w:before="120" w:after="120" w:line="360" w:lineRule="auto"/>
        <w:ind w:firstLine="567"/>
        <w:jc w:val="both"/>
        <w:rPr>
          <w:rFonts w:ascii="Times New Roman" w:eastAsia="Times New Roman" w:hAnsi="Times New Roman" w:cs="Times New Roman"/>
          <w:color w:val="212529"/>
          <w:sz w:val="24"/>
          <w:szCs w:val="24"/>
          <w:lang w:val="fr-CM"/>
        </w:rPr>
      </w:pPr>
      <w:r>
        <w:rPr>
          <w:rFonts w:ascii="Times New Roman" w:eastAsia="Times New Roman" w:hAnsi="Times New Roman" w:cs="Times New Roman"/>
          <w:color w:val="212529"/>
          <w:sz w:val="24"/>
          <w:szCs w:val="24"/>
          <w:lang w:val="fr-CM"/>
        </w:rPr>
        <w:t>Source :</w:t>
      </w:r>
      <w:r w:rsidR="005D7C65">
        <w:rPr>
          <w:rFonts w:ascii="Times New Roman" w:eastAsia="Times New Roman" w:hAnsi="Times New Roman" w:cs="Times New Roman"/>
          <w:color w:val="212529"/>
          <w:sz w:val="24"/>
          <w:szCs w:val="24"/>
          <w:lang w:val="fr-CM"/>
        </w:rPr>
        <w:t xml:space="preserve"> </w:t>
      </w:r>
      <w:r w:rsidRPr="00BA38E7">
        <w:rPr>
          <w:rFonts w:ascii="Times New Roman" w:eastAsia="Times New Roman" w:hAnsi="Times New Roman" w:cs="Times New Roman"/>
          <w:color w:val="212529"/>
          <w:sz w:val="24"/>
          <w:szCs w:val="24"/>
          <w:lang w:val="fr-CM"/>
        </w:rPr>
        <w:t>https://actucameroun.com/2021/06/01/culture-focus-sur-la-naissance-du-bend-skin-une-danse-camerounaise/</w:t>
      </w:r>
    </w:p>
    <w:p w:rsidR="00C3025A" w:rsidRDefault="00CA239F" w:rsidP="00C16DF8">
      <w:pPr>
        <w:pStyle w:val="Titre3"/>
        <w:rPr>
          <w:rFonts w:eastAsia="Times New Roman"/>
          <w:lang w:val="fr-CM"/>
        </w:rPr>
      </w:pPr>
      <w:bookmarkStart w:id="82" w:name="_Toc214181626"/>
      <w:r>
        <w:rPr>
          <w:rFonts w:eastAsia="Times New Roman"/>
          <w:lang w:val="fr-CM"/>
        </w:rPr>
        <w:t>IV</w:t>
      </w:r>
      <w:r w:rsidR="00C3025A" w:rsidRPr="00C3025A">
        <w:rPr>
          <w:rFonts w:eastAsia="Times New Roman"/>
          <w:lang w:val="fr-CM"/>
        </w:rPr>
        <w:t>.</w:t>
      </w:r>
      <w:r w:rsidR="00C16DF8">
        <w:rPr>
          <w:rFonts w:eastAsia="Times New Roman"/>
          <w:lang w:val="fr-CM"/>
        </w:rPr>
        <w:t>2</w:t>
      </w:r>
      <w:r w:rsidR="00C3025A">
        <w:rPr>
          <w:rFonts w:eastAsia="Times New Roman"/>
          <w:lang w:val="fr-CM"/>
        </w:rPr>
        <w:t>.</w:t>
      </w:r>
      <w:r w:rsidR="00C3025A" w:rsidRPr="00C3025A">
        <w:rPr>
          <w:rFonts w:eastAsia="Times New Roman"/>
          <w:lang w:val="fr-CM"/>
        </w:rPr>
        <w:t xml:space="preserve">  Particularités</w:t>
      </w:r>
      <w:bookmarkEnd w:id="82"/>
      <w:r w:rsidR="00C3025A" w:rsidRPr="00C3025A">
        <w:rPr>
          <w:rFonts w:eastAsia="Times New Roman"/>
          <w:lang w:val="fr-CM"/>
        </w:rPr>
        <w:t xml:space="preserve"> </w:t>
      </w:r>
    </w:p>
    <w:p w:rsidR="00931656" w:rsidRPr="00930C8D" w:rsidRDefault="00930C8D" w:rsidP="005D7C65">
      <w:pPr>
        <w:spacing w:before="120" w:after="120" w:line="360" w:lineRule="auto"/>
        <w:ind w:firstLine="567"/>
        <w:jc w:val="both"/>
        <w:rPr>
          <w:rFonts w:ascii="Times New Roman" w:eastAsia="Times New Roman" w:hAnsi="Times New Roman" w:cs="Times New Roman"/>
          <w:color w:val="212529"/>
          <w:sz w:val="24"/>
          <w:szCs w:val="24"/>
          <w:lang w:val="fr-CM"/>
        </w:rPr>
      </w:pPr>
      <w:r w:rsidRPr="00930C8D">
        <w:rPr>
          <w:rFonts w:ascii="Times New Roman" w:eastAsia="Times New Roman" w:hAnsi="Times New Roman" w:cs="Times New Roman"/>
          <w:color w:val="212529"/>
          <w:sz w:val="24"/>
          <w:szCs w:val="24"/>
          <w:lang w:val="fr-CM"/>
        </w:rPr>
        <w:t xml:space="preserve">Le </w:t>
      </w:r>
      <w:proofErr w:type="spellStart"/>
      <w:r w:rsidRPr="00930C8D">
        <w:rPr>
          <w:rFonts w:ascii="Times New Roman" w:eastAsia="Times New Roman" w:hAnsi="Times New Roman" w:cs="Times New Roman"/>
          <w:color w:val="212529"/>
          <w:sz w:val="24"/>
          <w:szCs w:val="24"/>
          <w:lang w:val="fr-CM"/>
        </w:rPr>
        <w:t>ben</w:t>
      </w:r>
      <w:r w:rsidR="00281FC0">
        <w:rPr>
          <w:rFonts w:ascii="Times New Roman" w:eastAsia="Times New Roman" w:hAnsi="Times New Roman" w:cs="Times New Roman"/>
          <w:color w:val="212529"/>
          <w:sz w:val="24"/>
          <w:szCs w:val="24"/>
          <w:lang w:val="fr-CM"/>
        </w:rPr>
        <w:t>d</w:t>
      </w:r>
      <w:proofErr w:type="spellEnd"/>
      <w:r w:rsidRPr="00930C8D">
        <w:rPr>
          <w:rFonts w:ascii="Times New Roman" w:eastAsia="Times New Roman" w:hAnsi="Times New Roman" w:cs="Times New Roman"/>
          <w:color w:val="212529"/>
          <w:sz w:val="24"/>
          <w:szCs w:val="24"/>
          <w:lang w:val="fr-CM"/>
        </w:rPr>
        <w:t xml:space="preserve"> skin est un genre très particulier de par son rythme et ses pas de danse. La danse Bend Skin est</w:t>
      </w:r>
      <w:r w:rsidR="00DC36E9">
        <w:rPr>
          <w:rFonts w:ascii="Times New Roman" w:eastAsia="Times New Roman" w:hAnsi="Times New Roman" w:cs="Times New Roman"/>
          <w:color w:val="212529"/>
          <w:sz w:val="24"/>
          <w:szCs w:val="24"/>
          <w:lang w:val="fr-CM"/>
        </w:rPr>
        <w:t xml:space="preserve"> explosive</w:t>
      </w:r>
      <w:r w:rsidRPr="00930C8D">
        <w:rPr>
          <w:rFonts w:ascii="Times New Roman" w:eastAsia="Times New Roman" w:hAnsi="Times New Roman" w:cs="Times New Roman"/>
          <w:color w:val="212529"/>
          <w:sz w:val="24"/>
          <w:szCs w:val="24"/>
          <w:lang w:val="fr-CM"/>
        </w:rPr>
        <w:t>, avec des pas saccadés, des rebonds</w:t>
      </w:r>
      <w:r w:rsidR="00DC36E9">
        <w:rPr>
          <w:rFonts w:ascii="Times New Roman" w:eastAsia="Times New Roman" w:hAnsi="Times New Roman" w:cs="Times New Roman"/>
          <w:color w:val="212529"/>
          <w:sz w:val="24"/>
          <w:szCs w:val="24"/>
          <w:lang w:val="fr-CM"/>
        </w:rPr>
        <w:t xml:space="preserve"> et des mouvements de pieds</w:t>
      </w:r>
      <w:r w:rsidRPr="00930C8D">
        <w:rPr>
          <w:rFonts w:ascii="Times New Roman" w:eastAsia="Times New Roman" w:hAnsi="Times New Roman" w:cs="Times New Roman"/>
          <w:color w:val="212529"/>
          <w:sz w:val="24"/>
          <w:szCs w:val="24"/>
          <w:lang w:val="fr-CM"/>
        </w:rPr>
        <w:t>. Elle est devenue une marque culturelle forte dans les compétitions de danse urbaine au Cameroun. Les textes abordent des thèmes comme la vie quotidienne, les problèmes sociaux, ou encore l’amour, avec parfois un ton humoristique ou engagé.</w:t>
      </w:r>
    </w:p>
    <w:p w:rsidR="00C3025A" w:rsidRDefault="00CA239F" w:rsidP="00C16DF8">
      <w:pPr>
        <w:pStyle w:val="Titre3"/>
        <w:rPr>
          <w:rFonts w:eastAsia="Times New Roman"/>
          <w:lang w:val="fr-CM"/>
        </w:rPr>
      </w:pPr>
      <w:bookmarkStart w:id="83" w:name="_Toc214181627"/>
      <w:r>
        <w:rPr>
          <w:rFonts w:eastAsia="Times New Roman"/>
          <w:lang w:val="fr-CM"/>
        </w:rPr>
        <w:t>IV</w:t>
      </w:r>
      <w:r w:rsidR="00C3025A">
        <w:rPr>
          <w:rFonts w:eastAsia="Times New Roman"/>
          <w:lang w:val="fr-CM"/>
        </w:rPr>
        <w:t>.</w:t>
      </w:r>
      <w:r w:rsidR="00C16DF8">
        <w:rPr>
          <w:rFonts w:eastAsia="Times New Roman"/>
          <w:lang w:val="fr-CM"/>
        </w:rPr>
        <w:t>3</w:t>
      </w:r>
      <w:r w:rsidR="00C3025A">
        <w:rPr>
          <w:rFonts w:eastAsia="Times New Roman"/>
          <w:lang w:val="fr-CM"/>
        </w:rPr>
        <w:t>. Influences des genres étranger</w:t>
      </w:r>
      <w:r w:rsidR="00363D93">
        <w:rPr>
          <w:rFonts w:eastAsia="Times New Roman"/>
          <w:lang w:val="fr-CM"/>
        </w:rPr>
        <w:t>s</w:t>
      </w:r>
      <w:bookmarkEnd w:id="83"/>
    </w:p>
    <w:p w:rsidR="00931656" w:rsidRPr="005D7C65" w:rsidRDefault="00931656" w:rsidP="00931656">
      <w:pPr>
        <w:spacing w:before="120" w:after="120" w:line="360" w:lineRule="auto"/>
        <w:ind w:firstLine="567"/>
        <w:jc w:val="both"/>
        <w:rPr>
          <w:rFonts w:ascii="IBM Plex Sans" w:hAnsi="IBM Plex Sans" w:hint="eastAsia"/>
          <w:color w:val="2C2F34"/>
          <w:sz w:val="24"/>
          <w:szCs w:val="24"/>
          <w:shd w:val="clear" w:color="auto" w:fill="FFFFFF"/>
          <w:lang w:val="fr-CM"/>
        </w:rPr>
      </w:pPr>
      <w:r w:rsidRPr="005D7C65">
        <w:rPr>
          <w:rFonts w:ascii="IBM Plex Sans" w:hAnsi="IBM Plex Sans"/>
          <w:color w:val="2C2F34"/>
          <w:sz w:val="24"/>
          <w:szCs w:val="24"/>
          <w:shd w:val="clear" w:color="auto" w:fill="FFFFFF"/>
          <w:lang w:val="fr-CM"/>
        </w:rPr>
        <w:t xml:space="preserve">Le </w:t>
      </w:r>
      <w:proofErr w:type="spellStart"/>
      <w:r w:rsidRPr="005D7C65">
        <w:rPr>
          <w:rFonts w:ascii="IBM Plex Sans" w:hAnsi="IBM Plex Sans"/>
          <w:color w:val="2C2F34"/>
          <w:sz w:val="24"/>
          <w:szCs w:val="24"/>
          <w:shd w:val="clear" w:color="auto" w:fill="FFFFFF"/>
          <w:lang w:val="fr-CM"/>
        </w:rPr>
        <w:t>ben</w:t>
      </w:r>
      <w:r w:rsidR="00281FC0" w:rsidRPr="005D7C65">
        <w:rPr>
          <w:rFonts w:ascii="IBM Plex Sans" w:hAnsi="IBM Plex Sans"/>
          <w:color w:val="2C2F34"/>
          <w:sz w:val="24"/>
          <w:szCs w:val="24"/>
          <w:shd w:val="clear" w:color="auto" w:fill="FFFFFF"/>
          <w:lang w:val="fr-CM"/>
        </w:rPr>
        <w:t>d</w:t>
      </w:r>
      <w:proofErr w:type="spellEnd"/>
      <w:r w:rsidRPr="005D7C65">
        <w:rPr>
          <w:rFonts w:ascii="IBM Plex Sans" w:hAnsi="IBM Plex Sans"/>
          <w:color w:val="2C2F34"/>
          <w:sz w:val="24"/>
          <w:szCs w:val="24"/>
          <w:shd w:val="clear" w:color="auto" w:fill="FFFFFF"/>
          <w:lang w:val="fr-CM"/>
        </w:rPr>
        <w:t xml:space="preserve"> skin est popularisé au début des années 1990 par André-Marie Tala qui le mêle à l’afro-pop, afro-pop, funk, soul ou afro-rap… le tout chanté en bamiléké, en douala, en </w:t>
      </w:r>
      <w:proofErr w:type="spellStart"/>
      <w:r w:rsidRPr="005D7C65">
        <w:rPr>
          <w:rFonts w:ascii="IBM Plex Sans" w:hAnsi="IBM Plex Sans"/>
          <w:color w:val="2C2F34"/>
          <w:sz w:val="24"/>
          <w:szCs w:val="24"/>
          <w:shd w:val="clear" w:color="auto" w:fill="FFFFFF"/>
          <w:lang w:val="fr-CM"/>
        </w:rPr>
        <w:t>éwondo</w:t>
      </w:r>
      <w:proofErr w:type="spellEnd"/>
      <w:r w:rsidRPr="005D7C65">
        <w:rPr>
          <w:rFonts w:ascii="IBM Plex Sans" w:hAnsi="IBM Plex Sans"/>
          <w:color w:val="2C2F34"/>
          <w:sz w:val="24"/>
          <w:szCs w:val="24"/>
          <w:shd w:val="clear" w:color="auto" w:fill="FFFFFF"/>
          <w:lang w:val="fr-CM"/>
        </w:rPr>
        <w:t xml:space="preserve">, en </w:t>
      </w:r>
      <w:proofErr w:type="spellStart"/>
      <w:r w:rsidRPr="005D7C65">
        <w:rPr>
          <w:rFonts w:ascii="IBM Plex Sans" w:hAnsi="IBM Plex Sans"/>
          <w:color w:val="2C2F34"/>
          <w:sz w:val="24"/>
          <w:szCs w:val="24"/>
          <w:shd w:val="clear" w:color="auto" w:fill="FFFFFF"/>
          <w:lang w:val="fr-CM"/>
        </w:rPr>
        <w:t>bamoun</w:t>
      </w:r>
      <w:proofErr w:type="spellEnd"/>
      <w:r w:rsidRPr="005D7C65">
        <w:rPr>
          <w:rFonts w:ascii="IBM Plex Sans" w:hAnsi="IBM Plex Sans"/>
          <w:color w:val="2C2F34"/>
          <w:sz w:val="24"/>
          <w:szCs w:val="24"/>
          <w:shd w:val="clear" w:color="auto" w:fill="FFFFFF"/>
          <w:lang w:val="fr-CM"/>
        </w:rPr>
        <w:t>, en français ou en anglais.</w:t>
      </w:r>
    </w:p>
    <w:p w:rsidR="00725B2D" w:rsidRPr="005D7C65" w:rsidRDefault="00725B2D" w:rsidP="00931656">
      <w:pPr>
        <w:spacing w:before="120" w:after="120" w:line="360" w:lineRule="auto"/>
        <w:ind w:firstLine="567"/>
        <w:jc w:val="both"/>
        <w:rPr>
          <w:rFonts w:ascii="Times New Roman" w:eastAsia="Times New Roman" w:hAnsi="Times New Roman" w:cs="Times New Roman"/>
          <w:b/>
          <w:color w:val="212529"/>
          <w:sz w:val="24"/>
          <w:szCs w:val="24"/>
          <w:lang w:val="fr-CM"/>
        </w:rPr>
      </w:pPr>
      <w:r w:rsidRPr="005D7C65">
        <w:rPr>
          <w:rFonts w:ascii="IBM Plex Sans" w:hAnsi="IBM Plex Sans"/>
          <w:color w:val="2C2F34"/>
          <w:sz w:val="24"/>
          <w:szCs w:val="24"/>
          <w:shd w:val="clear" w:color="auto" w:fill="FFFFFF"/>
          <w:lang w:val="fr-CM"/>
        </w:rPr>
        <w:t>Source : https://www.culturebene.com/34673-tout-savoir-sur-la-danse-ben-skkin-ses-origines-ses-precurseurs.html</w:t>
      </w:r>
    </w:p>
    <w:p w:rsidR="00931656" w:rsidRPr="005D7C65" w:rsidRDefault="005D7C65" w:rsidP="00C16DF8">
      <w:pPr>
        <w:pStyle w:val="Titre3"/>
        <w:rPr>
          <w:rFonts w:eastAsia="Times New Roman"/>
          <w:lang w:val="fr-CM"/>
        </w:rPr>
      </w:pPr>
      <w:bookmarkStart w:id="84" w:name="_Toc214181628"/>
      <w:r>
        <w:rPr>
          <w:rFonts w:eastAsia="Times New Roman"/>
          <w:lang w:val="fr-CM"/>
        </w:rPr>
        <w:lastRenderedPageBreak/>
        <w:t>IV.</w:t>
      </w:r>
      <w:r w:rsidR="00C16DF8">
        <w:rPr>
          <w:rFonts w:eastAsia="Times New Roman"/>
          <w:lang w:val="fr-CM"/>
        </w:rPr>
        <w:t>4</w:t>
      </w:r>
      <w:r w:rsidR="009F62EF" w:rsidRPr="005D7C65">
        <w:rPr>
          <w:rFonts w:eastAsia="Times New Roman"/>
          <w:lang w:val="fr-CM"/>
        </w:rPr>
        <w:t>. Instruments de musique</w:t>
      </w:r>
      <w:bookmarkEnd w:id="84"/>
    </w:p>
    <w:p w:rsidR="006E2342" w:rsidRDefault="003D6C31" w:rsidP="003D6C31">
      <w:pPr>
        <w:pStyle w:val="Paragraphedeliste"/>
        <w:numPr>
          <w:ilvl w:val="0"/>
          <w:numId w:val="24"/>
        </w:numPr>
        <w:spacing w:before="120" w:after="120" w:line="360" w:lineRule="auto"/>
        <w:jc w:val="both"/>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La maraca</w:t>
      </w:r>
    </w:p>
    <w:p w:rsidR="006470D3" w:rsidRPr="00AA233E" w:rsidRDefault="00AA233E" w:rsidP="00AA233E">
      <w:pPr>
        <w:pStyle w:val="Lgende"/>
        <w:jc w:val="both"/>
        <w:rPr>
          <w:rFonts w:ascii="Times New Roman" w:eastAsia="Times New Roman" w:hAnsi="Times New Roman" w:cs="Times New Roman"/>
          <w:b/>
          <w:i w:val="0"/>
          <w:color w:val="000000" w:themeColor="text1"/>
          <w:sz w:val="24"/>
          <w:szCs w:val="24"/>
          <w:lang w:val="fr-CM"/>
        </w:rPr>
      </w:pPr>
      <w:bookmarkStart w:id="85" w:name="_Toc214178422"/>
      <w:r w:rsidRPr="00AA233E">
        <w:rPr>
          <w:rFonts w:ascii="Times New Roman" w:hAnsi="Times New Roman" w:cs="Times New Roman"/>
          <w:b/>
          <w:i w:val="0"/>
          <w:color w:val="000000" w:themeColor="text1"/>
          <w:sz w:val="24"/>
          <w:szCs w:val="24"/>
        </w:rPr>
        <w:t xml:space="preserve">Figure </w:t>
      </w:r>
      <w:r w:rsidRPr="00AA233E">
        <w:rPr>
          <w:rFonts w:ascii="Times New Roman" w:hAnsi="Times New Roman" w:cs="Times New Roman"/>
          <w:b/>
          <w:i w:val="0"/>
          <w:color w:val="000000" w:themeColor="text1"/>
          <w:sz w:val="24"/>
          <w:szCs w:val="24"/>
        </w:rPr>
        <w:fldChar w:fldCharType="begin"/>
      </w:r>
      <w:r w:rsidRPr="00AA233E">
        <w:rPr>
          <w:rFonts w:ascii="Times New Roman" w:hAnsi="Times New Roman" w:cs="Times New Roman"/>
          <w:b/>
          <w:i w:val="0"/>
          <w:color w:val="000000" w:themeColor="text1"/>
          <w:sz w:val="24"/>
          <w:szCs w:val="24"/>
        </w:rPr>
        <w:instrText xml:space="preserve"> SEQ Figure \* ARABIC </w:instrText>
      </w:r>
      <w:r w:rsidRPr="00AA233E">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4</w:t>
      </w:r>
      <w:r w:rsidRPr="00AA233E">
        <w:rPr>
          <w:rFonts w:ascii="Times New Roman" w:hAnsi="Times New Roman" w:cs="Times New Roman"/>
          <w:b/>
          <w:i w:val="0"/>
          <w:color w:val="000000" w:themeColor="text1"/>
          <w:sz w:val="24"/>
          <w:szCs w:val="24"/>
        </w:rPr>
        <w:fldChar w:fldCharType="end"/>
      </w:r>
      <w:r w:rsidR="006470D3" w:rsidRPr="00AA233E">
        <w:rPr>
          <w:rFonts w:ascii="Times New Roman" w:eastAsia="Times New Roman" w:hAnsi="Times New Roman" w:cs="Times New Roman"/>
          <w:b/>
          <w:i w:val="0"/>
          <w:color w:val="000000" w:themeColor="text1"/>
          <w:sz w:val="24"/>
          <w:szCs w:val="24"/>
          <w:lang w:val="fr-CM"/>
        </w:rPr>
        <w:t xml:space="preserve">: </w:t>
      </w:r>
      <w:r w:rsidR="006470D3" w:rsidRPr="00AA233E">
        <w:rPr>
          <w:rFonts w:ascii="Times New Roman" w:eastAsia="Times New Roman" w:hAnsi="Times New Roman" w:cs="Times New Roman"/>
          <w:i w:val="0"/>
          <w:color w:val="000000" w:themeColor="text1"/>
          <w:sz w:val="24"/>
          <w:szCs w:val="24"/>
          <w:lang w:val="fr-CM"/>
        </w:rPr>
        <w:t>image de la maraca</w:t>
      </w:r>
      <w:bookmarkEnd w:id="85"/>
    </w:p>
    <w:p w:rsidR="008F34C4" w:rsidRPr="004648A3" w:rsidRDefault="005D7C65" w:rsidP="008F34C4">
      <w:pPr>
        <w:spacing w:before="120" w:after="120" w:line="360" w:lineRule="auto"/>
        <w:jc w:val="center"/>
        <w:rPr>
          <w:rFonts w:ascii="Times New Roman" w:eastAsia="Times New Roman" w:hAnsi="Times New Roman" w:cs="Times New Roman"/>
          <w:color w:val="212529"/>
          <w:sz w:val="24"/>
          <w:szCs w:val="24"/>
          <w:lang w:val="fr-CM"/>
        </w:rPr>
      </w:pPr>
      <w:r w:rsidRPr="004648A3">
        <w:rPr>
          <w:rFonts w:ascii="Times New Roman" w:eastAsia="Times New Roman" w:hAnsi="Times New Roman" w:cs="Times New Roman"/>
          <w:noProof/>
          <w:color w:val="212529"/>
          <w:sz w:val="24"/>
          <w:szCs w:val="24"/>
          <w:lang w:val="fr-FR" w:eastAsia="fr-FR"/>
        </w:rPr>
        <w:drawing>
          <wp:inline distT="0" distB="0" distL="0" distR="0" wp14:anchorId="1E767BC2" wp14:editId="42768CA2">
            <wp:extent cx="2965836" cy="2374905"/>
            <wp:effectExtent l="0" t="0" r="6350" b="6350"/>
            <wp:docPr id="26" name="Image 26" descr="C:\Users\ADMIN\Desktop\Nouveau dossier (10)\Nouveau dossier\Nouveau dossier\IMG-20251114-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ouveau dossier (10)\Nouveau dossier\Nouveau dossier\IMG-20251114-WA0020.jpg"/>
                    <pic:cNvPicPr>
                      <a:picLocks noChangeAspect="1" noChangeArrowheads="1"/>
                    </pic:cNvPicPr>
                  </pic:nvPicPr>
                  <pic:blipFill rotWithShape="1">
                    <a:blip r:embed="rId75">
                      <a:extLst>
                        <a:ext uri="{28A0092B-C50C-407E-A947-70E740481C1C}">
                          <a14:useLocalDpi xmlns:a14="http://schemas.microsoft.com/office/drawing/2010/main" val="0"/>
                        </a:ext>
                      </a:extLst>
                    </a:blip>
                    <a:srcRect l="72964" t="5384" r="265" b="65991"/>
                    <a:stretch/>
                  </pic:blipFill>
                  <pic:spPr bwMode="auto">
                    <a:xfrm>
                      <a:off x="0" y="0"/>
                      <a:ext cx="2984548" cy="2389889"/>
                    </a:xfrm>
                    <a:prstGeom prst="rect">
                      <a:avLst/>
                    </a:prstGeom>
                    <a:noFill/>
                    <a:ln>
                      <a:noFill/>
                    </a:ln>
                    <a:extLst>
                      <a:ext uri="{53640926-AAD7-44D8-BBD7-CCE9431645EC}">
                        <a14:shadowObscured xmlns:a14="http://schemas.microsoft.com/office/drawing/2010/main"/>
                      </a:ext>
                    </a:extLst>
                  </pic:spPr>
                </pic:pic>
              </a:graphicData>
            </a:graphic>
          </wp:inline>
        </w:drawing>
      </w:r>
    </w:p>
    <w:p w:rsidR="008F34C4" w:rsidRDefault="008F34C4" w:rsidP="004648A3">
      <w:pPr>
        <w:spacing w:before="120" w:after="120" w:line="360" w:lineRule="auto"/>
        <w:ind w:firstLine="567"/>
        <w:jc w:val="both"/>
        <w:rPr>
          <w:rFonts w:ascii="Times New Roman" w:eastAsia="Times New Roman" w:hAnsi="Times New Roman" w:cs="Times New Roman"/>
          <w:color w:val="212529"/>
          <w:sz w:val="24"/>
          <w:szCs w:val="24"/>
          <w:lang w:val="fr-CM"/>
        </w:rPr>
      </w:pPr>
      <w:r w:rsidRPr="00943A55">
        <w:rPr>
          <w:rFonts w:ascii="Times New Roman" w:eastAsia="Times New Roman" w:hAnsi="Times New Roman" w:cs="Times New Roman"/>
          <w:color w:val="212529"/>
          <w:sz w:val="24"/>
          <w:szCs w:val="24"/>
          <w:lang w:val="fr-CM"/>
        </w:rPr>
        <w:t xml:space="preserve">La maraca, aussi appelée hochet ou rassoir, est un instrument de percussion idiophone, utilisé pour marquer le rythme. Dans le contexte du </w:t>
      </w:r>
      <w:proofErr w:type="spellStart"/>
      <w:r w:rsidRPr="00943A55">
        <w:rPr>
          <w:rFonts w:ascii="Times New Roman" w:eastAsia="Times New Roman" w:hAnsi="Times New Roman" w:cs="Times New Roman"/>
          <w:color w:val="212529"/>
          <w:sz w:val="24"/>
          <w:szCs w:val="24"/>
          <w:lang w:val="fr-CM"/>
        </w:rPr>
        <w:t>Mangambeu</w:t>
      </w:r>
      <w:proofErr w:type="spellEnd"/>
      <w:r w:rsidRPr="00943A55">
        <w:rPr>
          <w:rFonts w:ascii="Times New Roman" w:eastAsia="Times New Roman" w:hAnsi="Times New Roman" w:cs="Times New Roman"/>
          <w:color w:val="212529"/>
          <w:sz w:val="24"/>
          <w:szCs w:val="24"/>
          <w:lang w:val="fr-CM"/>
        </w:rPr>
        <w:t xml:space="preserve"> camerounais, elle est souvent fabriquée de manière artisanale</w:t>
      </w:r>
      <w:r w:rsidR="00943A55" w:rsidRPr="00943A55">
        <w:rPr>
          <w:rFonts w:ascii="Times New Roman" w:eastAsia="Times New Roman" w:hAnsi="Times New Roman" w:cs="Times New Roman"/>
          <w:color w:val="212529"/>
          <w:sz w:val="24"/>
          <w:szCs w:val="24"/>
          <w:lang w:val="fr-CM"/>
        </w:rPr>
        <w:t xml:space="preserve">. C’est </w:t>
      </w:r>
      <w:proofErr w:type="spellStart"/>
      <w:r w:rsidR="00943A55" w:rsidRPr="00943A55">
        <w:rPr>
          <w:rFonts w:ascii="Times New Roman" w:eastAsia="Times New Roman" w:hAnsi="Times New Roman" w:cs="Times New Roman"/>
          <w:color w:val="212529"/>
          <w:sz w:val="24"/>
          <w:szCs w:val="24"/>
          <w:lang w:val="fr-CM"/>
        </w:rPr>
        <w:t>un</w:t>
      </w:r>
      <w:r w:rsidRPr="00943A55">
        <w:rPr>
          <w:rFonts w:ascii="Times New Roman" w:eastAsia="Times New Roman" w:hAnsi="Times New Roman" w:cs="Times New Roman"/>
          <w:color w:val="212529"/>
          <w:sz w:val="24"/>
          <w:szCs w:val="24"/>
          <w:lang w:val="fr-CM"/>
        </w:rPr>
        <w:t>Instrument</w:t>
      </w:r>
      <w:proofErr w:type="spellEnd"/>
      <w:r w:rsidRPr="00943A55">
        <w:rPr>
          <w:rFonts w:ascii="Times New Roman" w:eastAsia="Times New Roman" w:hAnsi="Times New Roman" w:cs="Times New Roman"/>
          <w:color w:val="212529"/>
          <w:sz w:val="24"/>
          <w:szCs w:val="24"/>
          <w:lang w:val="fr-CM"/>
        </w:rPr>
        <w:t xml:space="preserve"> simple mais expressif, elle reflète la tradition rurale e</w:t>
      </w:r>
      <w:r w:rsidR="00943A55" w:rsidRPr="00943A55">
        <w:rPr>
          <w:rFonts w:ascii="Times New Roman" w:eastAsia="Times New Roman" w:hAnsi="Times New Roman" w:cs="Times New Roman"/>
          <w:color w:val="212529"/>
          <w:sz w:val="24"/>
          <w:szCs w:val="24"/>
          <w:lang w:val="fr-CM"/>
        </w:rPr>
        <w:t xml:space="preserve">t communautaire du </w:t>
      </w:r>
      <w:proofErr w:type="spellStart"/>
      <w:r w:rsidR="00943A55" w:rsidRPr="00943A55">
        <w:rPr>
          <w:rFonts w:ascii="Times New Roman" w:eastAsia="Times New Roman" w:hAnsi="Times New Roman" w:cs="Times New Roman"/>
          <w:color w:val="212529"/>
          <w:sz w:val="24"/>
          <w:szCs w:val="24"/>
          <w:lang w:val="fr-CM"/>
        </w:rPr>
        <w:t>Mangambeu</w:t>
      </w:r>
      <w:proofErr w:type="spellEnd"/>
      <w:r w:rsidR="00943A55" w:rsidRPr="00943A55">
        <w:rPr>
          <w:rFonts w:ascii="Times New Roman" w:eastAsia="Times New Roman" w:hAnsi="Times New Roman" w:cs="Times New Roman"/>
          <w:color w:val="212529"/>
          <w:sz w:val="24"/>
          <w:szCs w:val="24"/>
          <w:lang w:val="fr-CM"/>
        </w:rPr>
        <w:t>,</w:t>
      </w:r>
      <w:r w:rsidRPr="00943A55">
        <w:rPr>
          <w:rFonts w:ascii="Times New Roman" w:eastAsia="Times New Roman" w:hAnsi="Times New Roman" w:cs="Times New Roman"/>
          <w:color w:val="212529"/>
          <w:sz w:val="24"/>
          <w:szCs w:val="24"/>
          <w:lang w:val="fr-CM"/>
        </w:rPr>
        <w:t xml:space="preserve"> Parfois utilisée dans les rites ou fêtes populaires, en dehors du cadre strictement musical.</w:t>
      </w:r>
    </w:p>
    <w:p w:rsidR="00AA233E" w:rsidRDefault="00AA233E">
      <w:pPr>
        <w:rPr>
          <w:rFonts w:ascii="Times New Roman" w:eastAsia="Times New Roman" w:hAnsi="Times New Roman" w:cs="Times New Roman"/>
          <w:color w:val="212529"/>
          <w:sz w:val="24"/>
          <w:szCs w:val="24"/>
          <w:lang w:val="fr-CM"/>
        </w:rPr>
      </w:pPr>
      <w:r>
        <w:rPr>
          <w:rFonts w:ascii="Times New Roman" w:eastAsia="Times New Roman" w:hAnsi="Times New Roman" w:cs="Times New Roman"/>
          <w:color w:val="212529"/>
          <w:sz w:val="24"/>
          <w:szCs w:val="24"/>
          <w:lang w:val="fr-CM"/>
        </w:rPr>
        <w:br w:type="page"/>
      </w:r>
    </w:p>
    <w:p w:rsidR="005404AF" w:rsidRDefault="00CA239F" w:rsidP="00C16DF8">
      <w:pPr>
        <w:pStyle w:val="Titre3"/>
        <w:rPr>
          <w:rFonts w:eastAsia="Times New Roman"/>
          <w:lang w:val="fr-CM"/>
        </w:rPr>
      </w:pPr>
      <w:bookmarkStart w:id="86" w:name="_Toc214181629"/>
      <w:r>
        <w:rPr>
          <w:rFonts w:eastAsia="Times New Roman"/>
          <w:lang w:val="fr-CM"/>
        </w:rPr>
        <w:lastRenderedPageBreak/>
        <w:t>IV</w:t>
      </w:r>
      <w:r w:rsidR="00C16DF8">
        <w:rPr>
          <w:rFonts w:eastAsia="Times New Roman"/>
          <w:lang w:val="fr-CM"/>
        </w:rPr>
        <w:t>.5</w:t>
      </w:r>
      <w:r w:rsidR="009F62EF">
        <w:rPr>
          <w:rFonts w:eastAsia="Times New Roman"/>
          <w:lang w:val="fr-CM"/>
        </w:rPr>
        <w:t>. Figures proue</w:t>
      </w:r>
      <w:bookmarkEnd w:id="86"/>
    </w:p>
    <w:p w:rsidR="00725B2D" w:rsidRPr="004648A3" w:rsidRDefault="00725B2D" w:rsidP="004648A3">
      <w:pPr>
        <w:pStyle w:val="Paragraphedeliste"/>
        <w:numPr>
          <w:ilvl w:val="0"/>
          <w:numId w:val="14"/>
        </w:numPr>
        <w:spacing w:before="120" w:after="120" w:line="360" w:lineRule="auto"/>
        <w:jc w:val="both"/>
        <w:rPr>
          <w:rFonts w:ascii="Times New Roman" w:eastAsia="Times New Roman" w:hAnsi="Times New Roman" w:cs="Times New Roman"/>
          <w:b/>
          <w:color w:val="212529"/>
          <w:sz w:val="24"/>
          <w:szCs w:val="24"/>
          <w:lang w:val="fr-CM"/>
        </w:rPr>
      </w:pPr>
      <w:r w:rsidRPr="004648A3">
        <w:rPr>
          <w:rFonts w:ascii="Times New Roman" w:eastAsia="Times New Roman" w:hAnsi="Times New Roman" w:cs="Times New Roman"/>
          <w:b/>
          <w:color w:val="212529"/>
          <w:sz w:val="24"/>
          <w:szCs w:val="24"/>
          <w:lang w:val="fr-CM"/>
        </w:rPr>
        <w:t>André Marie TALA</w:t>
      </w:r>
      <w:r w:rsidR="00874519" w:rsidRPr="004648A3">
        <w:rPr>
          <w:rFonts w:ascii="Times New Roman" w:eastAsia="Times New Roman" w:hAnsi="Times New Roman" w:cs="Times New Roman"/>
          <w:b/>
          <w:color w:val="212529"/>
          <w:sz w:val="24"/>
          <w:szCs w:val="24"/>
          <w:lang w:val="fr-CM"/>
        </w:rPr>
        <w:fldChar w:fldCharType="begin"/>
      </w:r>
      <w:r w:rsidR="00874519" w:rsidRPr="004648A3">
        <w:rPr>
          <w:lang w:val="fr-CM"/>
        </w:rPr>
        <w:instrText xml:space="preserve"> XE "</w:instrText>
      </w:r>
      <w:r w:rsidR="00874519" w:rsidRPr="004648A3">
        <w:rPr>
          <w:rFonts w:ascii="Times New Roman" w:eastAsia="Times New Roman" w:hAnsi="Times New Roman" w:cs="Times New Roman"/>
          <w:b/>
          <w:color w:val="212529"/>
          <w:sz w:val="24"/>
          <w:szCs w:val="24"/>
          <w:lang w:val="fr-CM"/>
        </w:rPr>
        <w:instrText>André Marie TALA</w:instrText>
      </w:r>
      <w:r w:rsidR="00874519" w:rsidRPr="004648A3">
        <w:rPr>
          <w:lang w:val="fr-CM"/>
        </w:rPr>
        <w:instrText xml:space="preserve">" </w:instrText>
      </w:r>
      <w:r w:rsidR="00874519" w:rsidRPr="004648A3">
        <w:rPr>
          <w:rFonts w:ascii="Times New Roman" w:eastAsia="Times New Roman" w:hAnsi="Times New Roman" w:cs="Times New Roman"/>
          <w:b/>
          <w:color w:val="212529"/>
          <w:sz w:val="24"/>
          <w:szCs w:val="24"/>
          <w:lang w:val="fr-CM"/>
        </w:rPr>
        <w:fldChar w:fldCharType="end"/>
      </w:r>
    </w:p>
    <w:p w:rsidR="001B1AE5" w:rsidRDefault="001B1AE5" w:rsidP="005D7C65">
      <w:pPr>
        <w:spacing w:before="120" w:after="120" w:line="360" w:lineRule="auto"/>
        <w:jc w:val="both"/>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BIOGRAPHIE</w:t>
      </w:r>
    </w:p>
    <w:p w:rsidR="006470D3" w:rsidRPr="00AA233E" w:rsidRDefault="00AA233E" w:rsidP="00AA233E">
      <w:pPr>
        <w:pStyle w:val="Lgende"/>
        <w:rPr>
          <w:rFonts w:ascii="Times New Roman" w:eastAsia="Times New Roman" w:hAnsi="Times New Roman" w:cs="Times New Roman"/>
          <w:b/>
          <w:i w:val="0"/>
          <w:color w:val="000000" w:themeColor="text1"/>
          <w:sz w:val="24"/>
          <w:szCs w:val="24"/>
          <w:lang w:val="fr-CM"/>
        </w:rPr>
      </w:pPr>
      <w:bookmarkStart w:id="87" w:name="_Toc214178423"/>
      <w:r w:rsidRPr="00AA233E">
        <w:rPr>
          <w:rFonts w:ascii="Times New Roman" w:hAnsi="Times New Roman" w:cs="Times New Roman"/>
          <w:b/>
          <w:i w:val="0"/>
          <w:color w:val="000000" w:themeColor="text1"/>
          <w:sz w:val="24"/>
          <w:szCs w:val="24"/>
        </w:rPr>
        <w:t xml:space="preserve">Figure </w:t>
      </w:r>
      <w:r w:rsidRPr="00AA233E">
        <w:rPr>
          <w:rFonts w:ascii="Times New Roman" w:hAnsi="Times New Roman" w:cs="Times New Roman"/>
          <w:b/>
          <w:i w:val="0"/>
          <w:color w:val="000000" w:themeColor="text1"/>
          <w:sz w:val="24"/>
          <w:szCs w:val="24"/>
        </w:rPr>
        <w:fldChar w:fldCharType="begin"/>
      </w:r>
      <w:r w:rsidRPr="00AA233E">
        <w:rPr>
          <w:rFonts w:ascii="Times New Roman" w:hAnsi="Times New Roman" w:cs="Times New Roman"/>
          <w:b/>
          <w:i w:val="0"/>
          <w:color w:val="000000" w:themeColor="text1"/>
          <w:sz w:val="24"/>
          <w:szCs w:val="24"/>
        </w:rPr>
        <w:instrText xml:space="preserve"> SEQ Figure \* ARABIC </w:instrText>
      </w:r>
      <w:r w:rsidRPr="00AA233E">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5</w:t>
      </w:r>
      <w:r w:rsidRPr="00AA233E">
        <w:rPr>
          <w:rFonts w:ascii="Times New Roman" w:hAnsi="Times New Roman" w:cs="Times New Roman"/>
          <w:b/>
          <w:i w:val="0"/>
          <w:color w:val="000000" w:themeColor="text1"/>
          <w:sz w:val="24"/>
          <w:szCs w:val="24"/>
        </w:rPr>
        <w:fldChar w:fldCharType="end"/>
      </w:r>
      <w:r w:rsidR="006470D3" w:rsidRPr="00AA233E">
        <w:rPr>
          <w:rFonts w:ascii="Times New Roman" w:eastAsia="Times New Roman" w:hAnsi="Times New Roman" w:cs="Times New Roman"/>
          <w:b/>
          <w:i w:val="0"/>
          <w:color w:val="000000" w:themeColor="text1"/>
          <w:sz w:val="24"/>
          <w:szCs w:val="24"/>
          <w:lang w:val="fr-CM"/>
        </w:rPr>
        <w:t xml:space="preserve">: </w:t>
      </w:r>
      <w:r w:rsidRPr="00AA233E">
        <w:rPr>
          <w:rFonts w:ascii="Times New Roman" w:eastAsia="Times New Roman" w:hAnsi="Times New Roman" w:cs="Times New Roman"/>
          <w:i w:val="0"/>
          <w:color w:val="000000" w:themeColor="text1"/>
          <w:sz w:val="24"/>
          <w:szCs w:val="24"/>
          <w:lang w:val="fr-CM"/>
        </w:rPr>
        <w:t>P</w:t>
      </w:r>
      <w:r w:rsidR="006470D3" w:rsidRPr="00AA233E">
        <w:rPr>
          <w:rFonts w:ascii="Times New Roman" w:eastAsia="Times New Roman" w:hAnsi="Times New Roman" w:cs="Times New Roman"/>
          <w:i w:val="0"/>
          <w:color w:val="000000" w:themeColor="text1"/>
          <w:sz w:val="24"/>
          <w:szCs w:val="24"/>
          <w:lang w:val="fr-CM"/>
        </w:rPr>
        <w:t>hoto André Marie Tala</w:t>
      </w:r>
      <w:bookmarkEnd w:id="87"/>
    </w:p>
    <w:p w:rsidR="001B1AE5" w:rsidRPr="005D7C65" w:rsidRDefault="005404AF" w:rsidP="005D7C65">
      <w:pPr>
        <w:spacing w:before="120" w:after="120" w:line="360" w:lineRule="auto"/>
        <w:jc w:val="both"/>
        <w:rPr>
          <w:rFonts w:ascii="Times New Roman" w:eastAsia="Times New Roman" w:hAnsi="Times New Roman" w:cs="Times New Roman"/>
          <w:vanish/>
          <w:sz w:val="24"/>
          <w:szCs w:val="24"/>
        </w:rPr>
      </w:pPr>
      <w:r w:rsidRPr="005404AF">
        <w:rPr>
          <w:rFonts w:ascii="Times New Roman" w:eastAsia="Times New Roman" w:hAnsi="Times New Roman" w:cs="Times New Roman"/>
          <w:b/>
          <w:noProof/>
          <w:color w:val="212529"/>
          <w:sz w:val="24"/>
          <w:szCs w:val="24"/>
          <w:lang w:val="fr-FR" w:eastAsia="fr-FR"/>
        </w:rPr>
        <w:drawing>
          <wp:inline distT="0" distB="0" distL="0" distR="0">
            <wp:extent cx="5255895" cy="2156604"/>
            <wp:effectExtent l="0" t="0" r="1905" b="0"/>
            <wp:docPr id="24" name="Image 24" descr="André-Marie Tala célèbre 55 ans de carrière musicale : évén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dré-Marie Tala célèbre 55 ans de carrière musicale : événements ..."/>
                    <pic:cNvPicPr>
                      <a:picLocks noChangeAspect="1" noChangeArrowheads="1"/>
                    </pic:cNvPicPr>
                  </pic:nvPicPr>
                  <pic:blipFill rotWithShape="1">
                    <a:blip r:embed="rId76">
                      <a:extLst>
                        <a:ext uri="{28A0092B-C50C-407E-A947-70E740481C1C}">
                          <a14:useLocalDpi xmlns:a14="http://schemas.microsoft.com/office/drawing/2010/main" val="0"/>
                        </a:ext>
                      </a:extLst>
                    </a:blip>
                    <a:srcRect l="11989"/>
                    <a:stretch/>
                  </pic:blipFill>
                  <pic:spPr bwMode="auto">
                    <a:xfrm>
                      <a:off x="0" y="0"/>
                      <a:ext cx="5258893" cy="2157834"/>
                    </a:xfrm>
                    <a:prstGeom prst="rect">
                      <a:avLst/>
                    </a:prstGeom>
                    <a:noFill/>
                    <a:ln>
                      <a:noFill/>
                    </a:ln>
                    <a:extLst>
                      <a:ext uri="{53640926-AAD7-44D8-BBD7-CCE9431645EC}">
                        <a14:shadowObscured xmlns:a14="http://schemas.microsoft.com/office/drawing/2010/main"/>
                      </a:ext>
                    </a:extLst>
                  </pic:spPr>
                </pic:pic>
              </a:graphicData>
            </a:graphic>
          </wp:inline>
        </w:drawing>
      </w:r>
      <w:r w:rsidR="001B1AE5" w:rsidRPr="005D7C65">
        <w:rPr>
          <w:rFonts w:ascii="Times New Roman" w:eastAsia="Times New Roman" w:hAnsi="Times New Roman" w:cs="Times New Roman"/>
          <w:vanish/>
          <w:sz w:val="24"/>
          <w:szCs w:val="24"/>
        </w:rPr>
        <w:t>Haut du formulaire</w:t>
      </w:r>
    </w:p>
    <w:p w:rsidR="001B1AE5" w:rsidRPr="005D7C65" w:rsidRDefault="001B1AE5" w:rsidP="005D7C65">
      <w:pPr>
        <w:pBdr>
          <w:top w:val="single" w:sz="6" w:space="1" w:color="auto"/>
        </w:pBdr>
        <w:spacing w:after="0" w:line="360" w:lineRule="auto"/>
        <w:jc w:val="both"/>
        <w:rPr>
          <w:rFonts w:ascii="Times New Roman" w:eastAsia="Times New Roman" w:hAnsi="Times New Roman" w:cs="Times New Roman"/>
          <w:vanish/>
          <w:sz w:val="24"/>
          <w:szCs w:val="24"/>
        </w:rPr>
      </w:pPr>
      <w:r w:rsidRPr="005D7C65">
        <w:rPr>
          <w:rFonts w:ascii="Times New Roman" w:eastAsia="Times New Roman" w:hAnsi="Times New Roman" w:cs="Times New Roman"/>
          <w:vanish/>
          <w:sz w:val="24"/>
          <w:szCs w:val="24"/>
        </w:rPr>
        <w:t>Bas du formulaire</w:t>
      </w:r>
    </w:p>
    <w:p w:rsidR="001B1AE5" w:rsidRPr="005D7C65" w:rsidRDefault="001B1AE5" w:rsidP="005D7C65">
      <w:pPr>
        <w:shd w:val="clear" w:color="auto" w:fill="FFFFFF"/>
        <w:spacing w:after="0" w:line="360" w:lineRule="auto"/>
        <w:ind w:right="375"/>
        <w:jc w:val="both"/>
        <w:rPr>
          <w:rFonts w:ascii="Times New Roman" w:eastAsia="Times New Roman" w:hAnsi="Times New Roman" w:cs="Times New Roman"/>
          <w:b/>
          <w:bCs/>
          <w:color w:val="723E03"/>
          <w:sz w:val="24"/>
          <w:szCs w:val="24"/>
          <w:lang w:val="fr-CM"/>
        </w:rPr>
      </w:pPr>
    </w:p>
    <w:p w:rsidR="001B1AE5" w:rsidRPr="005D7C65" w:rsidRDefault="001B1AE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sidRPr="005D7C65">
        <w:rPr>
          <w:rFonts w:ascii="Times New Roman" w:eastAsia="Times New Roman" w:hAnsi="Times New Roman" w:cs="Times New Roman"/>
          <w:color w:val="262626"/>
          <w:sz w:val="24"/>
          <w:szCs w:val="24"/>
          <w:lang w:val="fr-CM"/>
        </w:rPr>
        <w:t xml:space="preserve">Né le 29 octobre 1950 à </w:t>
      </w:r>
      <w:proofErr w:type="spellStart"/>
      <w:r w:rsidRPr="005D7C65">
        <w:rPr>
          <w:rFonts w:ascii="Times New Roman" w:eastAsia="Times New Roman" w:hAnsi="Times New Roman" w:cs="Times New Roman"/>
          <w:color w:val="262626"/>
          <w:sz w:val="24"/>
          <w:szCs w:val="24"/>
          <w:lang w:val="fr-CM"/>
        </w:rPr>
        <w:t>Bandjoun</w:t>
      </w:r>
      <w:proofErr w:type="spellEnd"/>
      <w:r w:rsidRPr="005D7C65">
        <w:rPr>
          <w:rFonts w:ascii="Times New Roman" w:eastAsia="Times New Roman" w:hAnsi="Times New Roman" w:cs="Times New Roman"/>
          <w:color w:val="262626"/>
          <w:sz w:val="24"/>
          <w:szCs w:val="24"/>
          <w:lang w:val="fr-CM"/>
        </w:rPr>
        <w:t xml:space="preserve"> (Ouest du Cameroun), Tala est un chanteur non-voyant camerounais. Il perd sa mère à l’âge de quatre ans et son père douze ans plus tard. Il fabrique sa première guitare à base de fil nylon et s’applique à imiter le plus fidèlement possible les rythmes qui berçaient son enfance. A l’âge de dix-sept ans, il succombe à la déferlante de la chanson française.</w:t>
      </w:r>
    </w:p>
    <w:p w:rsidR="001B1AE5" w:rsidRPr="005D7C65" w:rsidRDefault="001B1AE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sidRPr="005D7C65">
        <w:rPr>
          <w:rFonts w:ascii="Times New Roman" w:eastAsia="Times New Roman" w:hAnsi="Times New Roman" w:cs="Times New Roman"/>
          <w:color w:val="262626"/>
          <w:sz w:val="24"/>
          <w:szCs w:val="24"/>
          <w:lang w:val="fr-CM"/>
        </w:rPr>
        <w:t xml:space="preserve">De tous les chanteurs, c’est à Johnny Hallyday que va sa préférence. Influencé par ces sonorités et accords nouveaux, il fonde son premier groupe musical, les ”Rock Boys” avec lequel il interprète ses premières compositions : ‘’les peines du travail’’, ‘’honore ton père et ta mère’’. Le succès est immédiat. Suivent alors les premiers contrats et concerts à travers l’Afrique. Les ”Rock Boys’’ deviennent les ‘’Black </w:t>
      </w:r>
      <w:proofErr w:type="spellStart"/>
      <w:r w:rsidRPr="005D7C65">
        <w:rPr>
          <w:rFonts w:ascii="Times New Roman" w:eastAsia="Times New Roman" w:hAnsi="Times New Roman" w:cs="Times New Roman"/>
          <w:color w:val="262626"/>
          <w:sz w:val="24"/>
          <w:szCs w:val="24"/>
          <w:lang w:val="fr-CM"/>
        </w:rPr>
        <w:t>Tigers</w:t>
      </w:r>
      <w:proofErr w:type="spellEnd"/>
      <w:r w:rsidRPr="005D7C65">
        <w:rPr>
          <w:rFonts w:ascii="Times New Roman" w:eastAsia="Times New Roman" w:hAnsi="Times New Roman" w:cs="Times New Roman"/>
          <w:color w:val="262626"/>
          <w:sz w:val="24"/>
          <w:szCs w:val="24"/>
          <w:lang w:val="fr-CM"/>
        </w:rPr>
        <w:t xml:space="preserve">’’ avec pour guitariste un jeune, Sam Fan Thomas. A vingt ans, sa rencontre avec Manu </w:t>
      </w:r>
      <w:proofErr w:type="spellStart"/>
      <w:r w:rsidRPr="005D7C65">
        <w:rPr>
          <w:rFonts w:ascii="Times New Roman" w:eastAsia="Times New Roman" w:hAnsi="Times New Roman" w:cs="Times New Roman"/>
          <w:color w:val="262626"/>
          <w:sz w:val="24"/>
          <w:szCs w:val="24"/>
          <w:lang w:val="fr-CM"/>
        </w:rPr>
        <w:t>Dibango</w:t>
      </w:r>
      <w:proofErr w:type="spellEnd"/>
      <w:r w:rsidR="00874519">
        <w:rPr>
          <w:rFonts w:ascii="Times New Roman" w:eastAsia="Times New Roman" w:hAnsi="Times New Roman" w:cs="Times New Roman"/>
          <w:color w:val="262626"/>
          <w:sz w:val="24"/>
          <w:szCs w:val="24"/>
          <w:lang w:val="fr-CM"/>
        </w:rPr>
        <w:fldChar w:fldCharType="begin"/>
      </w:r>
      <w:r w:rsidR="00874519" w:rsidRPr="00EE10BF">
        <w:rPr>
          <w:lang w:val="fr-CM"/>
        </w:rPr>
        <w:instrText xml:space="preserve"> XE "</w:instrText>
      </w:r>
      <w:r w:rsidR="00874519" w:rsidRPr="009502D3">
        <w:rPr>
          <w:rFonts w:ascii="Times New Roman" w:hAnsi="Times New Roman" w:cs="Times New Roman"/>
          <w:sz w:val="24"/>
          <w:szCs w:val="24"/>
          <w:lang w:val="fr-FR"/>
        </w:rPr>
        <w:instrText>Manu Dibango</w:instrText>
      </w:r>
      <w:r w:rsidR="00874519" w:rsidRPr="00EE10BF">
        <w:rPr>
          <w:lang w:val="fr-CM"/>
        </w:rPr>
        <w:instrText xml:space="preserve">" </w:instrText>
      </w:r>
      <w:r w:rsidR="00874519">
        <w:rPr>
          <w:rFonts w:ascii="Times New Roman" w:eastAsia="Times New Roman" w:hAnsi="Times New Roman" w:cs="Times New Roman"/>
          <w:color w:val="262626"/>
          <w:sz w:val="24"/>
          <w:szCs w:val="24"/>
          <w:lang w:val="fr-CM"/>
        </w:rPr>
        <w:fldChar w:fldCharType="end"/>
      </w:r>
      <w:r w:rsidRPr="005D7C65">
        <w:rPr>
          <w:rFonts w:ascii="Times New Roman" w:eastAsia="Times New Roman" w:hAnsi="Times New Roman" w:cs="Times New Roman"/>
          <w:color w:val="262626"/>
          <w:sz w:val="24"/>
          <w:szCs w:val="24"/>
          <w:lang w:val="fr-CM"/>
        </w:rPr>
        <w:t xml:space="preserve"> est déterminante. Ce dernier lui conseille de se tourner vers les maisons de disques françaises. Grâce à la solidarité des membres de sa famille, il s’envole pour Paris et signe un contrat avec Decca. Tala compose alors les titres ‘’</w:t>
      </w:r>
      <w:proofErr w:type="spellStart"/>
      <w:r w:rsidRPr="005D7C65">
        <w:rPr>
          <w:rFonts w:ascii="Times New Roman" w:eastAsia="Times New Roman" w:hAnsi="Times New Roman" w:cs="Times New Roman"/>
          <w:color w:val="262626"/>
          <w:sz w:val="24"/>
          <w:szCs w:val="24"/>
          <w:lang w:val="fr-CM"/>
        </w:rPr>
        <w:t>Sikati</w:t>
      </w:r>
      <w:proofErr w:type="spellEnd"/>
      <w:r w:rsidRPr="005D7C65">
        <w:rPr>
          <w:rFonts w:ascii="Times New Roman" w:eastAsia="Times New Roman" w:hAnsi="Times New Roman" w:cs="Times New Roman"/>
          <w:color w:val="262626"/>
          <w:sz w:val="24"/>
          <w:szCs w:val="24"/>
          <w:lang w:val="fr-CM"/>
        </w:rPr>
        <w:t>’’, ‘’</w:t>
      </w:r>
      <w:proofErr w:type="spellStart"/>
      <w:r w:rsidRPr="005D7C65">
        <w:rPr>
          <w:rFonts w:ascii="Times New Roman" w:eastAsia="Times New Roman" w:hAnsi="Times New Roman" w:cs="Times New Roman"/>
          <w:color w:val="262626"/>
          <w:sz w:val="24"/>
          <w:szCs w:val="24"/>
          <w:lang w:val="fr-CM"/>
        </w:rPr>
        <w:t>Potaksina</w:t>
      </w:r>
      <w:proofErr w:type="spellEnd"/>
      <w:r w:rsidRPr="005D7C65">
        <w:rPr>
          <w:rFonts w:ascii="Times New Roman" w:eastAsia="Times New Roman" w:hAnsi="Times New Roman" w:cs="Times New Roman"/>
          <w:color w:val="262626"/>
          <w:sz w:val="24"/>
          <w:szCs w:val="24"/>
          <w:lang w:val="fr-CM"/>
        </w:rPr>
        <w:t>’’ et surtout ‘’</w:t>
      </w:r>
      <w:proofErr w:type="spellStart"/>
      <w:r w:rsidRPr="005D7C65">
        <w:rPr>
          <w:rFonts w:ascii="Times New Roman" w:eastAsia="Times New Roman" w:hAnsi="Times New Roman" w:cs="Times New Roman"/>
          <w:color w:val="262626"/>
          <w:sz w:val="24"/>
          <w:szCs w:val="24"/>
          <w:lang w:val="fr-CM"/>
        </w:rPr>
        <w:t>Namala</w:t>
      </w:r>
      <w:proofErr w:type="spellEnd"/>
      <w:r w:rsidRPr="005D7C65">
        <w:rPr>
          <w:rFonts w:ascii="Times New Roman" w:eastAsia="Times New Roman" w:hAnsi="Times New Roman" w:cs="Times New Roman"/>
          <w:color w:val="262626"/>
          <w:sz w:val="24"/>
          <w:szCs w:val="24"/>
          <w:lang w:val="fr-CM"/>
        </w:rPr>
        <w:t xml:space="preserve"> </w:t>
      </w:r>
      <w:proofErr w:type="spellStart"/>
      <w:r w:rsidRPr="005D7C65">
        <w:rPr>
          <w:rFonts w:ascii="Times New Roman" w:eastAsia="Times New Roman" w:hAnsi="Times New Roman" w:cs="Times New Roman"/>
          <w:color w:val="262626"/>
          <w:sz w:val="24"/>
          <w:szCs w:val="24"/>
          <w:lang w:val="fr-CM"/>
        </w:rPr>
        <w:t>ébolo</w:t>
      </w:r>
      <w:proofErr w:type="spellEnd"/>
      <w:r w:rsidRPr="005D7C65">
        <w:rPr>
          <w:rFonts w:ascii="Times New Roman" w:eastAsia="Times New Roman" w:hAnsi="Times New Roman" w:cs="Times New Roman"/>
          <w:color w:val="262626"/>
          <w:sz w:val="24"/>
          <w:szCs w:val="24"/>
          <w:lang w:val="fr-CM"/>
        </w:rPr>
        <w:t>’’ : plus de cent mille disques vendus.</w:t>
      </w:r>
    </w:p>
    <w:p w:rsidR="001B1AE5" w:rsidRPr="005D7C65" w:rsidRDefault="001B1AE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sidRPr="005D7C65">
        <w:rPr>
          <w:rFonts w:ascii="Times New Roman" w:eastAsia="Times New Roman" w:hAnsi="Times New Roman" w:cs="Times New Roman"/>
          <w:color w:val="262626"/>
          <w:sz w:val="24"/>
          <w:szCs w:val="24"/>
          <w:lang w:val="fr-CM"/>
        </w:rPr>
        <w:lastRenderedPageBreak/>
        <w:t xml:space="preserve">Tala va définitivement asseoir sa notoriété en 1973 avec l’album « Hot </w:t>
      </w:r>
      <w:proofErr w:type="spellStart"/>
      <w:r w:rsidRPr="005D7C65">
        <w:rPr>
          <w:rFonts w:ascii="Times New Roman" w:eastAsia="Times New Roman" w:hAnsi="Times New Roman" w:cs="Times New Roman"/>
          <w:color w:val="262626"/>
          <w:sz w:val="24"/>
          <w:szCs w:val="24"/>
          <w:lang w:val="fr-CM"/>
        </w:rPr>
        <w:t>Koki</w:t>
      </w:r>
      <w:proofErr w:type="spellEnd"/>
      <w:r w:rsidRPr="005D7C65">
        <w:rPr>
          <w:rFonts w:ascii="Times New Roman" w:eastAsia="Times New Roman" w:hAnsi="Times New Roman" w:cs="Times New Roman"/>
          <w:color w:val="262626"/>
          <w:sz w:val="24"/>
          <w:szCs w:val="24"/>
          <w:lang w:val="fr-CM"/>
        </w:rPr>
        <w:t xml:space="preserve"> », succès international qui va lui valoir d’être plagié par James Brown au sommet de son art sous le titre ‘’The </w:t>
      </w:r>
      <w:proofErr w:type="spellStart"/>
      <w:r w:rsidRPr="005D7C65">
        <w:rPr>
          <w:rFonts w:ascii="Times New Roman" w:eastAsia="Times New Roman" w:hAnsi="Times New Roman" w:cs="Times New Roman"/>
          <w:color w:val="262626"/>
          <w:sz w:val="24"/>
          <w:szCs w:val="24"/>
          <w:lang w:val="fr-CM"/>
        </w:rPr>
        <w:t>Hustle</w:t>
      </w:r>
      <w:proofErr w:type="spellEnd"/>
      <w:r w:rsidRPr="005D7C65">
        <w:rPr>
          <w:rFonts w:ascii="Times New Roman" w:eastAsia="Times New Roman" w:hAnsi="Times New Roman" w:cs="Times New Roman"/>
          <w:color w:val="262626"/>
          <w:sz w:val="24"/>
          <w:szCs w:val="24"/>
          <w:lang w:val="fr-CM"/>
        </w:rPr>
        <w:t xml:space="preserve">’’. En 1978, après quatre années d’âpres combats juridiques, la justice lui donne raison et condamne James Brown à lui reverser la totalité de ses droits. Par ailleurs, en 1974, il compose la Bande originale du film ‘’Pousse-pousse’’ du réalisateur camerounais Daniel </w:t>
      </w:r>
      <w:proofErr w:type="spellStart"/>
      <w:r w:rsidRPr="005D7C65">
        <w:rPr>
          <w:rFonts w:ascii="Times New Roman" w:eastAsia="Times New Roman" w:hAnsi="Times New Roman" w:cs="Times New Roman"/>
          <w:color w:val="262626"/>
          <w:sz w:val="24"/>
          <w:szCs w:val="24"/>
          <w:lang w:val="fr-CM"/>
        </w:rPr>
        <w:t>Kamwa</w:t>
      </w:r>
      <w:proofErr w:type="spellEnd"/>
      <w:r w:rsidRPr="005D7C65">
        <w:rPr>
          <w:rFonts w:ascii="Times New Roman" w:eastAsia="Times New Roman" w:hAnsi="Times New Roman" w:cs="Times New Roman"/>
          <w:color w:val="262626"/>
          <w:sz w:val="24"/>
          <w:szCs w:val="24"/>
          <w:lang w:val="fr-CM"/>
        </w:rPr>
        <w:t>. Comparé depuis ses débuts à Stevie Wonder à cause de leur handicap commun (la cécité), André Marie est un guitariste hors pair. Il prône les valeurs humaines de paix, de concorde et d’amour.</w:t>
      </w:r>
    </w:p>
    <w:p w:rsidR="001B1AE5" w:rsidRPr="005D7C65" w:rsidRDefault="001B1AE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sidRPr="005D7C65">
        <w:rPr>
          <w:rFonts w:ascii="Times New Roman" w:eastAsia="Times New Roman" w:hAnsi="Times New Roman" w:cs="Times New Roman"/>
          <w:color w:val="262626"/>
          <w:sz w:val="24"/>
          <w:szCs w:val="24"/>
          <w:lang w:val="fr-CM"/>
        </w:rPr>
        <w:t xml:space="preserve">Son album « </w:t>
      </w:r>
      <w:proofErr w:type="spellStart"/>
      <w:r w:rsidRPr="005D7C65">
        <w:rPr>
          <w:rFonts w:ascii="Times New Roman" w:eastAsia="Times New Roman" w:hAnsi="Times New Roman" w:cs="Times New Roman"/>
          <w:color w:val="262626"/>
          <w:sz w:val="24"/>
          <w:szCs w:val="24"/>
          <w:lang w:val="fr-CM"/>
        </w:rPr>
        <w:t>Koungne</w:t>
      </w:r>
      <w:proofErr w:type="spellEnd"/>
      <w:r w:rsidRPr="005D7C65">
        <w:rPr>
          <w:rFonts w:ascii="Times New Roman" w:eastAsia="Times New Roman" w:hAnsi="Times New Roman" w:cs="Times New Roman"/>
          <w:color w:val="262626"/>
          <w:sz w:val="24"/>
          <w:szCs w:val="24"/>
          <w:lang w:val="fr-CM"/>
        </w:rPr>
        <w:t xml:space="preserve"> (Amour et Intégration) » est un message pour la nouvelle génération africaine. On y trouve des sonorités africaines teintées de pop, de funk, de rap. En 2012, il entreprend le projet d'ouvrir une école de musique à Douala (Cameroun), notamment avec l'aide du groupe </w:t>
      </w:r>
      <w:proofErr w:type="spellStart"/>
      <w:r w:rsidRPr="005D7C65">
        <w:rPr>
          <w:rFonts w:ascii="Times New Roman" w:eastAsia="Times New Roman" w:hAnsi="Times New Roman" w:cs="Times New Roman"/>
          <w:color w:val="262626"/>
          <w:sz w:val="24"/>
          <w:szCs w:val="24"/>
          <w:lang w:val="fr-CM"/>
        </w:rPr>
        <w:t>Bocom</w:t>
      </w:r>
      <w:proofErr w:type="spellEnd"/>
      <w:r w:rsidRPr="005D7C65">
        <w:rPr>
          <w:rFonts w:ascii="Times New Roman" w:eastAsia="Times New Roman" w:hAnsi="Times New Roman" w:cs="Times New Roman"/>
          <w:color w:val="262626"/>
          <w:sz w:val="24"/>
          <w:szCs w:val="24"/>
          <w:lang w:val="fr-CM"/>
        </w:rPr>
        <w:t xml:space="preserve"> </w:t>
      </w:r>
      <w:proofErr w:type="spellStart"/>
      <w:r w:rsidRPr="005D7C65">
        <w:rPr>
          <w:rFonts w:ascii="Times New Roman" w:eastAsia="Times New Roman" w:hAnsi="Times New Roman" w:cs="Times New Roman"/>
          <w:color w:val="262626"/>
          <w:sz w:val="24"/>
          <w:szCs w:val="24"/>
          <w:lang w:val="fr-CM"/>
        </w:rPr>
        <w:t>petroleum</w:t>
      </w:r>
      <w:proofErr w:type="spellEnd"/>
      <w:r w:rsidRPr="005D7C65">
        <w:rPr>
          <w:rFonts w:ascii="Times New Roman" w:eastAsia="Times New Roman" w:hAnsi="Times New Roman" w:cs="Times New Roman"/>
          <w:color w:val="262626"/>
          <w:sz w:val="24"/>
          <w:szCs w:val="24"/>
          <w:lang w:val="fr-CM"/>
        </w:rPr>
        <w:t>. Cet ambitieux projet est l'un des rêves du chanteur, lequel il travaille activement à réaliser.</w:t>
      </w:r>
    </w:p>
    <w:p w:rsidR="001B1AE5" w:rsidRDefault="001B1AE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sidRPr="005D7C65">
        <w:rPr>
          <w:rFonts w:ascii="Times New Roman" w:eastAsia="Times New Roman" w:hAnsi="Times New Roman" w:cs="Times New Roman"/>
          <w:color w:val="262626"/>
          <w:sz w:val="24"/>
          <w:szCs w:val="24"/>
          <w:lang w:val="fr-CM"/>
        </w:rPr>
        <w:t xml:space="preserve">L'année 2013 marque les 45 ans de carrière d'André-Marie Tala. La célébration commence avec la sortie de son album « Trajectoire » et se poursuit avec une série de spectacles : le 29 novembre 2013 à Douala Bercy au Cameroun, le 17 mai 2015 à l'Olympia Bruno </w:t>
      </w:r>
      <w:proofErr w:type="spellStart"/>
      <w:r w:rsidRPr="005D7C65">
        <w:rPr>
          <w:rFonts w:ascii="Times New Roman" w:eastAsia="Times New Roman" w:hAnsi="Times New Roman" w:cs="Times New Roman"/>
          <w:color w:val="262626"/>
          <w:sz w:val="24"/>
          <w:szCs w:val="24"/>
          <w:lang w:val="fr-CM"/>
        </w:rPr>
        <w:t>Coquatrix</w:t>
      </w:r>
      <w:proofErr w:type="spellEnd"/>
      <w:r w:rsidRPr="005D7C65">
        <w:rPr>
          <w:rFonts w:ascii="Times New Roman" w:eastAsia="Times New Roman" w:hAnsi="Times New Roman" w:cs="Times New Roman"/>
          <w:color w:val="262626"/>
          <w:sz w:val="24"/>
          <w:szCs w:val="24"/>
          <w:lang w:val="fr-CM"/>
        </w:rPr>
        <w:t xml:space="preserve"> à Paris en France, le 3 septembre 2016 à Montréal au Canada, le 24 septembre 2016 à Washington aux Etats-Unis et le 8 avril 2017 au centre culturel d'Uccle à Bruxelles en Belgique.</w:t>
      </w:r>
    </w:p>
    <w:p w:rsidR="001C14E0" w:rsidRPr="001C14E0" w:rsidRDefault="001C14E0" w:rsidP="005D7C65">
      <w:pPr>
        <w:shd w:val="clear" w:color="auto" w:fill="FFFFFF"/>
        <w:spacing w:before="300" w:after="300" w:line="360" w:lineRule="auto"/>
        <w:ind w:firstLine="567"/>
        <w:jc w:val="both"/>
        <w:rPr>
          <w:rFonts w:ascii="Times New Roman" w:eastAsia="Times New Roman" w:hAnsi="Times New Roman" w:cs="Times New Roman"/>
          <w:b/>
          <w:color w:val="262626"/>
          <w:sz w:val="24"/>
          <w:szCs w:val="24"/>
          <w:lang w:val="fr-CM"/>
        </w:rPr>
      </w:pPr>
      <w:r w:rsidRPr="001C14E0">
        <w:rPr>
          <w:rFonts w:ascii="Times New Roman" w:eastAsia="Times New Roman" w:hAnsi="Times New Roman" w:cs="Times New Roman"/>
          <w:b/>
          <w:color w:val="262626"/>
          <w:sz w:val="24"/>
          <w:szCs w:val="24"/>
          <w:lang w:val="fr-CM"/>
        </w:rPr>
        <w:t xml:space="preserve">                                       DISTINTION</w:t>
      </w:r>
    </w:p>
    <w:p w:rsidR="001B1AE5" w:rsidRPr="005D7C65" w:rsidRDefault="005D7C65" w:rsidP="005D7C65">
      <w:pPr>
        <w:shd w:val="clear" w:color="auto" w:fill="FFFFFF"/>
        <w:spacing w:before="300" w:after="300" w:line="360" w:lineRule="auto"/>
        <w:ind w:firstLine="567"/>
        <w:jc w:val="both"/>
        <w:rPr>
          <w:rFonts w:ascii="Times New Roman" w:eastAsia="Times New Roman" w:hAnsi="Times New Roman" w:cs="Times New Roman"/>
          <w:color w:val="262626"/>
          <w:sz w:val="24"/>
          <w:szCs w:val="24"/>
          <w:lang w:val="fr-CM"/>
        </w:rPr>
      </w:pPr>
      <w:r>
        <w:rPr>
          <w:rFonts w:ascii="Times New Roman" w:eastAsia="Times New Roman" w:hAnsi="Times New Roman" w:cs="Times New Roman"/>
          <w:color w:val="262626"/>
          <w:sz w:val="24"/>
          <w:szCs w:val="24"/>
          <w:lang w:val="fr-CM"/>
        </w:rPr>
        <w:t xml:space="preserve">Distinctions et décorations : </w:t>
      </w:r>
      <w:r w:rsidR="001B1AE5" w:rsidRPr="005D7C65">
        <w:rPr>
          <w:rFonts w:ascii="Times New Roman" w:eastAsia="Times New Roman" w:hAnsi="Times New Roman" w:cs="Times New Roman"/>
          <w:color w:val="262626"/>
          <w:sz w:val="24"/>
          <w:szCs w:val="24"/>
          <w:lang w:val="fr-CM"/>
        </w:rPr>
        <w:t>Prix de la jeune chanson francophone - Décerné 9 févr</w:t>
      </w:r>
      <w:r>
        <w:rPr>
          <w:rFonts w:ascii="Times New Roman" w:eastAsia="Times New Roman" w:hAnsi="Times New Roman" w:cs="Times New Roman"/>
          <w:color w:val="262626"/>
          <w:sz w:val="24"/>
          <w:szCs w:val="24"/>
          <w:lang w:val="fr-CM"/>
        </w:rPr>
        <w:t xml:space="preserve">ier 1978 par le maire de Paris </w:t>
      </w:r>
      <w:r w:rsidR="001B1AE5" w:rsidRPr="005D7C65">
        <w:rPr>
          <w:rFonts w:ascii="Times New Roman" w:eastAsia="Times New Roman" w:hAnsi="Times New Roman" w:cs="Times New Roman"/>
          <w:color w:val="262626"/>
          <w:sz w:val="24"/>
          <w:szCs w:val="24"/>
          <w:lang w:val="fr-CM"/>
        </w:rPr>
        <w:t xml:space="preserve">Prix Charles </w:t>
      </w:r>
      <w:proofErr w:type="spellStart"/>
      <w:r w:rsidR="001B1AE5" w:rsidRPr="005D7C65">
        <w:rPr>
          <w:rFonts w:ascii="Times New Roman" w:eastAsia="Times New Roman" w:hAnsi="Times New Roman" w:cs="Times New Roman"/>
          <w:color w:val="262626"/>
          <w:sz w:val="24"/>
          <w:szCs w:val="24"/>
          <w:lang w:val="fr-CM"/>
        </w:rPr>
        <w:t>Humelle</w:t>
      </w:r>
      <w:proofErr w:type="spellEnd"/>
      <w:r w:rsidR="001B1AE5" w:rsidRPr="005D7C65">
        <w:rPr>
          <w:rFonts w:ascii="Times New Roman" w:eastAsia="Times New Roman" w:hAnsi="Times New Roman" w:cs="Times New Roman"/>
          <w:color w:val="262626"/>
          <w:sz w:val="24"/>
          <w:szCs w:val="24"/>
          <w:lang w:val="fr-CM"/>
        </w:rPr>
        <w:t xml:space="preserve"> </w:t>
      </w:r>
      <w:r>
        <w:rPr>
          <w:rFonts w:ascii="Times New Roman" w:eastAsia="Times New Roman" w:hAnsi="Times New Roman" w:cs="Times New Roman"/>
          <w:color w:val="262626"/>
          <w:sz w:val="24"/>
          <w:szCs w:val="24"/>
          <w:lang w:val="fr-CM"/>
        </w:rPr>
        <w:t xml:space="preserve">- Décerné en 1980 par la SACEM </w:t>
      </w:r>
      <w:r w:rsidR="001B1AE5" w:rsidRPr="005D7C65">
        <w:rPr>
          <w:rFonts w:ascii="Times New Roman" w:eastAsia="Times New Roman" w:hAnsi="Times New Roman" w:cs="Times New Roman"/>
          <w:color w:val="262626"/>
          <w:sz w:val="24"/>
          <w:szCs w:val="24"/>
          <w:lang w:val="fr-CM"/>
        </w:rPr>
        <w:t>Epi d'Or - FENAC (Festival national des arts et de la culture</w:t>
      </w:r>
      <w:r>
        <w:rPr>
          <w:rFonts w:ascii="Times New Roman" w:eastAsia="Times New Roman" w:hAnsi="Times New Roman" w:cs="Times New Roman"/>
          <w:color w:val="262626"/>
          <w:sz w:val="24"/>
          <w:szCs w:val="24"/>
          <w:lang w:val="fr-CM"/>
        </w:rPr>
        <w:t xml:space="preserve"> du Cameroun) en décembre 1998 </w:t>
      </w:r>
      <w:r w:rsidR="001B1AE5" w:rsidRPr="005D7C65">
        <w:rPr>
          <w:rFonts w:ascii="Times New Roman" w:eastAsia="Times New Roman" w:hAnsi="Times New Roman" w:cs="Times New Roman"/>
          <w:color w:val="262626"/>
          <w:sz w:val="24"/>
          <w:szCs w:val="24"/>
          <w:lang w:val="fr-CM"/>
        </w:rPr>
        <w:t>Meilleur chanteur de variétés pour l'Afrique Centrale - Koras 20</w:t>
      </w:r>
      <w:r>
        <w:rPr>
          <w:rFonts w:ascii="Times New Roman" w:eastAsia="Times New Roman" w:hAnsi="Times New Roman" w:cs="Times New Roman"/>
          <w:color w:val="262626"/>
          <w:sz w:val="24"/>
          <w:szCs w:val="24"/>
          <w:lang w:val="fr-CM"/>
        </w:rPr>
        <w:t xml:space="preserve">00 - Sun City (Afrique du Sud) </w:t>
      </w:r>
      <w:r w:rsidR="001B1AE5" w:rsidRPr="005D7C65">
        <w:rPr>
          <w:rFonts w:ascii="Times New Roman" w:eastAsia="Times New Roman" w:hAnsi="Times New Roman" w:cs="Times New Roman"/>
          <w:color w:val="262626"/>
          <w:sz w:val="24"/>
          <w:szCs w:val="24"/>
          <w:lang w:val="fr-CM"/>
        </w:rPr>
        <w:t>Officier de l'ordre de la Valeur Officier de l'ordre de la Valeur du Cameroun (2016, chevalier en 2014).</w:t>
      </w:r>
    </w:p>
    <w:p w:rsidR="00C3025A" w:rsidRPr="004648A3" w:rsidRDefault="009E3283" w:rsidP="004648A3">
      <w:pPr>
        <w:spacing w:before="120" w:after="120" w:line="360" w:lineRule="auto"/>
        <w:jc w:val="both"/>
        <w:rPr>
          <w:rFonts w:ascii="Times New Roman" w:eastAsia="Times New Roman" w:hAnsi="Times New Roman" w:cs="Times New Roman"/>
          <w:color w:val="212529"/>
          <w:sz w:val="24"/>
          <w:szCs w:val="24"/>
          <w:u w:val="single"/>
          <w:lang w:val="fr-CM"/>
        </w:rPr>
      </w:pPr>
      <w:r w:rsidRPr="005D7C65">
        <w:rPr>
          <w:rFonts w:ascii="Times New Roman" w:eastAsia="Times New Roman" w:hAnsi="Times New Roman" w:cs="Times New Roman"/>
          <w:b/>
          <w:color w:val="212529"/>
          <w:sz w:val="24"/>
          <w:szCs w:val="24"/>
          <w:lang w:val="fr-CM"/>
        </w:rPr>
        <w:t>Source </w:t>
      </w:r>
      <w:r w:rsidRPr="004648A3">
        <w:rPr>
          <w:rFonts w:ascii="Times New Roman" w:eastAsia="Times New Roman" w:hAnsi="Times New Roman" w:cs="Times New Roman"/>
          <w:color w:val="212529"/>
          <w:sz w:val="24"/>
          <w:szCs w:val="24"/>
          <w:u w:val="single"/>
          <w:lang w:val="fr-CM"/>
        </w:rPr>
        <w:t>:</w:t>
      </w:r>
      <w:r w:rsidR="004648A3" w:rsidRPr="004648A3">
        <w:rPr>
          <w:rFonts w:ascii="Times New Roman" w:eastAsia="Times New Roman" w:hAnsi="Times New Roman" w:cs="Times New Roman"/>
          <w:color w:val="212529"/>
          <w:sz w:val="24"/>
          <w:szCs w:val="24"/>
          <w:u w:val="single"/>
          <w:lang w:val="fr-CM"/>
        </w:rPr>
        <w:t xml:space="preserve"> </w:t>
      </w:r>
      <w:r w:rsidRPr="004648A3">
        <w:rPr>
          <w:rFonts w:ascii="Times New Roman" w:eastAsia="Times New Roman" w:hAnsi="Times New Roman" w:cs="Times New Roman"/>
          <w:color w:val="212529"/>
          <w:sz w:val="24"/>
          <w:szCs w:val="24"/>
          <w:u w:val="single"/>
          <w:lang w:val="fr-CM"/>
        </w:rPr>
        <w:t>https://camerounactuel.com/andre-marie-tala-celebre-55-ans-de-carriere-musicale/</w:t>
      </w:r>
    </w:p>
    <w:p w:rsidR="00585B27" w:rsidRPr="00CA1ACD" w:rsidRDefault="00585B27" w:rsidP="00AA233E">
      <w:pPr>
        <w:pStyle w:val="Lgende"/>
        <w:rPr>
          <w:rFonts w:ascii="Times New Roman" w:hAnsi="Times New Roman" w:cs="Times New Roman"/>
          <w:b/>
          <w:i w:val="0"/>
          <w:color w:val="000000" w:themeColor="text1"/>
          <w:sz w:val="24"/>
          <w:szCs w:val="24"/>
          <w:lang w:val="fr-FR"/>
        </w:rPr>
      </w:pPr>
      <w:bookmarkStart w:id="88" w:name="_Toc214178305"/>
    </w:p>
    <w:p w:rsidR="00585B27" w:rsidRPr="00CA1ACD" w:rsidRDefault="00585B27" w:rsidP="00AA233E">
      <w:pPr>
        <w:pStyle w:val="Lgende"/>
        <w:rPr>
          <w:rFonts w:ascii="Times New Roman" w:hAnsi="Times New Roman" w:cs="Times New Roman"/>
          <w:b/>
          <w:i w:val="0"/>
          <w:color w:val="000000" w:themeColor="text1"/>
          <w:sz w:val="24"/>
          <w:szCs w:val="24"/>
          <w:lang w:val="fr-FR"/>
        </w:rPr>
      </w:pPr>
    </w:p>
    <w:p w:rsidR="00585B27" w:rsidRPr="00CA1ACD" w:rsidRDefault="00585B27" w:rsidP="00AA233E">
      <w:pPr>
        <w:pStyle w:val="Lgende"/>
        <w:rPr>
          <w:rFonts w:ascii="Times New Roman" w:hAnsi="Times New Roman" w:cs="Times New Roman"/>
          <w:b/>
          <w:i w:val="0"/>
          <w:color w:val="000000" w:themeColor="text1"/>
          <w:sz w:val="24"/>
          <w:szCs w:val="24"/>
          <w:lang w:val="fr-FR"/>
        </w:rPr>
      </w:pPr>
    </w:p>
    <w:p w:rsidR="004648A3" w:rsidRPr="00AA233E" w:rsidRDefault="00AA233E" w:rsidP="00AA233E">
      <w:pPr>
        <w:pStyle w:val="Lgende"/>
        <w:rPr>
          <w:rFonts w:ascii="Times New Roman" w:eastAsia="Times New Roman" w:hAnsi="Times New Roman" w:cs="Times New Roman"/>
          <w:b/>
          <w:i w:val="0"/>
          <w:color w:val="000000" w:themeColor="text1"/>
          <w:sz w:val="24"/>
          <w:szCs w:val="24"/>
          <w:lang w:val="fr-CM"/>
        </w:rPr>
      </w:pPr>
      <w:r w:rsidRPr="00CA1ACD">
        <w:rPr>
          <w:rFonts w:ascii="Times New Roman" w:hAnsi="Times New Roman" w:cs="Times New Roman"/>
          <w:b/>
          <w:i w:val="0"/>
          <w:color w:val="000000" w:themeColor="text1"/>
          <w:sz w:val="24"/>
          <w:szCs w:val="24"/>
          <w:lang w:val="fr-FR"/>
        </w:rPr>
        <w:lastRenderedPageBreak/>
        <w:t xml:space="preserve">Tableau </w:t>
      </w:r>
      <w:r w:rsidRPr="00AA233E">
        <w:rPr>
          <w:rFonts w:ascii="Times New Roman" w:hAnsi="Times New Roman" w:cs="Times New Roman"/>
          <w:b/>
          <w:i w:val="0"/>
          <w:color w:val="000000" w:themeColor="text1"/>
          <w:sz w:val="24"/>
          <w:szCs w:val="24"/>
        </w:rPr>
        <w:fldChar w:fldCharType="begin"/>
      </w:r>
      <w:r w:rsidRPr="00CA1ACD">
        <w:rPr>
          <w:rFonts w:ascii="Times New Roman" w:hAnsi="Times New Roman" w:cs="Times New Roman"/>
          <w:b/>
          <w:i w:val="0"/>
          <w:color w:val="000000" w:themeColor="text1"/>
          <w:sz w:val="24"/>
          <w:szCs w:val="24"/>
          <w:lang w:val="fr-FR"/>
        </w:rPr>
        <w:instrText xml:space="preserve"> SEQ Tableau \* ARABIC </w:instrText>
      </w:r>
      <w:r w:rsidRPr="00AA233E">
        <w:rPr>
          <w:rFonts w:ascii="Times New Roman" w:hAnsi="Times New Roman" w:cs="Times New Roman"/>
          <w:b/>
          <w:i w:val="0"/>
          <w:color w:val="000000" w:themeColor="text1"/>
          <w:sz w:val="24"/>
          <w:szCs w:val="24"/>
        </w:rPr>
        <w:fldChar w:fldCharType="separate"/>
      </w:r>
      <w:r w:rsidR="00AF5259" w:rsidRPr="00CA1ACD">
        <w:rPr>
          <w:rFonts w:ascii="Times New Roman" w:hAnsi="Times New Roman" w:cs="Times New Roman"/>
          <w:b/>
          <w:i w:val="0"/>
          <w:noProof/>
          <w:color w:val="000000" w:themeColor="text1"/>
          <w:sz w:val="24"/>
          <w:szCs w:val="24"/>
          <w:lang w:val="fr-FR"/>
        </w:rPr>
        <w:t>7</w:t>
      </w:r>
      <w:r w:rsidRPr="00AA233E">
        <w:rPr>
          <w:rFonts w:ascii="Times New Roman" w:hAnsi="Times New Roman" w:cs="Times New Roman"/>
          <w:b/>
          <w:i w:val="0"/>
          <w:color w:val="000000" w:themeColor="text1"/>
          <w:sz w:val="24"/>
          <w:szCs w:val="24"/>
        </w:rPr>
        <w:fldChar w:fldCharType="end"/>
      </w:r>
      <w:r w:rsidR="004648A3" w:rsidRPr="00AA233E">
        <w:rPr>
          <w:rFonts w:ascii="Times New Roman" w:eastAsia="Times New Roman" w:hAnsi="Times New Roman" w:cs="Times New Roman"/>
          <w:b/>
          <w:i w:val="0"/>
          <w:color w:val="000000" w:themeColor="text1"/>
          <w:sz w:val="24"/>
          <w:szCs w:val="24"/>
          <w:lang w:val="fr-CM"/>
        </w:rPr>
        <w:t xml:space="preserve">: </w:t>
      </w:r>
      <w:r w:rsidR="004648A3" w:rsidRPr="00AA233E">
        <w:rPr>
          <w:rFonts w:ascii="Times New Roman" w:eastAsia="Times New Roman" w:hAnsi="Times New Roman" w:cs="Times New Roman"/>
          <w:i w:val="0"/>
          <w:color w:val="000000" w:themeColor="text1"/>
          <w:sz w:val="24"/>
          <w:szCs w:val="24"/>
          <w:lang w:val="fr-CM"/>
        </w:rPr>
        <w:t xml:space="preserve">Discographie </w:t>
      </w:r>
      <w:proofErr w:type="gramStart"/>
      <w:r w:rsidR="004648A3" w:rsidRPr="00AA233E">
        <w:rPr>
          <w:rFonts w:ascii="Times New Roman" w:eastAsia="Times New Roman" w:hAnsi="Times New Roman" w:cs="Times New Roman"/>
          <w:i w:val="0"/>
          <w:color w:val="000000" w:themeColor="text1"/>
          <w:sz w:val="24"/>
          <w:szCs w:val="24"/>
          <w:lang w:val="fr-CM"/>
        </w:rPr>
        <w:t>de André</w:t>
      </w:r>
      <w:proofErr w:type="gramEnd"/>
      <w:r w:rsidR="004648A3" w:rsidRPr="00AA233E">
        <w:rPr>
          <w:rFonts w:ascii="Times New Roman" w:eastAsia="Times New Roman" w:hAnsi="Times New Roman" w:cs="Times New Roman"/>
          <w:i w:val="0"/>
          <w:color w:val="000000" w:themeColor="text1"/>
          <w:sz w:val="24"/>
          <w:szCs w:val="24"/>
          <w:lang w:val="fr-CM"/>
        </w:rPr>
        <w:t xml:space="preserve"> Marie TALA</w:t>
      </w:r>
      <w:bookmarkEnd w:id="88"/>
    </w:p>
    <w:tbl>
      <w:tblPr>
        <w:tblStyle w:val="Grilledutableau"/>
        <w:tblW w:w="10201" w:type="dxa"/>
        <w:jc w:val="center"/>
        <w:tblLook w:val="04A0" w:firstRow="1" w:lastRow="0" w:firstColumn="1" w:lastColumn="0" w:noHBand="0" w:noVBand="1"/>
      </w:tblPr>
      <w:tblGrid>
        <w:gridCol w:w="988"/>
        <w:gridCol w:w="3710"/>
        <w:gridCol w:w="2527"/>
        <w:gridCol w:w="2976"/>
      </w:tblGrid>
      <w:tr w:rsidR="008453A5" w:rsidTr="005D7C65">
        <w:trPr>
          <w:jc w:val="center"/>
        </w:trPr>
        <w:tc>
          <w:tcPr>
            <w:tcW w:w="988" w:type="dxa"/>
          </w:tcPr>
          <w:p w:rsidR="008453A5" w:rsidRDefault="008453A5" w:rsidP="00C16DF8">
            <w:pPr>
              <w:jc w:val="center"/>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N°</w:t>
            </w:r>
          </w:p>
        </w:tc>
        <w:tc>
          <w:tcPr>
            <w:tcW w:w="3710" w:type="dxa"/>
          </w:tcPr>
          <w:p w:rsidR="008453A5" w:rsidRDefault="008453A5" w:rsidP="00C16DF8">
            <w:pPr>
              <w:jc w:val="center"/>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 xml:space="preserve">TITRE </w:t>
            </w:r>
            <w:r w:rsidR="005D7C65">
              <w:rPr>
                <w:rFonts w:ascii="Times New Roman" w:eastAsia="Times New Roman" w:hAnsi="Times New Roman" w:cs="Times New Roman"/>
                <w:b/>
                <w:color w:val="212529"/>
                <w:sz w:val="24"/>
                <w:szCs w:val="24"/>
                <w:lang w:val="fr-CM"/>
              </w:rPr>
              <w:t>D’ALBUM</w:t>
            </w:r>
          </w:p>
        </w:tc>
        <w:tc>
          <w:tcPr>
            <w:tcW w:w="2527" w:type="dxa"/>
          </w:tcPr>
          <w:p w:rsidR="008453A5" w:rsidRDefault="008453A5" w:rsidP="00C16DF8">
            <w:pPr>
              <w:jc w:val="center"/>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TYPE DE SUPPORT</w:t>
            </w:r>
          </w:p>
        </w:tc>
        <w:tc>
          <w:tcPr>
            <w:tcW w:w="2976" w:type="dxa"/>
          </w:tcPr>
          <w:p w:rsidR="008453A5" w:rsidRDefault="008453A5" w:rsidP="00C16DF8">
            <w:pPr>
              <w:jc w:val="center"/>
              <w:rPr>
                <w:rFonts w:ascii="Times New Roman" w:eastAsia="Times New Roman" w:hAnsi="Times New Roman" w:cs="Times New Roman"/>
                <w:b/>
                <w:color w:val="212529"/>
                <w:sz w:val="24"/>
                <w:szCs w:val="24"/>
                <w:lang w:val="fr-CM"/>
              </w:rPr>
            </w:pPr>
            <w:r>
              <w:rPr>
                <w:rFonts w:ascii="Times New Roman" w:eastAsia="Times New Roman" w:hAnsi="Times New Roman" w:cs="Times New Roman"/>
                <w:b/>
                <w:color w:val="212529"/>
                <w:sz w:val="24"/>
                <w:szCs w:val="24"/>
                <w:lang w:val="fr-CM"/>
              </w:rPr>
              <w:t>ANNEE DE PRODUIONCT</w:t>
            </w:r>
          </w:p>
        </w:tc>
      </w:tr>
      <w:tr w:rsidR="008453A5" w:rsidTr="005D7C65">
        <w:trPr>
          <w:jc w:val="center"/>
        </w:trPr>
        <w:tc>
          <w:tcPr>
            <w:tcW w:w="988" w:type="dxa"/>
          </w:tcPr>
          <w:p w:rsidR="008453A5" w:rsidRPr="006470D3" w:rsidRDefault="008453A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w:t>
            </w:r>
          </w:p>
        </w:tc>
        <w:tc>
          <w:tcPr>
            <w:tcW w:w="3710" w:type="dxa"/>
          </w:tcPr>
          <w:p w:rsidR="008453A5" w:rsidRPr="006470D3" w:rsidRDefault="008453A5" w:rsidP="00C16DF8">
            <w:pPr>
              <w:jc w:val="both"/>
              <w:rPr>
                <w:rFonts w:ascii="Times New Roman" w:eastAsia="Times New Roman" w:hAnsi="Times New Roman" w:cs="Times New Roman"/>
                <w:color w:val="212529"/>
                <w:sz w:val="24"/>
                <w:szCs w:val="24"/>
                <w:lang w:val="fr-CM"/>
              </w:rPr>
            </w:pPr>
            <w:proofErr w:type="spellStart"/>
            <w:r w:rsidRPr="006470D3">
              <w:rPr>
                <w:rFonts w:ascii="Times New Roman" w:eastAsia="Times New Roman" w:hAnsi="Times New Roman" w:cs="Times New Roman"/>
                <w:color w:val="212529"/>
                <w:sz w:val="24"/>
                <w:szCs w:val="24"/>
                <w:lang w:val="fr-CM"/>
              </w:rPr>
              <w:t>Adre</w:t>
            </w:r>
            <w:proofErr w:type="spellEnd"/>
            <w:r w:rsidRPr="006470D3">
              <w:rPr>
                <w:rFonts w:ascii="Times New Roman" w:eastAsia="Times New Roman" w:hAnsi="Times New Roman" w:cs="Times New Roman"/>
                <w:color w:val="212529"/>
                <w:sz w:val="24"/>
                <w:szCs w:val="24"/>
                <w:lang w:val="fr-CM"/>
              </w:rPr>
              <w:t xml:space="preserve"> Marie TALA</w:t>
            </w:r>
          </w:p>
        </w:tc>
        <w:tc>
          <w:tcPr>
            <w:tcW w:w="2527" w:type="dxa"/>
          </w:tcPr>
          <w:p w:rsidR="008453A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8453A5" w:rsidRPr="006470D3" w:rsidRDefault="008453A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1975</w:t>
            </w:r>
          </w:p>
        </w:tc>
      </w:tr>
      <w:tr w:rsidR="008453A5" w:rsidTr="005D7C65">
        <w:trPr>
          <w:jc w:val="center"/>
        </w:trPr>
        <w:tc>
          <w:tcPr>
            <w:tcW w:w="988" w:type="dxa"/>
          </w:tcPr>
          <w:p w:rsidR="008453A5" w:rsidRPr="006470D3" w:rsidRDefault="008453A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2</w:t>
            </w:r>
          </w:p>
        </w:tc>
        <w:tc>
          <w:tcPr>
            <w:tcW w:w="3710" w:type="dxa"/>
          </w:tcPr>
          <w:p w:rsidR="008453A5" w:rsidRPr="006470D3" w:rsidRDefault="008453A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Hot </w:t>
            </w:r>
            <w:proofErr w:type="spellStart"/>
            <w:r w:rsidRPr="006470D3">
              <w:rPr>
                <w:rFonts w:ascii="Times New Roman" w:eastAsia="Times New Roman" w:hAnsi="Times New Roman" w:cs="Times New Roman"/>
                <w:color w:val="212529"/>
                <w:sz w:val="24"/>
                <w:szCs w:val="24"/>
                <w:lang w:val="fr-CM"/>
              </w:rPr>
              <w:t>Koki</w:t>
            </w:r>
            <w:proofErr w:type="spellEnd"/>
          </w:p>
        </w:tc>
        <w:tc>
          <w:tcPr>
            <w:tcW w:w="2527" w:type="dxa"/>
          </w:tcPr>
          <w:p w:rsidR="008453A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8453A5" w:rsidRPr="006470D3" w:rsidRDefault="00BC1666"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1975</w:t>
            </w:r>
          </w:p>
        </w:tc>
      </w:tr>
      <w:tr w:rsidR="008453A5" w:rsidTr="005D7C65">
        <w:trPr>
          <w:jc w:val="center"/>
        </w:trPr>
        <w:tc>
          <w:tcPr>
            <w:tcW w:w="988" w:type="dxa"/>
          </w:tcPr>
          <w:p w:rsidR="008453A5" w:rsidRPr="006470D3" w:rsidRDefault="008453A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3</w:t>
            </w:r>
          </w:p>
        </w:tc>
        <w:tc>
          <w:tcPr>
            <w:tcW w:w="3710" w:type="dxa"/>
          </w:tcPr>
          <w:p w:rsidR="008453A5" w:rsidRPr="006470D3" w:rsidRDefault="00BC1666"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Pousse </w:t>
            </w:r>
            <w:proofErr w:type="spellStart"/>
            <w:r w:rsidRPr="006470D3">
              <w:rPr>
                <w:rFonts w:ascii="Times New Roman" w:eastAsia="Times New Roman" w:hAnsi="Times New Roman" w:cs="Times New Roman"/>
                <w:color w:val="212529"/>
                <w:sz w:val="24"/>
                <w:szCs w:val="24"/>
                <w:lang w:val="fr-CM"/>
              </w:rPr>
              <w:t>Pousse</w:t>
            </w:r>
            <w:proofErr w:type="spellEnd"/>
          </w:p>
        </w:tc>
        <w:tc>
          <w:tcPr>
            <w:tcW w:w="2527" w:type="dxa"/>
          </w:tcPr>
          <w:p w:rsidR="008453A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8453A5" w:rsidRPr="006470D3" w:rsidRDefault="00BC1666"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1975</w:t>
            </w:r>
          </w:p>
        </w:tc>
      </w:tr>
      <w:tr w:rsidR="005D7C65"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4</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Black </w:t>
            </w:r>
            <w:proofErr w:type="spellStart"/>
            <w:r w:rsidRPr="006470D3">
              <w:rPr>
                <w:rFonts w:ascii="Times New Roman" w:eastAsia="Times New Roman" w:hAnsi="Times New Roman" w:cs="Times New Roman"/>
                <w:color w:val="212529"/>
                <w:sz w:val="24"/>
                <w:szCs w:val="24"/>
                <w:lang w:val="fr-CM"/>
              </w:rPr>
              <w:t>Woman</w:t>
            </w:r>
            <w:proofErr w:type="spellEnd"/>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1976</w:t>
            </w:r>
          </w:p>
        </w:tc>
      </w:tr>
      <w:tr w:rsidR="005D7C65"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5</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Super </w:t>
            </w:r>
            <w:proofErr w:type="spellStart"/>
            <w:r w:rsidRPr="006470D3">
              <w:rPr>
                <w:rFonts w:ascii="Times New Roman" w:eastAsia="Times New Roman" w:hAnsi="Times New Roman" w:cs="Times New Roman"/>
                <w:color w:val="212529"/>
                <w:sz w:val="24"/>
                <w:szCs w:val="24"/>
                <w:lang w:val="fr-CM"/>
              </w:rPr>
              <w:t>Tchamassi</w:t>
            </w:r>
            <w:proofErr w:type="spellEnd"/>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1978</w:t>
            </w:r>
          </w:p>
        </w:tc>
      </w:tr>
      <w:tr w:rsidR="005D7C65"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6</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Arabica</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1978</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7</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rPr>
            </w:pPr>
            <w:r w:rsidRPr="006470D3">
              <w:rPr>
                <w:rFonts w:ascii="Times New Roman" w:eastAsia="Times New Roman" w:hAnsi="Times New Roman" w:cs="Times New Roman"/>
                <w:color w:val="212529"/>
                <w:sz w:val="24"/>
                <w:szCs w:val="24"/>
              </w:rPr>
              <w:t>I know what you want</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rPr>
            </w:pPr>
            <w:r w:rsidRPr="006470D3">
              <w:rPr>
                <w:rFonts w:ascii="Times New Roman" w:eastAsia="Times New Roman" w:hAnsi="Times New Roman" w:cs="Times New Roman"/>
                <w:color w:val="212529"/>
                <w:sz w:val="24"/>
                <w:szCs w:val="24"/>
              </w:rPr>
              <w:t>1978</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8</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rPr>
            </w:pPr>
            <w:proofErr w:type="spellStart"/>
            <w:r w:rsidRPr="006470D3">
              <w:rPr>
                <w:rFonts w:ascii="Times New Roman" w:eastAsia="Times New Roman" w:hAnsi="Times New Roman" w:cs="Times New Roman"/>
                <w:color w:val="212529"/>
                <w:sz w:val="24"/>
                <w:szCs w:val="24"/>
              </w:rPr>
              <w:t>Spécial</w:t>
            </w:r>
            <w:proofErr w:type="spellEnd"/>
            <w:r w:rsidRPr="006470D3">
              <w:rPr>
                <w:rFonts w:ascii="Times New Roman" w:eastAsia="Times New Roman" w:hAnsi="Times New Roman" w:cs="Times New Roman"/>
                <w:color w:val="212529"/>
                <w:sz w:val="24"/>
                <w:szCs w:val="24"/>
              </w:rPr>
              <w:t xml:space="preserve"> </w:t>
            </w:r>
            <w:proofErr w:type="spellStart"/>
            <w:r w:rsidRPr="006470D3">
              <w:rPr>
                <w:rFonts w:ascii="Times New Roman" w:eastAsia="Times New Roman" w:hAnsi="Times New Roman" w:cs="Times New Roman"/>
                <w:color w:val="212529"/>
                <w:sz w:val="24"/>
                <w:szCs w:val="24"/>
              </w:rPr>
              <w:t>Tchamassi</w:t>
            </w:r>
            <w:proofErr w:type="spellEnd"/>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rPr>
            </w:pPr>
            <w:r w:rsidRPr="006470D3">
              <w:rPr>
                <w:rFonts w:ascii="Times New Roman" w:eastAsia="Times New Roman" w:hAnsi="Times New Roman" w:cs="Times New Roman"/>
                <w:color w:val="212529"/>
                <w:sz w:val="24"/>
                <w:szCs w:val="24"/>
              </w:rPr>
              <w:t>1979</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9</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Notre fille </w:t>
            </w:r>
            <w:proofErr w:type="gramStart"/>
            <w:r w:rsidRPr="006470D3">
              <w:rPr>
                <w:rFonts w:ascii="Times New Roman" w:eastAsia="Times New Roman" w:hAnsi="Times New Roman" w:cs="Times New Roman"/>
                <w:color w:val="212529"/>
                <w:sz w:val="24"/>
                <w:szCs w:val="24"/>
                <w:lang w:val="fr-CM"/>
              </w:rPr>
              <w:t>( musique</w:t>
            </w:r>
            <w:proofErr w:type="gramEnd"/>
            <w:r w:rsidRPr="006470D3">
              <w:rPr>
                <w:rFonts w:ascii="Times New Roman" w:eastAsia="Times New Roman" w:hAnsi="Times New Roman" w:cs="Times New Roman"/>
                <w:color w:val="212529"/>
                <w:sz w:val="24"/>
                <w:szCs w:val="24"/>
                <w:lang w:val="fr-CM"/>
              </w:rPr>
              <w:t xml:space="preserve"> originale du film)</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1980</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10</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Tu m’as menti</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1980</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11</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Tala 81</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1981</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12</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proofErr w:type="spellStart"/>
            <w:r w:rsidRPr="006470D3">
              <w:rPr>
                <w:rFonts w:ascii="Times New Roman" w:eastAsia="Times New Roman" w:hAnsi="Times New Roman" w:cs="Times New Roman"/>
                <w:color w:val="212529"/>
                <w:sz w:val="24"/>
                <w:szCs w:val="24"/>
                <w:lang w:val="fr-CM"/>
              </w:rPr>
              <w:t>Mother</w:t>
            </w:r>
            <w:proofErr w:type="spellEnd"/>
            <w:r w:rsidRPr="006470D3">
              <w:rPr>
                <w:rFonts w:ascii="Times New Roman" w:eastAsia="Times New Roman" w:hAnsi="Times New Roman" w:cs="Times New Roman"/>
                <w:color w:val="212529"/>
                <w:sz w:val="24"/>
                <w:szCs w:val="24"/>
                <w:lang w:val="fr-CM"/>
              </w:rPr>
              <w:t xml:space="preserve"> </w:t>
            </w:r>
            <w:proofErr w:type="spellStart"/>
            <w:r w:rsidRPr="006470D3">
              <w:rPr>
                <w:rFonts w:ascii="Times New Roman" w:eastAsia="Times New Roman" w:hAnsi="Times New Roman" w:cs="Times New Roman"/>
                <w:color w:val="212529"/>
                <w:sz w:val="24"/>
                <w:szCs w:val="24"/>
                <w:lang w:val="fr-CM"/>
              </w:rPr>
              <w:t>Africa</w:t>
            </w:r>
            <w:proofErr w:type="spellEnd"/>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1982</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13</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proofErr w:type="spellStart"/>
            <w:r w:rsidRPr="006470D3">
              <w:rPr>
                <w:rFonts w:ascii="Times New Roman" w:eastAsia="Times New Roman" w:hAnsi="Times New Roman" w:cs="Times New Roman"/>
                <w:color w:val="212529"/>
                <w:sz w:val="24"/>
                <w:szCs w:val="24"/>
                <w:lang w:val="fr-CM"/>
              </w:rPr>
              <w:t>Andre</w:t>
            </w:r>
            <w:proofErr w:type="spellEnd"/>
            <w:r w:rsidRPr="006470D3">
              <w:rPr>
                <w:rFonts w:ascii="Times New Roman" w:eastAsia="Times New Roman" w:hAnsi="Times New Roman" w:cs="Times New Roman"/>
                <w:color w:val="212529"/>
                <w:sz w:val="24"/>
                <w:szCs w:val="24"/>
                <w:lang w:val="fr-CM"/>
              </w:rPr>
              <w:t xml:space="preserve"> Marie Tala</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1983</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14</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Je vais à </w:t>
            </w:r>
            <w:proofErr w:type="spellStart"/>
            <w:r w:rsidRPr="006470D3">
              <w:rPr>
                <w:rFonts w:ascii="Times New Roman" w:eastAsia="Times New Roman" w:hAnsi="Times New Roman" w:cs="Times New Roman"/>
                <w:color w:val="212529"/>
                <w:sz w:val="24"/>
                <w:szCs w:val="24"/>
                <w:lang w:val="fr-CM"/>
              </w:rPr>
              <w:t>Yaounde</w:t>
            </w:r>
            <w:proofErr w:type="spellEnd"/>
            <w:r w:rsidRPr="006470D3">
              <w:rPr>
                <w:rFonts w:ascii="Times New Roman" w:eastAsia="Times New Roman" w:hAnsi="Times New Roman" w:cs="Times New Roman"/>
                <w:color w:val="212529"/>
                <w:sz w:val="24"/>
                <w:szCs w:val="24"/>
                <w:lang w:val="fr-CM"/>
              </w:rPr>
              <w:t xml:space="preserve"> – </w:t>
            </w:r>
            <w:proofErr w:type="spellStart"/>
            <w:r w:rsidRPr="006470D3">
              <w:rPr>
                <w:rFonts w:ascii="Times New Roman" w:eastAsia="Times New Roman" w:hAnsi="Times New Roman" w:cs="Times New Roman"/>
                <w:color w:val="212529"/>
                <w:sz w:val="24"/>
                <w:szCs w:val="24"/>
                <w:lang w:val="fr-CM"/>
              </w:rPr>
              <w:t>woman</w:t>
            </w:r>
            <w:proofErr w:type="spellEnd"/>
            <w:r w:rsidRPr="006470D3">
              <w:rPr>
                <w:rFonts w:ascii="Times New Roman" w:eastAsia="Times New Roman" w:hAnsi="Times New Roman" w:cs="Times New Roman"/>
                <w:color w:val="212529"/>
                <w:sz w:val="24"/>
                <w:szCs w:val="24"/>
                <w:lang w:val="fr-CM"/>
              </w:rPr>
              <w:t xml:space="preserve"> </w:t>
            </w:r>
            <w:proofErr w:type="spellStart"/>
            <w:r w:rsidRPr="006470D3">
              <w:rPr>
                <w:rFonts w:ascii="Times New Roman" w:eastAsia="Times New Roman" w:hAnsi="Times New Roman" w:cs="Times New Roman"/>
                <w:color w:val="212529"/>
                <w:sz w:val="24"/>
                <w:szCs w:val="24"/>
                <w:lang w:val="fr-CM"/>
              </w:rPr>
              <w:t>pass</w:t>
            </w:r>
            <w:proofErr w:type="spellEnd"/>
            <w:r w:rsidRPr="006470D3">
              <w:rPr>
                <w:rFonts w:ascii="Times New Roman" w:eastAsia="Times New Roman" w:hAnsi="Times New Roman" w:cs="Times New Roman"/>
                <w:color w:val="212529"/>
                <w:sz w:val="24"/>
                <w:szCs w:val="24"/>
                <w:lang w:val="fr-CM"/>
              </w:rPr>
              <w:t xml:space="preserve"> Massa</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5D7C65" w:rsidP="00C16DF8">
            <w:pPr>
              <w:jc w:val="center"/>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1985</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15</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Celle qui t’a aimé</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EC518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                 </w:t>
            </w:r>
            <w:r w:rsidR="005D7C65" w:rsidRPr="006470D3">
              <w:rPr>
                <w:rFonts w:ascii="Times New Roman" w:eastAsia="Times New Roman" w:hAnsi="Times New Roman" w:cs="Times New Roman"/>
                <w:color w:val="212529"/>
                <w:sz w:val="24"/>
                <w:szCs w:val="24"/>
                <w:lang w:val="fr-CM"/>
              </w:rPr>
              <w:t>1987</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16</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Qui saurait me dire</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EC518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                </w:t>
            </w:r>
            <w:r w:rsidR="005D7C65" w:rsidRPr="006470D3">
              <w:rPr>
                <w:rFonts w:ascii="Times New Roman" w:eastAsia="Times New Roman" w:hAnsi="Times New Roman" w:cs="Times New Roman"/>
                <w:color w:val="212529"/>
                <w:sz w:val="24"/>
                <w:szCs w:val="24"/>
                <w:lang w:val="fr-CM"/>
              </w:rPr>
              <w:t>1988</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17</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Bend skin</w:t>
            </w:r>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EC518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                </w:t>
            </w:r>
            <w:r w:rsidR="005D7C65" w:rsidRPr="006470D3">
              <w:rPr>
                <w:rFonts w:ascii="Times New Roman" w:eastAsia="Times New Roman" w:hAnsi="Times New Roman" w:cs="Times New Roman"/>
                <w:color w:val="212529"/>
                <w:sz w:val="24"/>
                <w:szCs w:val="24"/>
                <w:lang w:val="fr-CM"/>
              </w:rPr>
              <w:t>1992</w:t>
            </w:r>
          </w:p>
        </w:tc>
      </w:tr>
      <w:tr w:rsidR="005D7C65" w:rsidRPr="00BC1666" w:rsidTr="005D7C65">
        <w:trPr>
          <w:jc w:val="center"/>
        </w:trPr>
        <w:tc>
          <w:tcPr>
            <w:tcW w:w="988" w:type="dxa"/>
          </w:tcPr>
          <w:p w:rsidR="005D7C65" w:rsidRPr="006470D3" w:rsidRDefault="005D7C6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18</w:t>
            </w:r>
          </w:p>
        </w:tc>
        <w:tc>
          <w:tcPr>
            <w:tcW w:w="3710" w:type="dxa"/>
          </w:tcPr>
          <w:p w:rsidR="005D7C65" w:rsidRPr="006470D3" w:rsidRDefault="005D7C65" w:rsidP="00C16DF8">
            <w:pPr>
              <w:jc w:val="both"/>
              <w:rPr>
                <w:rFonts w:ascii="Times New Roman" w:eastAsia="Times New Roman" w:hAnsi="Times New Roman" w:cs="Times New Roman"/>
                <w:color w:val="212529"/>
                <w:sz w:val="24"/>
                <w:szCs w:val="24"/>
                <w:lang w:val="fr-CM"/>
              </w:rPr>
            </w:pPr>
            <w:proofErr w:type="spellStart"/>
            <w:r w:rsidRPr="006470D3">
              <w:rPr>
                <w:rFonts w:ascii="Times New Roman" w:eastAsia="Times New Roman" w:hAnsi="Times New Roman" w:cs="Times New Roman"/>
                <w:color w:val="212529"/>
                <w:sz w:val="24"/>
                <w:szCs w:val="24"/>
                <w:lang w:val="fr-CM"/>
              </w:rPr>
              <w:t>Kougne</w:t>
            </w:r>
            <w:proofErr w:type="spellEnd"/>
          </w:p>
        </w:tc>
        <w:tc>
          <w:tcPr>
            <w:tcW w:w="2527" w:type="dxa"/>
          </w:tcPr>
          <w:p w:rsidR="005D7C65" w:rsidRPr="006470D3" w:rsidRDefault="007F7CDB"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Disque </w:t>
            </w:r>
            <w:proofErr w:type="spellStart"/>
            <w:r w:rsidRPr="006470D3">
              <w:rPr>
                <w:rFonts w:ascii="Times New Roman" w:eastAsia="Times New Roman" w:hAnsi="Times New Roman" w:cs="Times New Roman"/>
                <w:color w:val="212529"/>
                <w:sz w:val="24"/>
                <w:szCs w:val="24"/>
                <w:lang w:val="fr-CM"/>
              </w:rPr>
              <w:t>vinyl</w:t>
            </w:r>
            <w:proofErr w:type="spellEnd"/>
          </w:p>
        </w:tc>
        <w:tc>
          <w:tcPr>
            <w:tcW w:w="2976" w:type="dxa"/>
          </w:tcPr>
          <w:p w:rsidR="005D7C65" w:rsidRPr="006470D3" w:rsidRDefault="00EC5185" w:rsidP="00C16DF8">
            <w:pPr>
              <w:jc w:val="both"/>
              <w:rPr>
                <w:rFonts w:ascii="Times New Roman" w:eastAsia="Times New Roman" w:hAnsi="Times New Roman" w:cs="Times New Roman"/>
                <w:color w:val="212529"/>
                <w:sz w:val="24"/>
                <w:szCs w:val="24"/>
                <w:lang w:val="fr-CM"/>
              </w:rPr>
            </w:pPr>
            <w:r w:rsidRPr="006470D3">
              <w:rPr>
                <w:rFonts w:ascii="Times New Roman" w:eastAsia="Times New Roman" w:hAnsi="Times New Roman" w:cs="Times New Roman"/>
                <w:color w:val="212529"/>
                <w:sz w:val="24"/>
                <w:szCs w:val="24"/>
                <w:lang w:val="fr-CM"/>
              </w:rPr>
              <w:t xml:space="preserve">                </w:t>
            </w:r>
            <w:r w:rsidR="005D7C65" w:rsidRPr="006470D3">
              <w:rPr>
                <w:rFonts w:ascii="Times New Roman" w:eastAsia="Times New Roman" w:hAnsi="Times New Roman" w:cs="Times New Roman"/>
                <w:color w:val="212529"/>
                <w:sz w:val="24"/>
                <w:szCs w:val="24"/>
                <w:lang w:val="fr-CM"/>
              </w:rPr>
              <w:t>1998</w:t>
            </w:r>
          </w:p>
        </w:tc>
      </w:tr>
    </w:tbl>
    <w:p w:rsidR="002A6CEF" w:rsidRPr="00C16DF8" w:rsidRDefault="009F62EF" w:rsidP="00491AFD">
      <w:pPr>
        <w:spacing w:before="120" w:after="120" w:line="360" w:lineRule="auto"/>
        <w:jc w:val="both"/>
        <w:rPr>
          <w:rFonts w:ascii="Times New Roman" w:eastAsia="Times New Roman" w:hAnsi="Times New Roman" w:cs="Times New Roman"/>
          <w:b/>
          <w:color w:val="212529"/>
          <w:sz w:val="24"/>
          <w:szCs w:val="24"/>
          <w:lang w:val="fr-CM"/>
        </w:rPr>
      </w:pPr>
      <w:r w:rsidRPr="00C16DF8">
        <w:rPr>
          <w:rFonts w:ascii="Times New Roman" w:eastAsia="Times New Roman" w:hAnsi="Times New Roman" w:cs="Times New Roman"/>
          <w:b/>
          <w:color w:val="212529"/>
          <w:sz w:val="24"/>
          <w:szCs w:val="24"/>
          <w:lang w:val="fr-CM"/>
        </w:rPr>
        <w:t xml:space="preserve">Source : </w:t>
      </w:r>
      <w:hyperlink r:id="rId77" w:history="1">
        <w:r w:rsidRPr="00C16DF8">
          <w:rPr>
            <w:rFonts w:ascii="Times New Roman" w:hAnsi="Times New Roman" w:cs="Times New Roman"/>
            <w:color w:val="0000FF"/>
            <w:u w:val="single"/>
            <w:lang w:val="fr-CM"/>
          </w:rPr>
          <w:t xml:space="preserve">Tala André Marie </w:t>
        </w:r>
        <w:proofErr w:type="spellStart"/>
        <w:r w:rsidRPr="00C16DF8">
          <w:rPr>
            <w:rFonts w:ascii="Times New Roman" w:hAnsi="Times New Roman" w:cs="Times New Roman"/>
            <w:color w:val="0000FF"/>
            <w:u w:val="single"/>
            <w:lang w:val="fr-CM"/>
          </w:rPr>
          <w:t>Discography</w:t>
        </w:r>
        <w:proofErr w:type="spellEnd"/>
        <w:r w:rsidRPr="00C16DF8">
          <w:rPr>
            <w:rFonts w:ascii="Times New Roman" w:hAnsi="Times New Roman" w:cs="Times New Roman"/>
            <w:color w:val="0000FF"/>
            <w:u w:val="single"/>
            <w:lang w:val="fr-CM"/>
          </w:rPr>
          <w:t xml:space="preserve">: </w:t>
        </w:r>
        <w:proofErr w:type="spellStart"/>
        <w:r w:rsidRPr="00C16DF8">
          <w:rPr>
            <w:rFonts w:ascii="Times New Roman" w:hAnsi="Times New Roman" w:cs="Times New Roman"/>
            <w:color w:val="0000FF"/>
            <w:u w:val="single"/>
            <w:lang w:val="fr-CM"/>
          </w:rPr>
          <w:t>Vinyl</w:t>
        </w:r>
        <w:proofErr w:type="spellEnd"/>
        <w:r w:rsidRPr="00C16DF8">
          <w:rPr>
            <w:rFonts w:ascii="Times New Roman" w:hAnsi="Times New Roman" w:cs="Times New Roman"/>
            <w:color w:val="0000FF"/>
            <w:u w:val="single"/>
            <w:lang w:val="fr-CM"/>
          </w:rPr>
          <w:t xml:space="preserve">, CDs, &amp; More | </w:t>
        </w:r>
        <w:proofErr w:type="spellStart"/>
        <w:r w:rsidRPr="00C16DF8">
          <w:rPr>
            <w:rFonts w:ascii="Times New Roman" w:hAnsi="Times New Roman" w:cs="Times New Roman"/>
            <w:color w:val="0000FF"/>
            <w:u w:val="single"/>
            <w:lang w:val="fr-CM"/>
          </w:rPr>
          <w:t>Discogs</w:t>
        </w:r>
        <w:proofErr w:type="spellEnd"/>
      </w:hyperlink>
    </w:p>
    <w:p w:rsidR="00C16DF8" w:rsidRPr="0070539C" w:rsidRDefault="00C16DF8">
      <w:pPr>
        <w:rPr>
          <w:lang w:val="fr-CM"/>
        </w:rPr>
      </w:pPr>
      <w:bookmarkStart w:id="89" w:name="_Toc213138595"/>
      <w:bookmarkStart w:id="90" w:name="_Toc213138618"/>
      <w:r w:rsidRPr="0070539C">
        <w:rPr>
          <w:lang w:val="fr-CM"/>
        </w:rPr>
        <w:br w:type="page"/>
      </w:r>
    </w:p>
    <w:p w:rsidR="00C16DF8" w:rsidRPr="0070539C" w:rsidRDefault="00C16DF8" w:rsidP="00C16DF8">
      <w:pPr>
        <w:rPr>
          <w:lang w:val="fr-CM"/>
        </w:rPr>
      </w:pPr>
      <w:r>
        <w:rPr>
          <w:noProof/>
          <w:lang w:val="fr-FR" w:eastAsia="fr-FR"/>
        </w:rPr>
        <w:lastRenderedPageBreak/>
        <mc:AlternateContent>
          <mc:Choice Requires="wps">
            <w:drawing>
              <wp:anchor distT="0" distB="0" distL="114300" distR="114300" simplePos="0" relativeHeight="251689984" behindDoc="1" locked="0" layoutInCell="1" allowOverlap="1" wp14:anchorId="32135F30" wp14:editId="2C378DE8">
                <wp:simplePos x="0" y="0"/>
                <wp:positionH relativeFrom="margin">
                  <wp:posOffset>1208598</wp:posOffset>
                </wp:positionH>
                <wp:positionV relativeFrom="paragraph">
                  <wp:posOffset>7454</wp:posOffset>
                </wp:positionV>
                <wp:extent cx="3467100" cy="781050"/>
                <wp:effectExtent l="0" t="0" r="19050" b="19050"/>
                <wp:wrapNone/>
                <wp:docPr id="27" name="Rectangle à coins arrondis 27"/>
                <wp:cNvGraphicFramePr/>
                <a:graphic xmlns:a="http://schemas.openxmlformats.org/drawingml/2006/main">
                  <a:graphicData uri="http://schemas.microsoft.com/office/word/2010/wordprocessingShape">
                    <wps:wsp>
                      <wps:cNvSpPr/>
                      <wps:spPr>
                        <a:xfrm>
                          <a:off x="0" y="0"/>
                          <a:ext cx="3467100" cy="78105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48DD02" id="Rectangle à coins arrondis 27" o:spid="_x0000_s1026" style="position:absolute;margin-left:95.15pt;margin-top:.6pt;width:273pt;height:61.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" fillcolor="#0070c0" strokecolor="#41719c" strokeweight="1pt">
                <v:fill color2="#0070c0" colors="0 #0070c0;22938f window;46531f window;1 #0070c0" focus="100%" type="gradient"/>
                <v:stroke joinstyle="miter"/>
                <w10:wrap anchorx="margin"/>
              </v:roundrect>
            </w:pict>
          </mc:Fallback>
        </mc:AlternateContent>
      </w:r>
    </w:p>
    <w:p w:rsidR="00846767" w:rsidRPr="0070539C" w:rsidRDefault="00C16DF8" w:rsidP="00C16DF8">
      <w:pPr>
        <w:pStyle w:val="Titre1"/>
        <w:rPr>
          <w:lang w:val="fr-CM"/>
        </w:rPr>
      </w:pPr>
      <w:bookmarkStart w:id="91" w:name="_Toc214181630"/>
      <w:bookmarkStart w:id="92" w:name="_Toc214181665"/>
      <w:r w:rsidRPr="0070539C">
        <w:rPr>
          <w:lang w:val="fr-CM"/>
        </w:rPr>
        <w:t xml:space="preserve">CHAPITRE </w:t>
      </w:r>
      <w:r w:rsidR="00CA239F" w:rsidRPr="0070539C">
        <w:rPr>
          <w:lang w:val="fr-CM"/>
        </w:rPr>
        <w:t>V</w:t>
      </w:r>
      <w:r w:rsidRPr="0070539C">
        <w:rPr>
          <w:lang w:val="fr-CM"/>
        </w:rPr>
        <w:t>:</w:t>
      </w:r>
      <w:r w:rsidR="00A4795C" w:rsidRPr="0070539C">
        <w:rPr>
          <w:lang w:val="fr-CM"/>
        </w:rPr>
        <w:t xml:space="preserve"> </w:t>
      </w:r>
      <w:r w:rsidR="00B355A9" w:rsidRPr="0070539C">
        <w:rPr>
          <w:lang w:val="fr-CM"/>
        </w:rPr>
        <w:t>MAGAMB</w:t>
      </w:r>
      <w:r w:rsidR="000B5C56" w:rsidRPr="0070539C">
        <w:rPr>
          <w:lang w:val="fr-CM"/>
        </w:rPr>
        <w:t>EU</w:t>
      </w:r>
      <w:bookmarkEnd w:id="89"/>
      <w:bookmarkEnd w:id="90"/>
      <w:bookmarkEnd w:id="91"/>
      <w:bookmarkEnd w:id="92"/>
    </w:p>
    <w:p w:rsidR="00C16DF8" w:rsidRPr="0070539C" w:rsidRDefault="00C16DF8" w:rsidP="00C16DF8">
      <w:pPr>
        <w:rPr>
          <w:lang w:val="fr-CM"/>
        </w:rPr>
      </w:pPr>
    </w:p>
    <w:p w:rsidR="00363D93" w:rsidRPr="00363D93" w:rsidRDefault="005D7C65" w:rsidP="00C16DF8">
      <w:pPr>
        <w:pStyle w:val="Titre2"/>
        <w:rPr>
          <w:lang w:val="fr-FR"/>
        </w:rPr>
      </w:pPr>
      <w:r>
        <w:rPr>
          <w:lang w:val="fr-FR"/>
        </w:rPr>
        <w:t xml:space="preserve"> </w:t>
      </w:r>
      <w:bookmarkStart w:id="93" w:name="_Toc214181631"/>
      <w:r w:rsidR="00363D93" w:rsidRPr="00363D93">
        <w:rPr>
          <w:lang w:val="fr-FR"/>
        </w:rPr>
        <w:t>O</w:t>
      </w:r>
      <w:r w:rsidR="00363D93">
        <w:rPr>
          <w:lang w:val="fr-FR"/>
        </w:rPr>
        <w:t>rigine</w:t>
      </w:r>
      <w:r w:rsidR="00363D93" w:rsidRPr="00363D93">
        <w:rPr>
          <w:lang w:val="fr-FR"/>
        </w:rPr>
        <w:t xml:space="preserve"> et historique</w:t>
      </w:r>
      <w:bookmarkEnd w:id="93"/>
    </w:p>
    <w:p w:rsidR="009A6AEC" w:rsidRPr="00906FC8" w:rsidRDefault="009A6AEC" w:rsidP="009C617E">
      <w:pPr>
        <w:spacing w:before="120" w:after="120" w:line="360" w:lineRule="auto"/>
        <w:ind w:firstLine="567"/>
        <w:jc w:val="both"/>
        <w:rPr>
          <w:rFonts w:ascii="Times New Roman" w:hAnsi="Times New Roman" w:cs="Times New Roman"/>
          <w:color w:val="000000"/>
          <w:sz w:val="24"/>
          <w:szCs w:val="24"/>
          <w:lang w:val="fr-CM"/>
        </w:rPr>
      </w:pPr>
      <w:r w:rsidRPr="00906FC8">
        <w:rPr>
          <w:rFonts w:ascii="Times New Roman" w:hAnsi="Times New Roman" w:cs="Times New Roman"/>
          <w:color w:val="000000"/>
          <w:sz w:val="24"/>
          <w:szCs w:val="24"/>
          <w:lang w:val="fr-CM"/>
        </w:rPr>
        <w:t xml:space="preserve">Le </w:t>
      </w:r>
      <w:proofErr w:type="spellStart"/>
      <w:r w:rsidRPr="00906FC8">
        <w:rPr>
          <w:rFonts w:ascii="Times New Roman" w:hAnsi="Times New Roman" w:cs="Times New Roman"/>
          <w:color w:val="000000"/>
          <w:sz w:val="24"/>
          <w:szCs w:val="24"/>
          <w:lang w:val="fr-CM"/>
        </w:rPr>
        <w:t>mangambeu</w:t>
      </w:r>
      <w:proofErr w:type="spellEnd"/>
      <w:r w:rsidRPr="00906FC8">
        <w:rPr>
          <w:rFonts w:ascii="Times New Roman" w:hAnsi="Times New Roman" w:cs="Times New Roman"/>
          <w:color w:val="000000"/>
          <w:sz w:val="24"/>
          <w:szCs w:val="24"/>
          <w:lang w:val="fr-CM"/>
        </w:rPr>
        <w:t xml:space="preserve"> est une danse et un rythme traditionnels bamiléké de l’ouest du Cameroun. Il est joué par des xylophones et des percussions traditionnelles </w:t>
      </w:r>
      <w:r w:rsidR="00A4795C" w:rsidRPr="00906FC8">
        <w:rPr>
          <w:rFonts w:ascii="Times New Roman" w:hAnsi="Times New Roman" w:cs="Times New Roman"/>
          <w:color w:val="000000"/>
          <w:sz w:val="24"/>
          <w:szCs w:val="24"/>
          <w:lang w:val="fr-CM"/>
        </w:rPr>
        <w:t>telles</w:t>
      </w:r>
      <w:r w:rsidRPr="00906FC8">
        <w:rPr>
          <w:rFonts w:ascii="Times New Roman" w:hAnsi="Times New Roman" w:cs="Times New Roman"/>
          <w:color w:val="000000"/>
          <w:sz w:val="24"/>
          <w:szCs w:val="24"/>
          <w:lang w:val="fr-CM"/>
        </w:rPr>
        <w:t xml:space="preserve"> que la sanza par les hommes et dansée par les hommes et les femmes. Les danseurs du </w:t>
      </w:r>
      <w:proofErr w:type="spellStart"/>
      <w:r w:rsidRPr="00906FC8">
        <w:rPr>
          <w:rFonts w:ascii="Times New Roman" w:hAnsi="Times New Roman" w:cs="Times New Roman"/>
          <w:color w:val="000000"/>
          <w:sz w:val="24"/>
          <w:szCs w:val="24"/>
          <w:lang w:val="fr-CM"/>
        </w:rPr>
        <w:t>mangambeu</w:t>
      </w:r>
      <w:proofErr w:type="spellEnd"/>
      <w:r w:rsidRPr="00906FC8">
        <w:rPr>
          <w:rFonts w:ascii="Times New Roman" w:hAnsi="Times New Roman" w:cs="Times New Roman"/>
          <w:color w:val="000000"/>
          <w:sz w:val="24"/>
          <w:szCs w:val="24"/>
          <w:lang w:val="fr-CM"/>
        </w:rPr>
        <w:t xml:space="preserve"> évoluent à petits pas en se déhanchant et parfois avec le torse penché vers l’avant.</w:t>
      </w:r>
    </w:p>
    <w:p w:rsidR="00E21A54" w:rsidRPr="00906FC8" w:rsidRDefault="00E21A54" w:rsidP="009C617E">
      <w:pPr>
        <w:spacing w:before="120" w:after="120" w:line="360" w:lineRule="auto"/>
        <w:ind w:firstLine="567"/>
        <w:jc w:val="both"/>
        <w:rPr>
          <w:rFonts w:ascii="Times New Roman" w:hAnsi="Times New Roman" w:cs="Times New Roman"/>
          <w:sz w:val="24"/>
          <w:szCs w:val="24"/>
          <w:lang w:val="fr-FR"/>
        </w:rPr>
      </w:pPr>
      <w:r w:rsidRPr="00906FC8">
        <w:rPr>
          <w:rFonts w:ascii="Times New Roman" w:hAnsi="Times New Roman" w:cs="Times New Roman"/>
          <w:color w:val="000000"/>
          <w:sz w:val="24"/>
          <w:szCs w:val="24"/>
          <w:lang w:val="fr-CM"/>
        </w:rPr>
        <w:t xml:space="preserve">« C’est à l’occasion des funérailles d’un notable </w:t>
      </w:r>
      <w:proofErr w:type="spellStart"/>
      <w:r w:rsidRPr="00906FC8">
        <w:rPr>
          <w:rFonts w:ascii="Times New Roman" w:hAnsi="Times New Roman" w:cs="Times New Roman"/>
          <w:color w:val="000000"/>
          <w:sz w:val="24"/>
          <w:szCs w:val="24"/>
          <w:lang w:val="fr-CM"/>
        </w:rPr>
        <w:t>bangangté</w:t>
      </w:r>
      <w:proofErr w:type="spellEnd"/>
      <w:r w:rsidRPr="00906FC8">
        <w:rPr>
          <w:rFonts w:ascii="Times New Roman" w:hAnsi="Times New Roman" w:cs="Times New Roman"/>
          <w:color w:val="000000"/>
          <w:sz w:val="24"/>
          <w:szCs w:val="24"/>
          <w:lang w:val="fr-CM"/>
        </w:rPr>
        <w:t xml:space="preserve">, le nommé </w:t>
      </w:r>
      <w:proofErr w:type="spellStart"/>
      <w:r w:rsidRPr="00906FC8">
        <w:rPr>
          <w:rFonts w:ascii="Times New Roman" w:hAnsi="Times New Roman" w:cs="Times New Roman"/>
          <w:color w:val="000000"/>
          <w:sz w:val="24"/>
          <w:szCs w:val="24"/>
          <w:lang w:val="fr-CM"/>
        </w:rPr>
        <w:t>Mafeun</w:t>
      </w:r>
      <w:proofErr w:type="spellEnd"/>
      <w:r w:rsidRPr="00906FC8">
        <w:rPr>
          <w:rFonts w:ascii="Times New Roman" w:hAnsi="Times New Roman" w:cs="Times New Roman"/>
          <w:color w:val="000000"/>
          <w:sz w:val="24"/>
          <w:szCs w:val="24"/>
          <w:lang w:val="fr-CM"/>
        </w:rPr>
        <w:t xml:space="preserve"> </w:t>
      </w:r>
      <w:proofErr w:type="spellStart"/>
      <w:r w:rsidRPr="00906FC8">
        <w:rPr>
          <w:rFonts w:ascii="Times New Roman" w:hAnsi="Times New Roman" w:cs="Times New Roman"/>
          <w:color w:val="000000"/>
          <w:sz w:val="24"/>
          <w:szCs w:val="24"/>
          <w:lang w:val="fr-CM"/>
        </w:rPr>
        <w:t>Biatat</w:t>
      </w:r>
      <w:proofErr w:type="spellEnd"/>
      <w:r w:rsidRPr="00906FC8">
        <w:rPr>
          <w:rFonts w:ascii="Times New Roman" w:hAnsi="Times New Roman" w:cs="Times New Roman"/>
          <w:color w:val="000000"/>
          <w:sz w:val="24"/>
          <w:szCs w:val="24"/>
          <w:lang w:val="fr-CM"/>
        </w:rPr>
        <w:t xml:space="preserve">, qu’un groupe de jeunes dansait notre rythme traditionnel animé par des </w:t>
      </w:r>
      <w:r w:rsidR="00A4795C" w:rsidRPr="00906FC8">
        <w:rPr>
          <w:rFonts w:ascii="Times New Roman" w:hAnsi="Times New Roman" w:cs="Times New Roman"/>
          <w:color w:val="000000"/>
          <w:sz w:val="24"/>
          <w:szCs w:val="24"/>
          <w:lang w:val="fr-CM"/>
        </w:rPr>
        <w:t>tam-tams</w:t>
      </w:r>
      <w:r w:rsidRPr="00906FC8">
        <w:rPr>
          <w:rFonts w:ascii="Times New Roman" w:hAnsi="Times New Roman" w:cs="Times New Roman"/>
          <w:color w:val="000000"/>
          <w:sz w:val="24"/>
          <w:szCs w:val="24"/>
          <w:lang w:val="fr-CM"/>
        </w:rPr>
        <w:t xml:space="preserve"> », raconte à l’Agence </w:t>
      </w:r>
      <w:proofErr w:type="spellStart"/>
      <w:r w:rsidRPr="00906FC8">
        <w:rPr>
          <w:rFonts w:ascii="Times New Roman" w:hAnsi="Times New Roman" w:cs="Times New Roman"/>
          <w:color w:val="000000"/>
          <w:sz w:val="24"/>
          <w:szCs w:val="24"/>
          <w:lang w:val="fr-CM"/>
        </w:rPr>
        <w:t>Anadolu</w:t>
      </w:r>
      <w:proofErr w:type="spellEnd"/>
      <w:r w:rsidRPr="00906FC8">
        <w:rPr>
          <w:rFonts w:ascii="Times New Roman" w:hAnsi="Times New Roman" w:cs="Times New Roman"/>
          <w:color w:val="000000"/>
          <w:sz w:val="24"/>
          <w:szCs w:val="24"/>
          <w:lang w:val="fr-CM"/>
        </w:rPr>
        <w:t xml:space="preserve"> sa majesté </w:t>
      </w:r>
      <w:proofErr w:type="spellStart"/>
      <w:r w:rsidRPr="00906FC8">
        <w:rPr>
          <w:rFonts w:ascii="Times New Roman" w:hAnsi="Times New Roman" w:cs="Times New Roman"/>
          <w:color w:val="000000"/>
          <w:sz w:val="24"/>
          <w:szCs w:val="24"/>
          <w:lang w:val="fr-CM"/>
        </w:rPr>
        <w:t>Nji</w:t>
      </w:r>
      <w:proofErr w:type="spellEnd"/>
      <w:r w:rsidRPr="00906FC8">
        <w:rPr>
          <w:rFonts w:ascii="Times New Roman" w:hAnsi="Times New Roman" w:cs="Times New Roman"/>
          <w:color w:val="000000"/>
          <w:sz w:val="24"/>
          <w:szCs w:val="24"/>
          <w:lang w:val="fr-CM"/>
        </w:rPr>
        <w:t xml:space="preserve"> </w:t>
      </w:r>
      <w:proofErr w:type="spellStart"/>
      <w:r w:rsidRPr="00906FC8">
        <w:rPr>
          <w:rFonts w:ascii="Times New Roman" w:hAnsi="Times New Roman" w:cs="Times New Roman"/>
          <w:color w:val="000000"/>
          <w:sz w:val="24"/>
          <w:szCs w:val="24"/>
          <w:lang w:val="fr-CM"/>
        </w:rPr>
        <w:t>Mohnlu</w:t>
      </w:r>
      <w:proofErr w:type="spellEnd"/>
      <w:r w:rsidRPr="00906FC8">
        <w:rPr>
          <w:rFonts w:ascii="Times New Roman" w:hAnsi="Times New Roman" w:cs="Times New Roman"/>
          <w:color w:val="000000"/>
          <w:sz w:val="24"/>
          <w:szCs w:val="24"/>
          <w:lang w:val="fr-CM"/>
        </w:rPr>
        <w:t xml:space="preserve"> </w:t>
      </w:r>
      <w:proofErr w:type="spellStart"/>
      <w:r w:rsidRPr="00906FC8">
        <w:rPr>
          <w:rFonts w:ascii="Times New Roman" w:hAnsi="Times New Roman" w:cs="Times New Roman"/>
          <w:color w:val="000000"/>
          <w:sz w:val="24"/>
          <w:szCs w:val="24"/>
          <w:lang w:val="fr-CM"/>
        </w:rPr>
        <w:t>Seidou</w:t>
      </w:r>
      <w:proofErr w:type="spellEnd"/>
      <w:r w:rsidRPr="00906FC8">
        <w:rPr>
          <w:rFonts w:ascii="Times New Roman" w:hAnsi="Times New Roman" w:cs="Times New Roman"/>
          <w:color w:val="000000"/>
          <w:sz w:val="24"/>
          <w:szCs w:val="24"/>
          <w:lang w:val="fr-CM"/>
        </w:rPr>
        <w:t xml:space="preserve"> </w:t>
      </w:r>
      <w:proofErr w:type="spellStart"/>
      <w:r w:rsidRPr="00906FC8">
        <w:rPr>
          <w:rFonts w:ascii="Times New Roman" w:hAnsi="Times New Roman" w:cs="Times New Roman"/>
          <w:color w:val="000000"/>
          <w:sz w:val="24"/>
          <w:szCs w:val="24"/>
          <w:lang w:val="fr-CM"/>
        </w:rPr>
        <w:t>Pokam</w:t>
      </w:r>
      <w:proofErr w:type="spellEnd"/>
      <w:r w:rsidRPr="00906FC8">
        <w:rPr>
          <w:rFonts w:ascii="Times New Roman" w:hAnsi="Times New Roman" w:cs="Times New Roman"/>
          <w:color w:val="000000"/>
          <w:sz w:val="24"/>
          <w:szCs w:val="24"/>
          <w:lang w:val="fr-CM"/>
        </w:rPr>
        <w:t xml:space="preserve">, roi des chefferies de </w:t>
      </w:r>
      <w:proofErr w:type="spellStart"/>
      <w:r w:rsidRPr="00906FC8">
        <w:rPr>
          <w:rFonts w:ascii="Times New Roman" w:hAnsi="Times New Roman" w:cs="Times New Roman"/>
          <w:color w:val="000000"/>
          <w:sz w:val="24"/>
          <w:szCs w:val="24"/>
          <w:lang w:val="fr-CM"/>
        </w:rPr>
        <w:t>Bangangté</w:t>
      </w:r>
      <w:proofErr w:type="spellEnd"/>
      <w:r w:rsidRPr="00906FC8">
        <w:rPr>
          <w:rFonts w:ascii="Times New Roman" w:hAnsi="Times New Roman" w:cs="Times New Roman"/>
          <w:color w:val="000000"/>
          <w:sz w:val="24"/>
          <w:szCs w:val="24"/>
          <w:lang w:val="fr-CM"/>
        </w:rPr>
        <w:t>.</w:t>
      </w:r>
      <w:r w:rsidR="009A6AEC" w:rsidRPr="00906FC8">
        <w:rPr>
          <w:rFonts w:ascii="Times New Roman" w:hAnsi="Times New Roman" w:cs="Times New Roman"/>
          <w:color w:val="000000"/>
          <w:sz w:val="24"/>
          <w:szCs w:val="24"/>
          <w:lang w:val="fr-CM"/>
        </w:rPr>
        <w:t xml:space="preserve"> </w:t>
      </w:r>
      <w:r w:rsidRPr="00906FC8">
        <w:rPr>
          <w:rFonts w:ascii="Times New Roman" w:hAnsi="Times New Roman" w:cs="Times New Roman"/>
          <w:color w:val="000000"/>
          <w:sz w:val="24"/>
          <w:szCs w:val="24"/>
          <w:lang w:val="fr-CM"/>
        </w:rPr>
        <w:t>« Les personnes qui assistaient aux funérailles, ont été emportés par la danse et le rythme de ces jeunes. Parmi les danseuses, une jeune fille s’était illustrée et avait retenu particulièrement l’attention de l’assistance.</w:t>
      </w:r>
      <w:r w:rsidR="009A6AEC" w:rsidRPr="00906FC8">
        <w:rPr>
          <w:rFonts w:ascii="Times New Roman" w:hAnsi="Times New Roman" w:cs="Times New Roman"/>
          <w:color w:val="000000"/>
          <w:sz w:val="24"/>
          <w:szCs w:val="24"/>
          <w:lang w:val="fr-CM"/>
        </w:rPr>
        <w:t xml:space="preserve"> </w:t>
      </w:r>
      <w:r w:rsidRPr="00906FC8">
        <w:rPr>
          <w:rFonts w:ascii="Times New Roman" w:hAnsi="Times New Roman" w:cs="Times New Roman"/>
          <w:color w:val="000000"/>
          <w:sz w:val="24"/>
          <w:szCs w:val="24"/>
          <w:lang w:val="fr-CM"/>
        </w:rPr>
        <w:t xml:space="preserve">La jeune </w:t>
      </w:r>
      <w:proofErr w:type="spellStart"/>
      <w:r w:rsidRPr="00906FC8">
        <w:rPr>
          <w:rFonts w:ascii="Times New Roman" w:hAnsi="Times New Roman" w:cs="Times New Roman"/>
          <w:color w:val="000000"/>
          <w:sz w:val="24"/>
          <w:szCs w:val="24"/>
          <w:lang w:val="fr-CM"/>
        </w:rPr>
        <w:t>Dangmi</w:t>
      </w:r>
      <w:proofErr w:type="spellEnd"/>
      <w:r w:rsidRPr="00906FC8">
        <w:rPr>
          <w:rFonts w:ascii="Times New Roman" w:hAnsi="Times New Roman" w:cs="Times New Roman"/>
          <w:color w:val="000000"/>
          <w:sz w:val="24"/>
          <w:szCs w:val="24"/>
          <w:lang w:val="fr-CM"/>
        </w:rPr>
        <w:t xml:space="preserve"> Marie fut la plus applaudie et appelée par l’assistance de son nom « généalogique » en guise d’éloges : « </w:t>
      </w:r>
      <w:proofErr w:type="spellStart"/>
      <w:r w:rsidRPr="00906FC8">
        <w:rPr>
          <w:rFonts w:ascii="Times New Roman" w:hAnsi="Times New Roman" w:cs="Times New Roman"/>
          <w:color w:val="000000"/>
          <w:sz w:val="24"/>
          <w:szCs w:val="24"/>
          <w:lang w:val="fr-CM"/>
        </w:rPr>
        <w:t>Mangambeu</w:t>
      </w:r>
      <w:proofErr w:type="spellEnd"/>
      <w:r w:rsidRPr="00906FC8">
        <w:rPr>
          <w:rFonts w:ascii="Times New Roman" w:hAnsi="Times New Roman" w:cs="Times New Roman"/>
          <w:color w:val="000000"/>
          <w:sz w:val="24"/>
          <w:szCs w:val="24"/>
          <w:lang w:val="fr-CM"/>
        </w:rPr>
        <w:t xml:space="preserve"> », d’où la naissance de ce rythme et danse chez nous les </w:t>
      </w:r>
      <w:proofErr w:type="spellStart"/>
      <w:r w:rsidRPr="00906FC8">
        <w:rPr>
          <w:rFonts w:ascii="Times New Roman" w:hAnsi="Times New Roman" w:cs="Times New Roman"/>
          <w:color w:val="000000"/>
          <w:sz w:val="24"/>
          <w:szCs w:val="24"/>
          <w:lang w:val="fr-CM"/>
        </w:rPr>
        <w:t>Bangangtés</w:t>
      </w:r>
      <w:proofErr w:type="spellEnd"/>
      <w:r w:rsidRPr="00906FC8">
        <w:rPr>
          <w:rFonts w:ascii="Times New Roman" w:hAnsi="Times New Roman" w:cs="Times New Roman"/>
          <w:color w:val="000000"/>
          <w:sz w:val="24"/>
          <w:szCs w:val="24"/>
          <w:lang w:val="fr-CM"/>
        </w:rPr>
        <w:t xml:space="preserve"> », poursuit le roi </w:t>
      </w:r>
      <w:proofErr w:type="spellStart"/>
      <w:r w:rsidRPr="00906FC8">
        <w:rPr>
          <w:rFonts w:ascii="Times New Roman" w:hAnsi="Times New Roman" w:cs="Times New Roman"/>
          <w:color w:val="000000"/>
          <w:sz w:val="24"/>
          <w:szCs w:val="24"/>
          <w:lang w:val="fr-CM"/>
        </w:rPr>
        <w:t>Pokam</w:t>
      </w:r>
      <w:proofErr w:type="spellEnd"/>
      <w:r w:rsidRPr="00906FC8">
        <w:rPr>
          <w:rFonts w:ascii="Times New Roman" w:hAnsi="Times New Roman" w:cs="Times New Roman"/>
          <w:color w:val="000000"/>
          <w:sz w:val="24"/>
          <w:szCs w:val="24"/>
          <w:lang w:val="fr-CM"/>
        </w:rPr>
        <w:t>.</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Cette musique accompagnée par sa danse, est née au début des années 1950 dans la ville de </w:t>
      </w:r>
      <w:proofErr w:type="spellStart"/>
      <w:r w:rsidRPr="00906FC8">
        <w:rPr>
          <w:color w:val="000000"/>
          <w:lang w:val="fr-CM"/>
        </w:rPr>
        <w:t>Bagangté</w:t>
      </w:r>
      <w:proofErr w:type="spellEnd"/>
      <w:r w:rsidRPr="00906FC8">
        <w:rPr>
          <w:color w:val="000000"/>
          <w:lang w:val="fr-CM"/>
        </w:rPr>
        <w:t xml:space="preserve"> dans le département du </w:t>
      </w:r>
      <w:proofErr w:type="spellStart"/>
      <w:r w:rsidRPr="00906FC8">
        <w:rPr>
          <w:color w:val="000000"/>
          <w:lang w:val="fr-CM"/>
        </w:rPr>
        <w:t>Ndé</w:t>
      </w:r>
      <w:proofErr w:type="spellEnd"/>
      <w:r w:rsidRPr="00906FC8">
        <w:rPr>
          <w:color w:val="000000"/>
          <w:lang w:val="fr-CM"/>
        </w:rPr>
        <w:t xml:space="preserve"> (région de l’Ouest) à l’initiative d’un groupe de jeunes.</w:t>
      </w:r>
      <w:r w:rsidR="00E84B02" w:rsidRPr="00906FC8">
        <w:rPr>
          <w:color w:val="000000"/>
          <w:lang w:val="fr-CM"/>
        </w:rPr>
        <w:t xml:space="preserve"> </w:t>
      </w:r>
      <w:r w:rsidRPr="00906FC8">
        <w:rPr>
          <w:color w:val="000000"/>
          <w:lang w:val="fr-CM"/>
        </w:rPr>
        <w:t xml:space="preserve">Tout comme dans les sociétés secrètes en pays </w:t>
      </w:r>
      <w:proofErr w:type="spellStart"/>
      <w:r w:rsidRPr="00906FC8">
        <w:rPr>
          <w:color w:val="000000"/>
          <w:lang w:val="fr-CM"/>
        </w:rPr>
        <w:t>Bamileké</w:t>
      </w:r>
      <w:proofErr w:type="spellEnd"/>
      <w:r w:rsidRPr="00906FC8">
        <w:rPr>
          <w:color w:val="000000"/>
          <w:lang w:val="fr-CM"/>
        </w:rPr>
        <w:t xml:space="preserve"> qui ont chacune une danse, le tandem danse-musique a une place importante dans la culture bamiléké. Ce sont deux éléments complémentaires parmi tant d’autres qui forment le socle même de la tradition </w:t>
      </w:r>
      <w:proofErr w:type="spellStart"/>
      <w:r w:rsidRPr="00906FC8">
        <w:rPr>
          <w:color w:val="000000"/>
          <w:lang w:val="fr-CM"/>
        </w:rPr>
        <w:t>bamileké</w:t>
      </w:r>
      <w:proofErr w:type="spellEnd"/>
      <w:r w:rsidRPr="00906FC8">
        <w:rPr>
          <w:color w:val="000000"/>
          <w:lang w:val="fr-CM"/>
        </w:rPr>
        <w:t>. Leur exécution est en fonction de la célébration d’un événement heureux ou malheureux. Il est donc difficile de parler de l’un sans faire allusion à l’autre.</w:t>
      </w:r>
      <w:r w:rsidR="00E84B02" w:rsidRPr="00906FC8">
        <w:rPr>
          <w:color w:val="000000"/>
          <w:lang w:val="fr-CM"/>
        </w:rPr>
        <w:t xml:space="preserve"> </w:t>
      </w:r>
      <w:r w:rsidRPr="00906FC8">
        <w:rPr>
          <w:color w:val="000000"/>
          <w:lang w:val="fr-CM"/>
        </w:rPr>
        <w:t xml:space="preserve">Kleitz Gilles, auteur du livre « Les systèmes de culture en pays Bamiléké (Ouest Cameroun) », relève que « le </w:t>
      </w:r>
      <w:proofErr w:type="spellStart"/>
      <w:r w:rsidRPr="00906FC8">
        <w:rPr>
          <w:color w:val="000000"/>
          <w:lang w:val="fr-CM"/>
        </w:rPr>
        <w:t>mangambeu</w:t>
      </w:r>
      <w:proofErr w:type="spellEnd"/>
      <w:r w:rsidRPr="00906FC8">
        <w:rPr>
          <w:color w:val="000000"/>
          <w:lang w:val="fr-CM"/>
        </w:rPr>
        <w:t xml:space="preserve"> est généralement utilisé pour animer diverses cérémonies et occasions festives, cérémonie célébrant une naissance ou un mariage par exemple ».</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Dans les autres chefferies, telles que les </w:t>
      </w:r>
      <w:proofErr w:type="spellStart"/>
      <w:r w:rsidRPr="00906FC8">
        <w:rPr>
          <w:color w:val="000000"/>
          <w:lang w:val="fr-CM"/>
        </w:rPr>
        <w:t>Balengou</w:t>
      </w:r>
      <w:proofErr w:type="spellEnd"/>
      <w:r w:rsidRPr="00906FC8">
        <w:rPr>
          <w:color w:val="000000"/>
          <w:lang w:val="fr-CM"/>
        </w:rPr>
        <w:t xml:space="preserve"> et les </w:t>
      </w:r>
      <w:proofErr w:type="spellStart"/>
      <w:r w:rsidRPr="00906FC8">
        <w:rPr>
          <w:color w:val="000000"/>
          <w:lang w:val="fr-CM"/>
        </w:rPr>
        <w:t>Bamena</w:t>
      </w:r>
      <w:proofErr w:type="spellEnd"/>
      <w:r w:rsidRPr="00906FC8">
        <w:rPr>
          <w:color w:val="000000"/>
          <w:lang w:val="fr-CM"/>
        </w:rPr>
        <w:t xml:space="preserve"> qui composent la grande chefferie </w:t>
      </w:r>
      <w:proofErr w:type="spellStart"/>
      <w:r w:rsidRPr="00906FC8">
        <w:rPr>
          <w:color w:val="000000"/>
          <w:lang w:val="fr-CM"/>
        </w:rPr>
        <w:t>Bangangté</w:t>
      </w:r>
      <w:proofErr w:type="spellEnd"/>
      <w:r w:rsidRPr="00906FC8">
        <w:rPr>
          <w:color w:val="000000"/>
          <w:lang w:val="fr-CM"/>
        </w:rPr>
        <w:t xml:space="preserve">, le </w:t>
      </w:r>
      <w:proofErr w:type="spellStart"/>
      <w:r w:rsidRPr="00906FC8">
        <w:rPr>
          <w:color w:val="000000"/>
          <w:lang w:val="fr-CM"/>
        </w:rPr>
        <w:t>mangambeu</w:t>
      </w:r>
      <w:proofErr w:type="spellEnd"/>
      <w:r w:rsidRPr="00906FC8">
        <w:rPr>
          <w:color w:val="000000"/>
          <w:lang w:val="fr-CM"/>
        </w:rPr>
        <w:t xml:space="preserve">, également appelé </w:t>
      </w:r>
      <w:proofErr w:type="spellStart"/>
      <w:r w:rsidRPr="00906FC8">
        <w:rPr>
          <w:color w:val="000000"/>
          <w:lang w:val="fr-CM"/>
        </w:rPr>
        <w:t>tchatcho</w:t>
      </w:r>
      <w:proofErr w:type="spellEnd"/>
      <w:r w:rsidRPr="00906FC8">
        <w:rPr>
          <w:color w:val="000000"/>
          <w:lang w:val="fr-CM"/>
        </w:rPr>
        <w:t>, sert à célébrer des prouesses réalisées par des gens d’exception.</w:t>
      </w:r>
      <w:r w:rsidR="00E84B02" w:rsidRPr="00906FC8">
        <w:rPr>
          <w:color w:val="000000"/>
          <w:lang w:val="fr-CM"/>
        </w:rPr>
        <w:t xml:space="preserve"> </w:t>
      </w:r>
      <w:r w:rsidRPr="00906FC8">
        <w:rPr>
          <w:color w:val="000000"/>
          <w:lang w:val="fr-CM"/>
        </w:rPr>
        <w:t xml:space="preserve">Généralement, le </w:t>
      </w:r>
      <w:proofErr w:type="spellStart"/>
      <w:r w:rsidRPr="00906FC8">
        <w:rPr>
          <w:color w:val="000000"/>
          <w:lang w:val="fr-CM"/>
        </w:rPr>
        <w:t>mangambeu</w:t>
      </w:r>
      <w:proofErr w:type="spellEnd"/>
      <w:r w:rsidRPr="00906FC8">
        <w:rPr>
          <w:color w:val="000000"/>
          <w:lang w:val="fr-CM"/>
        </w:rPr>
        <w:t xml:space="preserve"> se caractérise par une musique </w:t>
      </w:r>
      <w:r w:rsidRPr="00906FC8">
        <w:rPr>
          <w:color w:val="000000"/>
          <w:lang w:val="fr-CM"/>
        </w:rPr>
        <w:lastRenderedPageBreak/>
        <w:t>modale, oscillant entre deux accords. Malgré cela, on dénote peu d’improvisations instrumentales mélodiques qui laissent plus place à des improvisations rythmiques. Ce qui fait la caractéristique de ce genre est aussi la complexité rythmique et les rôles attribués.</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 La sanza, l’instrument fétiche du </w:t>
      </w:r>
      <w:proofErr w:type="spellStart"/>
      <w:r w:rsidRPr="00906FC8">
        <w:rPr>
          <w:color w:val="000000"/>
          <w:lang w:val="fr-CM"/>
        </w:rPr>
        <w:t>mangambeu</w:t>
      </w:r>
      <w:proofErr w:type="spellEnd"/>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Le </w:t>
      </w:r>
      <w:proofErr w:type="spellStart"/>
      <w:r w:rsidRPr="00906FC8">
        <w:rPr>
          <w:color w:val="000000"/>
          <w:lang w:val="fr-CM"/>
        </w:rPr>
        <w:t>mangambeu</w:t>
      </w:r>
      <w:proofErr w:type="spellEnd"/>
      <w:r w:rsidRPr="00906FC8">
        <w:rPr>
          <w:color w:val="000000"/>
          <w:lang w:val="fr-CM"/>
        </w:rPr>
        <w:t xml:space="preserve"> se joue avec des xylophones et notamment avec la sanza (piano à pouces traditionnel). Cet instrument met en vibration des lamelles métalliques ou de bambou, fixées sur une planchette de bois avec ou sans résonateur. Les lamelles sont fixées de manière à ce qu’on puisse les faire vibrer avec le bout des doigts (les pouces).</w:t>
      </w:r>
      <w:r w:rsidR="00E84B02" w:rsidRPr="00906FC8">
        <w:rPr>
          <w:color w:val="000000"/>
          <w:lang w:val="fr-CM"/>
        </w:rPr>
        <w:t xml:space="preserve"> </w:t>
      </w:r>
      <w:r w:rsidRPr="00906FC8">
        <w:rPr>
          <w:color w:val="000000"/>
          <w:lang w:val="fr-CM"/>
        </w:rPr>
        <w:t>Baguées, on peut faire coulisser les lamelles pour les accorder. On ajoute parfois des bruiteurs à cet instrument, comme des coquillages, des capsules de bouteilles ou des anneaux de fer blanc.</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Selon Francis </w:t>
      </w:r>
      <w:proofErr w:type="spellStart"/>
      <w:r w:rsidRPr="00906FC8">
        <w:rPr>
          <w:color w:val="000000"/>
          <w:lang w:val="fr-CM"/>
        </w:rPr>
        <w:t>Ndom</w:t>
      </w:r>
      <w:proofErr w:type="spellEnd"/>
      <w:r w:rsidRPr="00906FC8">
        <w:rPr>
          <w:color w:val="000000"/>
          <w:lang w:val="fr-CM"/>
        </w:rPr>
        <w:t>, musicien camerounais, « seuls les initiés peuvent jouer la sanza car c’est un moyen de communication entre les vivants et les morts » en pays Bamiléké.</w:t>
      </w:r>
      <w:r w:rsidR="00E84B02" w:rsidRPr="00906FC8">
        <w:rPr>
          <w:color w:val="000000"/>
          <w:lang w:val="fr-CM"/>
        </w:rPr>
        <w:t xml:space="preserve"> </w:t>
      </w:r>
      <w:r w:rsidRPr="00906FC8">
        <w:rPr>
          <w:color w:val="000000"/>
          <w:lang w:val="fr-CM"/>
        </w:rPr>
        <w:t xml:space="preserve">«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Tchakounté</w:t>
      </w:r>
      <w:proofErr w:type="spellEnd"/>
      <w:r w:rsidRPr="00906FC8">
        <w:rPr>
          <w:color w:val="000000"/>
          <w:lang w:val="fr-CM"/>
        </w:rPr>
        <w:t xml:space="preserve"> le précurseur du </w:t>
      </w:r>
      <w:proofErr w:type="spellStart"/>
      <w:r w:rsidRPr="00906FC8">
        <w:rPr>
          <w:color w:val="000000"/>
          <w:lang w:val="fr-CM"/>
        </w:rPr>
        <w:t>mangambeu</w:t>
      </w:r>
      <w:proofErr w:type="spellEnd"/>
      <w:r w:rsidRPr="00906FC8">
        <w:rPr>
          <w:color w:val="000000"/>
          <w:lang w:val="fr-CM"/>
        </w:rPr>
        <w:t xml:space="preserve"> moderne qui avait grandi à Douala, la capitale économique du Cameroun, à </w:t>
      </w:r>
      <w:proofErr w:type="spellStart"/>
      <w:r w:rsidRPr="00906FC8">
        <w:rPr>
          <w:color w:val="000000"/>
          <w:lang w:val="fr-CM"/>
        </w:rPr>
        <w:t>Bazou</w:t>
      </w:r>
      <w:proofErr w:type="spellEnd"/>
      <w:r w:rsidRPr="00906FC8">
        <w:rPr>
          <w:color w:val="000000"/>
          <w:lang w:val="fr-CM"/>
        </w:rPr>
        <w:t xml:space="preserve">, l’une des chefferies de </w:t>
      </w:r>
      <w:proofErr w:type="spellStart"/>
      <w:r w:rsidRPr="00906FC8">
        <w:rPr>
          <w:color w:val="000000"/>
          <w:lang w:val="fr-CM"/>
        </w:rPr>
        <w:t>Bangangté</w:t>
      </w:r>
      <w:proofErr w:type="spellEnd"/>
      <w:r w:rsidRPr="00906FC8">
        <w:rPr>
          <w:color w:val="000000"/>
          <w:lang w:val="fr-CM"/>
        </w:rPr>
        <w:t>, se met à l’école de ses oncles et ceux-ci lui livrent toute la science et les secrets du ‘</w:t>
      </w:r>
      <w:proofErr w:type="spellStart"/>
      <w:r w:rsidRPr="00906FC8">
        <w:rPr>
          <w:color w:val="000000"/>
          <w:lang w:val="fr-CM"/>
        </w:rPr>
        <w:t>belap</w:t>
      </w:r>
      <w:proofErr w:type="spellEnd"/>
      <w:r w:rsidRPr="00906FC8">
        <w:rPr>
          <w:color w:val="000000"/>
          <w:lang w:val="fr-CM"/>
        </w:rPr>
        <w:t xml:space="preserve">’, (la sanza).De retour à Paris où il vivait,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Tchakounte</w:t>
      </w:r>
      <w:proofErr w:type="spellEnd"/>
      <w:r w:rsidR="00874519">
        <w:rPr>
          <w:color w:val="000000"/>
          <w:lang w:val="fr-CM"/>
        </w:rPr>
        <w:fldChar w:fldCharType="begin"/>
      </w:r>
      <w:r w:rsidR="00874519" w:rsidRPr="00EE10BF">
        <w:rPr>
          <w:lang w:val="fr-CM"/>
        </w:rPr>
        <w:instrText xml:space="preserve"> XE "</w:instrText>
      </w:r>
      <w:r w:rsidR="00874519" w:rsidRPr="00A2040D">
        <w:rPr>
          <w:color w:val="000000"/>
          <w:lang w:val="fr-CM"/>
        </w:rPr>
        <w:instrText>Pierre Didy Tchakounte</w:instrText>
      </w:r>
      <w:r w:rsidR="00874519" w:rsidRPr="00EE10BF">
        <w:rPr>
          <w:lang w:val="fr-CM"/>
        </w:rPr>
        <w:instrText xml:space="preserve">" </w:instrText>
      </w:r>
      <w:r w:rsidR="00874519">
        <w:rPr>
          <w:color w:val="000000"/>
          <w:lang w:val="fr-CM"/>
        </w:rPr>
        <w:fldChar w:fldCharType="end"/>
      </w:r>
      <w:r w:rsidRPr="00906FC8">
        <w:rPr>
          <w:color w:val="000000"/>
          <w:lang w:val="fr-CM"/>
        </w:rPr>
        <w:t xml:space="preserve"> présente l’instrument à ses professeurs du conservatoire qui l’étudient en profondeur et le qualifient de « </w:t>
      </w:r>
      <w:proofErr w:type="spellStart"/>
      <w:r w:rsidRPr="00906FC8">
        <w:rPr>
          <w:color w:val="000000"/>
          <w:lang w:val="fr-CM"/>
        </w:rPr>
        <w:t>quintenique</w:t>
      </w:r>
      <w:proofErr w:type="spellEnd"/>
      <w:r w:rsidRPr="00906FC8">
        <w:rPr>
          <w:color w:val="000000"/>
          <w:lang w:val="fr-CM"/>
        </w:rPr>
        <w:t> » (intervalle de 5 dans l’échelle diatonique) et de « diatonique » (qui possède les tons naturels de la gamme ton et demi-ton).</w:t>
      </w:r>
    </w:p>
    <w:p w:rsidR="00E21A54"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Dès lors il se lance dans la musique traditionnelle, joue ce rythme de l’ouest Cameroun appelé </w:t>
      </w:r>
      <w:proofErr w:type="spellStart"/>
      <w:r w:rsidRPr="00906FC8">
        <w:rPr>
          <w:color w:val="000000"/>
          <w:lang w:val="fr-CM"/>
        </w:rPr>
        <w:t>mangambeu</w:t>
      </w:r>
      <w:proofErr w:type="spellEnd"/>
      <w:r w:rsidRPr="00906FC8">
        <w:rPr>
          <w:color w:val="000000"/>
          <w:lang w:val="fr-CM"/>
        </w:rPr>
        <w:t xml:space="preserve"> à l’aide de la sanza, enchaîne des tournées et produit des disques donc plusieurs milliers d’exemplaires ont été vendus, ce qui fit de lui à cette époque l’un des rares artistes noirs à être dans le hit-parade européen des musiques », explique Arol </w:t>
      </w:r>
      <w:proofErr w:type="spellStart"/>
      <w:r w:rsidRPr="00906FC8">
        <w:rPr>
          <w:color w:val="000000"/>
          <w:lang w:val="fr-CM"/>
        </w:rPr>
        <w:t>Ketchiemen</w:t>
      </w:r>
      <w:proofErr w:type="spellEnd"/>
      <w:r w:rsidRPr="00906FC8">
        <w:rPr>
          <w:color w:val="000000"/>
          <w:lang w:val="fr-CM"/>
        </w:rPr>
        <w:t>, dans son livre « Les Icônes de la musique camerounaise ».</w:t>
      </w:r>
    </w:p>
    <w:p w:rsidR="004E3A1B" w:rsidRPr="00906FC8" w:rsidRDefault="004E3A1B" w:rsidP="009C617E">
      <w:pPr>
        <w:pStyle w:val="NormalWeb"/>
        <w:shd w:val="clear" w:color="auto" w:fill="FFFFFF"/>
        <w:spacing w:before="120" w:beforeAutospacing="0" w:after="120" w:afterAutospacing="0" w:line="360" w:lineRule="auto"/>
        <w:ind w:firstLine="567"/>
        <w:jc w:val="both"/>
        <w:rPr>
          <w:color w:val="000000"/>
          <w:lang w:val="fr-CM"/>
        </w:rPr>
      </w:pPr>
      <w:r>
        <w:rPr>
          <w:color w:val="000000"/>
          <w:lang w:val="fr-CM"/>
        </w:rPr>
        <w:t xml:space="preserve">Source : </w:t>
      </w:r>
      <w:r w:rsidRPr="004E3A1B">
        <w:rPr>
          <w:color w:val="000000"/>
          <w:lang w:val="fr-CM"/>
        </w:rPr>
        <w:t>https://www.237online.com/mangambeu-cameroun-pierre-didy-garde-la-tradition-vivante/</w:t>
      </w:r>
    </w:p>
    <w:p w:rsidR="00E84B02" w:rsidRPr="00906FC8" w:rsidRDefault="00CA239F" w:rsidP="00A4795C">
      <w:pPr>
        <w:pStyle w:val="Titre3"/>
        <w:rPr>
          <w:lang w:val="fr-CM"/>
        </w:rPr>
      </w:pPr>
      <w:bookmarkStart w:id="94" w:name="_Toc213138596"/>
      <w:bookmarkStart w:id="95" w:name="_Toc214181632"/>
      <w:r>
        <w:rPr>
          <w:lang w:val="fr-CM"/>
        </w:rPr>
        <w:t>V</w:t>
      </w:r>
      <w:r w:rsidR="00A4795C">
        <w:rPr>
          <w:lang w:val="fr-CM"/>
        </w:rPr>
        <w:t xml:space="preserve">.1. </w:t>
      </w:r>
      <w:r w:rsidR="00E84B02" w:rsidRPr="00906FC8">
        <w:rPr>
          <w:lang w:val="fr-CM"/>
        </w:rPr>
        <w:t>Evolution</w:t>
      </w:r>
      <w:bookmarkEnd w:id="94"/>
      <w:bookmarkEnd w:id="95"/>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Au fil du temps, le </w:t>
      </w:r>
      <w:proofErr w:type="spellStart"/>
      <w:r w:rsidRPr="00906FC8">
        <w:rPr>
          <w:color w:val="000000"/>
          <w:lang w:val="fr-CM"/>
        </w:rPr>
        <w:t>mangambeu</w:t>
      </w:r>
      <w:proofErr w:type="spellEnd"/>
      <w:r w:rsidRPr="00906FC8">
        <w:rPr>
          <w:color w:val="000000"/>
          <w:lang w:val="fr-CM"/>
        </w:rPr>
        <w:t xml:space="preserve"> né des années 1950 a connu beaucoup de changements et s’est modernisé.</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lastRenderedPageBreak/>
        <w:t xml:space="preserve">La musique aujourd’hui est faite le plus souvent pour se faire un maximum de bénéfice, d’argent. Tous les moyens sont bons pour arriver à cet objectif. Le musicien camerounais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Tchakounte</w:t>
      </w:r>
      <w:proofErr w:type="spellEnd"/>
      <w:r w:rsidR="00874519">
        <w:rPr>
          <w:color w:val="000000"/>
          <w:lang w:val="fr-CM"/>
        </w:rPr>
        <w:fldChar w:fldCharType="begin"/>
      </w:r>
      <w:r w:rsidR="00874519" w:rsidRPr="00EE10BF">
        <w:rPr>
          <w:lang w:val="fr-CM"/>
        </w:rPr>
        <w:instrText xml:space="preserve"> XE "</w:instrText>
      </w:r>
      <w:r w:rsidR="00874519" w:rsidRPr="00A2040D">
        <w:rPr>
          <w:color w:val="000000"/>
          <w:lang w:val="fr-CM"/>
        </w:rPr>
        <w:instrText>Pierre Didy Tchakounte</w:instrText>
      </w:r>
      <w:r w:rsidR="00874519" w:rsidRPr="00EE10BF">
        <w:rPr>
          <w:lang w:val="fr-CM"/>
        </w:rPr>
        <w:instrText xml:space="preserve">" </w:instrText>
      </w:r>
      <w:r w:rsidR="00874519">
        <w:rPr>
          <w:color w:val="000000"/>
          <w:lang w:val="fr-CM"/>
        </w:rPr>
        <w:fldChar w:fldCharType="end"/>
      </w:r>
      <w:r w:rsidRPr="00906FC8">
        <w:rPr>
          <w:color w:val="000000"/>
          <w:lang w:val="fr-CM"/>
        </w:rPr>
        <w:t xml:space="preserve"> (PDT) est le premier à moderniser cette sonorité </w:t>
      </w:r>
      <w:proofErr w:type="spellStart"/>
      <w:r w:rsidRPr="00906FC8">
        <w:rPr>
          <w:color w:val="000000"/>
          <w:lang w:val="fr-CM"/>
        </w:rPr>
        <w:t>bangangté</w:t>
      </w:r>
      <w:proofErr w:type="spellEnd"/>
      <w:r w:rsidRPr="00906FC8">
        <w:rPr>
          <w:color w:val="000000"/>
          <w:lang w:val="fr-CM"/>
        </w:rPr>
        <w:t xml:space="preserve"> au sommet de la chaîne montagneuse de l’Ouest du Cameroun.</w:t>
      </w:r>
    </w:p>
    <w:p w:rsidR="00E21A54" w:rsidRPr="00906FC8" w:rsidRDefault="00E21A54" w:rsidP="00906FC8">
      <w:pPr>
        <w:pStyle w:val="NormalWeb"/>
        <w:shd w:val="clear" w:color="auto" w:fill="FFFFFF"/>
        <w:spacing w:before="120" w:beforeAutospacing="0" w:after="120" w:afterAutospacing="0" w:line="360" w:lineRule="auto"/>
        <w:jc w:val="both"/>
        <w:rPr>
          <w:color w:val="000000"/>
          <w:lang w:val="fr-CM"/>
        </w:rPr>
      </w:pPr>
      <w:r w:rsidRPr="00906FC8">
        <w:rPr>
          <w:color w:val="000000"/>
          <w:lang w:val="fr-CM"/>
        </w:rPr>
        <w:t xml:space="preserve">–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Tchakounté</w:t>
      </w:r>
      <w:proofErr w:type="spellEnd"/>
      <w:r w:rsidRPr="00906FC8">
        <w:rPr>
          <w:color w:val="000000"/>
          <w:lang w:val="fr-CM"/>
        </w:rPr>
        <w:t xml:space="preserve">, le roi du </w:t>
      </w:r>
      <w:proofErr w:type="spellStart"/>
      <w:r w:rsidRPr="00906FC8">
        <w:rPr>
          <w:color w:val="000000"/>
          <w:lang w:val="fr-CM"/>
        </w:rPr>
        <w:t>mangambeu</w:t>
      </w:r>
      <w:proofErr w:type="spellEnd"/>
      <w:r w:rsidRPr="00906FC8">
        <w:rPr>
          <w:color w:val="000000"/>
          <w:lang w:val="fr-CM"/>
        </w:rPr>
        <w:t xml:space="preserve"> moderne</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 L’artiste-musicien camerounais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Tchakounté</w:t>
      </w:r>
      <w:proofErr w:type="spellEnd"/>
      <w:r w:rsidRPr="00906FC8">
        <w:rPr>
          <w:color w:val="000000"/>
          <w:lang w:val="fr-CM"/>
        </w:rPr>
        <w:t xml:space="preserve"> est considéré, à juste titre, comme le père du </w:t>
      </w:r>
      <w:proofErr w:type="spellStart"/>
      <w:r w:rsidRPr="00906FC8">
        <w:rPr>
          <w:color w:val="000000"/>
          <w:lang w:val="fr-CM"/>
        </w:rPr>
        <w:t>mangambeu</w:t>
      </w:r>
      <w:proofErr w:type="spellEnd"/>
      <w:r w:rsidRPr="00906FC8">
        <w:rPr>
          <w:color w:val="000000"/>
          <w:lang w:val="fr-CM"/>
        </w:rPr>
        <w:t xml:space="preserve"> moderne parce qu’il a réussi à créer un mélange harmonieux entre les instruments africains traditionnels et les instruments modernes », estime </w:t>
      </w:r>
      <w:proofErr w:type="spellStart"/>
      <w:r w:rsidRPr="00906FC8">
        <w:rPr>
          <w:color w:val="000000"/>
          <w:lang w:val="fr-CM"/>
        </w:rPr>
        <w:t>Zenu</w:t>
      </w:r>
      <w:proofErr w:type="spellEnd"/>
      <w:r w:rsidRPr="00906FC8">
        <w:rPr>
          <w:color w:val="000000"/>
          <w:lang w:val="fr-CM"/>
        </w:rPr>
        <w:t xml:space="preserve"> Men, président du comité d’organisation du festival </w:t>
      </w:r>
      <w:proofErr w:type="spellStart"/>
      <w:r w:rsidRPr="00906FC8">
        <w:rPr>
          <w:color w:val="000000"/>
          <w:lang w:val="fr-CM"/>
        </w:rPr>
        <w:t>mangambeu</w:t>
      </w:r>
      <w:proofErr w:type="spellEnd"/>
      <w:r w:rsidRPr="00906FC8">
        <w:rPr>
          <w:color w:val="000000"/>
          <w:lang w:val="fr-CM"/>
        </w:rPr>
        <w:t>.</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 Ses albums « Mythologie du </w:t>
      </w:r>
      <w:proofErr w:type="spellStart"/>
      <w:r w:rsidRPr="00906FC8">
        <w:rPr>
          <w:color w:val="000000"/>
          <w:lang w:val="fr-CM"/>
        </w:rPr>
        <w:t>mangambeu</w:t>
      </w:r>
      <w:proofErr w:type="spellEnd"/>
      <w:r w:rsidRPr="00906FC8">
        <w:rPr>
          <w:color w:val="000000"/>
          <w:lang w:val="fr-CM"/>
        </w:rPr>
        <w:t xml:space="preserve"> » vendus au Cameroun et à l’étranger, ont valu à ce digne fils de </w:t>
      </w:r>
      <w:proofErr w:type="spellStart"/>
      <w:r w:rsidRPr="00906FC8">
        <w:rPr>
          <w:color w:val="000000"/>
          <w:lang w:val="fr-CM"/>
        </w:rPr>
        <w:t>Bangangté</w:t>
      </w:r>
      <w:proofErr w:type="spellEnd"/>
      <w:r w:rsidRPr="00906FC8">
        <w:rPr>
          <w:color w:val="000000"/>
          <w:lang w:val="fr-CM"/>
        </w:rPr>
        <w:t xml:space="preserve"> le surnom de Roi </w:t>
      </w:r>
      <w:proofErr w:type="spellStart"/>
      <w:r w:rsidRPr="00906FC8">
        <w:rPr>
          <w:color w:val="000000"/>
          <w:lang w:val="fr-CM"/>
        </w:rPr>
        <w:t>mangambeu</w:t>
      </w:r>
      <w:proofErr w:type="spellEnd"/>
      <w:r w:rsidRPr="00906FC8">
        <w:rPr>
          <w:color w:val="000000"/>
          <w:lang w:val="fr-CM"/>
        </w:rPr>
        <w:t xml:space="preserve"> », souligne </w:t>
      </w:r>
      <w:proofErr w:type="spellStart"/>
      <w:r w:rsidRPr="00906FC8">
        <w:rPr>
          <w:color w:val="000000"/>
          <w:lang w:val="fr-CM"/>
        </w:rPr>
        <w:t>Nadeige</w:t>
      </w:r>
      <w:proofErr w:type="spellEnd"/>
      <w:r w:rsidRPr="00906FC8">
        <w:rPr>
          <w:color w:val="000000"/>
          <w:lang w:val="fr-CM"/>
        </w:rPr>
        <w:t xml:space="preserve"> Laure Ngo </w:t>
      </w:r>
      <w:proofErr w:type="spellStart"/>
      <w:r w:rsidRPr="00906FC8">
        <w:rPr>
          <w:color w:val="000000"/>
          <w:lang w:val="fr-CM"/>
        </w:rPr>
        <w:t>Nlend</w:t>
      </w:r>
      <w:proofErr w:type="spellEnd"/>
      <w:r w:rsidRPr="00906FC8">
        <w:rPr>
          <w:color w:val="000000"/>
          <w:lang w:val="fr-CM"/>
        </w:rPr>
        <w:t>, auteur du livre « Voix féminines de la chanson au Cameroun : émergence et reconnaissance artistique ».</w:t>
      </w:r>
    </w:p>
    <w:p w:rsidR="00E21A54" w:rsidRPr="00906FC8"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Cet artiste au timbre vocal particulier tire son inspiration de la tradition et des instruments africains et a su les mixer à la pop occidentale, créant ainsi un mélange harmonieux entre les instruments africains traditionnels et l’équipement moderne pour produire un </w:t>
      </w:r>
      <w:proofErr w:type="spellStart"/>
      <w:r w:rsidRPr="00906FC8">
        <w:rPr>
          <w:color w:val="000000"/>
          <w:lang w:val="fr-CM"/>
        </w:rPr>
        <w:t>mangambeu</w:t>
      </w:r>
      <w:proofErr w:type="spellEnd"/>
      <w:r w:rsidRPr="00906FC8">
        <w:rPr>
          <w:color w:val="000000"/>
          <w:lang w:val="fr-CM"/>
        </w:rPr>
        <w:t xml:space="preserve"> consommé localement et au niveau international.</w:t>
      </w:r>
    </w:p>
    <w:p w:rsidR="009A6AEC" w:rsidRDefault="00E21A54" w:rsidP="009C617E">
      <w:pPr>
        <w:pStyle w:val="NormalWeb"/>
        <w:shd w:val="clear" w:color="auto" w:fill="FFFFFF"/>
        <w:spacing w:before="120" w:beforeAutospacing="0" w:after="120" w:afterAutospacing="0" w:line="360" w:lineRule="auto"/>
        <w:ind w:firstLine="567"/>
        <w:jc w:val="both"/>
        <w:rPr>
          <w:color w:val="000000"/>
          <w:lang w:val="fr-CM"/>
        </w:rPr>
      </w:pPr>
      <w:r w:rsidRPr="00906FC8">
        <w:rPr>
          <w:color w:val="000000"/>
          <w:lang w:val="fr-CM"/>
        </w:rPr>
        <w:t xml:space="preserve">« L’originalité de sa musique lui a valu un succès mondial. Le </w:t>
      </w:r>
      <w:proofErr w:type="spellStart"/>
      <w:r w:rsidRPr="00906FC8">
        <w:rPr>
          <w:color w:val="000000"/>
          <w:lang w:val="fr-CM"/>
        </w:rPr>
        <w:t>mangambeu</w:t>
      </w:r>
      <w:proofErr w:type="spellEnd"/>
      <w:r w:rsidRPr="00906FC8">
        <w:rPr>
          <w:color w:val="000000"/>
          <w:lang w:val="fr-CM"/>
        </w:rPr>
        <w:t xml:space="preserve"> en effet, dont il est le promoteur, est l’un des rythmes camerounais probablement les plus difficiles. De son auteur, il exige de la finesse, du tact, de la perspicacité, de l’audace, de la concision et naturellement du talent. On le voit donc, ne devient pas artiste musicien traditionnel qui veut.</w:t>
      </w:r>
      <w:r w:rsidR="007E22AC" w:rsidRPr="00906FC8">
        <w:rPr>
          <w:color w:val="000000"/>
          <w:lang w:val="fr-CM"/>
        </w:rPr>
        <w:t xml:space="preserve"> </w:t>
      </w:r>
      <w:r w:rsidRPr="00906FC8">
        <w:rPr>
          <w:color w:val="000000"/>
          <w:lang w:val="fr-CM"/>
        </w:rPr>
        <w:t xml:space="preserve">Hormis l’apprentissage dans une école ou auprès des artistes de renom,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Tchakounte</w:t>
      </w:r>
      <w:proofErr w:type="spellEnd"/>
      <w:r w:rsidR="00874519">
        <w:rPr>
          <w:color w:val="000000"/>
          <w:lang w:val="fr-CM"/>
        </w:rPr>
        <w:fldChar w:fldCharType="begin"/>
      </w:r>
      <w:r w:rsidR="00874519" w:rsidRPr="00EE10BF">
        <w:rPr>
          <w:lang w:val="fr-CM"/>
        </w:rPr>
        <w:instrText xml:space="preserve"> XE "</w:instrText>
      </w:r>
      <w:r w:rsidR="00874519" w:rsidRPr="00A2040D">
        <w:rPr>
          <w:color w:val="000000"/>
          <w:lang w:val="fr-CM"/>
        </w:rPr>
        <w:instrText>Pierre Didy Tchakounte</w:instrText>
      </w:r>
      <w:r w:rsidR="00874519" w:rsidRPr="00EE10BF">
        <w:rPr>
          <w:lang w:val="fr-CM"/>
        </w:rPr>
        <w:instrText xml:space="preserve">" </w:instrText>
      </w:r>
      <w:r w:rsidR="00874519">
        <w:rPr>
          <w:color w:val="000000"/>
          <w:lang w:val="fr-CM"/>
        </w:rPr>
        <w:fldChar w:fldCharType="end"/>
      </w:r>
      <w:r w:rsidRPr="00906FC8">
        <w:rPr>
          <w:color w:val="000000"/>
          <w:lang w:val="fr-CM"/>
        </w:rPr>
        <w:t xml:space="preserve"> (PDT) justifie d’un don certain et d’un sens de création et d’adaptation qui donne du relief à son genre de même qu’il extirpe son genre de l’évanescence », nous explique </w:t>
      </w:r>
      <w:proofErr w:type="spellStart"/>
      <w:r w:rsidRPr="00906FC8">
        <w:rPr>
          <w:color w:val="000000"/>
          <w:lang w:val="fr-CM"/>
        </w:rPr>
        <w:t>Angoula</w:t>
      </w:r>
      <w:proofErr w:type="spellEnd"/>
      <w:r w:rsidRPr="00906FC8">
        <w:rPr>
          <w:color w:val="000000"/>
          <w:lang w:val="fr-CM"/>
        </w:rPr>
        <w:t xml:space="preserve"> </w:t>
      </w:r>
      <w:proofErr w:type="spellStart"/>
      <w:r w:rsidRPr="00906FC8">
        <w:rPr>
          <w:color w:val="000000"/>
          <w:lang w:val="fr-CM"/>
        </w:rPr>
        <w:t>Angoula</w:t>
      </w:r>
      <w:proofErr w:type="spellEnd"/>
      <w:r w:rsidRPr="00906FC8">
        <w:rPr>
          <w:color w:val="000000"/>
          <w:lang w:val="fr-CM"/>
        </w:rPr>
        <w:t xml:space="preserve">, administrateur de la </w:t>
      </w:r>
      <w:proofErr w:type="spellStart"/>
      <w:r w:rsidRPr="00906FC8">
        <w:rPr>
          <w:color w:val="000000"/>
          <w:lang w:val="fr-CM"/>
        </w:rPr>
        <w:t>Cameroon</w:t>
      </w:r>
      <w:proofErr w:type="spellEnd"/>
      <w:r w:rsidRPr="00906FC8">
        <w:rPr>
          <w:color w:val="000000"/>
          <w:lang w:val="fr-CM"/>
        </w:rPr>
        <w:t xml:space="preserve"> music corporation (CMC), régulateur des droits d’auteur.</w:t>
      </w:r>
      <w:r w:rsidR="00444B72" w:rsidRPr="00906FC8">
        <w:rPr>
          <w:color w:val="000000"/>
          <w:lang w:val="fr-CM"/>
        </w:rPr>
        <w:t xml:space="preserve"> </w:t>
      </w:r>
      <w:r w:rsidRPr="00906FC8">
        <w:rPr>
          <w:color w:val="000000"/>
          <w:lang w:val="fr-CM"/>
        </w:rPr>
        <w:t xml:space="preserve">Le </w:t>
      </w:r>
      <w:proofErr w:type="spellStart"/>
      <w:r w:rsidRPr="00906FC8">
        <w:rPr>
          <w:color w:val="000000"/>
          <w:lang w:val="fr-CM"/>
        </w:rPr>
        <w:t>mangambeu</w:t>
      </w:r>
      <w:proofErr w:type="spellEnd"/>
      <w:r w:rsidRPr="00906FC8">
        <w:rPr>
          <w:color w:val="000000"/>
          <w:lang w:val="fr-CM"/>
        </w:rPr>
        <w:t xml:space="preserve"> sophistiqué et modernisé met définitivement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Tchakounté</w:t>
      </w:r>
      <w:proofErr w:type="spellEnd"/>
      <w:r w:rsidRPr="00906FC8">
        <w:rPr>
          <w:color w:val="000000"/>
          <w:lang w:val="fr-CM"/>
        </w:rPr>
        <w:t xml:space="preserve"> sous les feux de la rampe. Pierre explose les plateaux de radio et plus tard de la télé, chose rare à l’époque. La mélodie et la profondeur du texte cimentent sa réputation.</w:t>
      </w:r>
      <w:r w:rsidR="00444B72" w:rsidRPr="00906FC8">
        <w:rPr>
          <w:color w:val="000000"/>
          <w:lang w:val="fr-CM"/>
        </w:rPr>
        <w:t xml:space="preserve"> </w:t>
      </w:r>
      <w:r w:rsidRPr="00906FC8">
        <w:rPr>
          <w:color w:val="000000"/>
          <w:lang w:val="fr-CM"/>
        </w:rPr>
        <w:t xml:space="preserve">Même si grâce à son talent et sa témérité, ce rythme ouest-camerounais exécuté principalement lors des cérémonies funéraires a connu une mutation et une </w:t>
      </w:r>
      <w:r w:rsidRPr="00906FC8">
        <w:rPr>
          <w:color w:val="000000"/>
          <w:lang w:val="fr-CM"/>
        </w:rPr>
        <w:lastRenderedPageBreak/>
        <w:t>révolution remarquable, il ne s’est pas départi, comme aime à le dire lui-même l’artiste, de son patrimoine sociologique.</w:t>
      </w:r>
      <w:r w:rsidR="00444B72" w:rsidRPr="00906FC8">
        <w:rPr>
          <w:color w:val="000000"/>
          <w:lang w:val="fr-CM"/>
        </w:rPr>
        <w:t xml:space="preserve"> </w:t>
      </w:r>
      <w:r w:rsidRPr="00906FC8">
        <w:rPr>
          <w:color w:val="000000"/>
          <w:lang w:val="fr-CM"/>
        </w:rPr>
        <w:t xml:space="preserve">Outre Pierre </w:t>
      </w:r>
      <w:proofErr w:type="spellStart"/>
      <w:r w:rsidRPr="00906FC8">
        <w:rPr>
          <w:color w:val="000000"/>
          <w:lang w:val="fr-CM"/>
        </w:rPr>
        <w:t>Didy</w:t>
      </w:r>
      <w:proofErr w:type="spellEnd"/>
      <w:r w:rsidRPr="00906FC8">
        <w:rPr>
          <w:color w:val="000000"/>
          <w:lang w:val="fr-CM"/>
        </w:rPr>
        <w:t xml:space="preserve"> </w:t>
      </w:r>
      <w:proofErr w:type="spellStart"/>
      <w:r w:rsidRPr="00906FC8">
        <w:rPr>
          <w:color w:val="000000"/>
          <w:lang w:val="fr-CM"/>
        </w:rPr>
        <w:t>Tchakounté</w:t>
      </w:r>
      <w:proofErr w:type="spellEnd"/>
      <w:r w:rsidRPr="00906FC8">
        <w:rPr>
          <w:color w:val="000000"/>
          <w:lang w:val="fr-CM"/>
        </w:rPr>
        <w:t xml:space="preserve">, le </w:t>
      </w:r>
      <w:proofErr w:type="spellStart"/>
      <w:r w:rsidRPr="00906FC8">
        <w:rPr>
          <w:color w:val="000000"/>
          <w:lang w:val="fr-CM"/>
        </w:rPr>
        <w:t>mangambeu</w:t>
      </w:r>
      <w:proofErr w:type="spellEnd"/>
      <w:r w:rsidRPr="00906FC8">
        <w:rPr>
          <w:color w:val="000000"/>
          <w:lang w:val="fr-CM"/>
        </w:rPr>
        <w:t xml:space="preserve"> est développé par d’autres musiciens camerounais tels qu’André-Marie Tala</w:t>
      </w:r>
      <w:r w:rsidR="004E3A1B">
        <w:rPr>
          <w:color w:val="000000"/>
          <w:lang w:val="fr-CM"/>
        </w:rPr>
        <w:t xml:space="preserve">, </w:t>
      </w:r>
      <w:proofErr w:type="spellStart"/>
      <w:r w:rsidR="004E3A1B">
        <w:rPr>
          <w:color w:val="000000"/>
          <w:lang w:val="fr-CM"/>
        </w:rPr>
        <w:t>Tchana</w:t>
      </w:r>
      <w:proofErr w:type="spellEnd"/>
      <w:r w:rsidR="004E3A1B">
        <w:rPr>
          <w:color w:val="000000"/>
          <w:lang w:val="fr-CM"/>
        </w:rPr>
        <w:t xml:space="preserve"> Pierre</w:t>
      </w:r>
      <w:r w:rsidRPr="00906FC8">
        <w:rPr>
          <w:color w:val="000000"/>
          <w:lang w:val="fr-CM"/>
        </w:rPr>
        <w:t>.</w:t>
      </w:r>
    </w:p>
    <w:p w:rsidR="004E3A1B" w:rsidRDefault="004E3A1B" w:rsidP="009C617E">
      <w:pPr>
        <w:pStyle w:val="NormalWeb"/>
        <w:shd w:val="clear" w:color="auto" w:fill="FFFFFF"/>
        <w:spacing w:before="120" w:beforeAutospacing="0" w:after="120" w:afterAutospacing="0" w:line="360" w:lineRule="auto"/>
        <w:ind w:firstLine="567"/>
        <w:jc w:val="both"/>
        <w:rPr>
          <w:color w:val="000000"/>
          <w:lang w:val="fr-CM"/>
        </w:rPr>
      </w:pPr>
      <w:r>
        <w:rPr>
          <w:color w:val="000000"/>
          <w:lang w:val="fr-CM"/>
        </w:rPr>
        <w:t xml:space="preserve">Source : </w:t>
      </w:r>
      <w:r w:rsidRPr="004E3A1B">
        <w:rPr>
          <w:color w:val="000000"/>
          <w:lang w:val="fr-CM"/>
        </w:rPr>
        <w:t>https://www.237online.com/mangambeu-cameroun-pierre-didy-garde-la-tradition-vivante/</w:t>
      </w:r>
    </w:p>
    <w:p w:rsidR="00363D93" w:rsidRDefault="00CA239F" w:rsidP="00363D93">
      <w:pPr>
        <w:pStyle w:val="Titre3"/>
        <w:rPr>
          <w:lang w:val="fr-FR"/>
        </w:rPr>
      </w:pPr>
      <w:bookmarkStart w:id="96" w:name="_Toc213138597"/>
      <w:bookmarkStart w:id="97" w:name="_Toc214181633"/>
      <w:r>
        <w:rPr>
          <w:lang w:val="fr-FR"/>
        </w:rPr>
        <w:t>V</w:t>
      </w:r>
      <w:r w:rsidR="00A4795C">
        <w:rPr>
          <w:lang w:val="fr-FR"/>
        </w:rPr>
        <w:t xml:space="preserve">.2. </w:t>
      </w:r>
      <w:bookmarkEnd w:id="96"/>
      <w:r w:rsidR="00363D93">
        <w:rPr>
          <w:lang w:val="fr-FR"/>
        </w:rPr>
        <w:t>Particularité</w:t>
      </w:r>
      <w:r w:rsidR="003F5D9C">
        <w:rPr>
          <w:lang w:val="fr-FR"/>
        </w:rPr>
        <w:t>s</w:t>
      </w:r>
      <w:bookmarkEnd w:id="97"/>
      <w:r w:rsidR="007F28F4" w:rsidRPr="00906FC8">
        <w:rPr>
          <w:lang w:val="fr-FR"/>
        </w:rPr>
        <w:t xml:space="preserve"> </w:t>
      </w:r>
    </w:p>
    <w:p w:rsidR="003D6C31" w:rsidRPr="00C16DF8" w:rsidRDefault="006B5877" w:rsidP="00C16DF8">
      <w:pPr>
        <w:pStyle w:val="NormalWeb"/>
        <w:shd w:val="clear" w:color="auto" w:fill="FFFFFF"/>
        <w:spacing w:before="120" w:beforeAutospacing="0" w:after="120" w:afterAutospacing="0" w:line="360" w:lineRule="auto"/>
        <w:ind w:firstLine="567"/>
        <w:jc w:val="both"/>
        <w:rPr>
          <w:color w:val="000000"/>
          <w:lang w:val="fr-CM"/>
        </w:rPr>
      </w:pPr>
      <w:r w:rsidRPr="00C16DF8">
        <w:rPr>
          <w:color w:val="000000"/>
          <w:lang w:val="fr-CM"/>
        </w:rPr>
        <w:t xml:space="preserve">Contrairement à d'autres genres </w:t>
      </w:r>
      <w:r w:rsidR="00943A55">
        <w:rPr>
          <w:color w:val="000000"/>
          <w:lang w:val="fr-CM"/>
        </w:rPr>
        <w:t xml:space="preserve">comme le </w:t>
      </w:r>
      <w:proofErr w:type="spellStart"/>
      <w:r w:rsidR="00943A55">
        <w:rPr>
          <w:color w:val="000000"/>
          <w:lang w:val="fr-CM"/>
        </w:rPr>
        <w:t>Bikutsi</w:t>
      </w:r>
      <w:proofErr w:type="spellEnd"/>
      <w:r w:rsidR="00943A55">
        <w:rPr>
          <w:color w:val="000000"/>
          <w:lang w:val="fr-CM"/>
        </w:rPr>
        <w:t xml:space="preserve"> ou l’</w:t>
      </w:r>
      <w:proofErr w:type="spellStart"/>
      <w:r w:rsidR="00943A55">
        <w:rPr>
          <w:color w:val="000000"/>
          <w:lang w:val="fr-CM"/>
        </w:rPr>
        <w:t>assiko</w:t>
      </w:r>
      <w:proofErr w:type="spellEnd"/>
      <w:r w:rsidRPr="00C16DF8">
        <w:rPr>
          <w:color w:val="000000"/>
          <w:lang w:val="fr-CM"/>
        </w:rPr>
        <w:t xml:space="preserve">, le </w:t>
      </w:r>
      <w:proofErr w:type="spellStart"/>
      <w:r w:rsidRPr="00C16DF8">
        <w:rPr>
          <w:color w:val="000000"/>
          <w:lang w:val="fr-CM"/>
        </w:rPr>
        <w:t>Mangambeu</w:t>
      </w:r>
      <w:proofErr w:type="spellEnd"/>
      <w:r w:rsidRPr="00C16DF8">
        <w:rPr>
          <w:color w:val="000000"/>
          <w:lang w:val="fr-CM"/>
        </w:rPr>
        <w:t xml:space="preserve"> est lent, souvent en tempo modéré, avec une forte charge émotionnelle. Il est marqué par une basse répétitive et des percussions profondes, créant une atmosphère mystique et introspective.</w:t>
      </w:r>
    </w:p>
    <w:p w:rsidR="00363D93" w:rsidRDefault="00CA239F" w:rsidP="00C16DF8">
      <w:pPr>
        <w:pStyle w:val="Titre3"/>
        <w:rPr>
          <w:lang w:val="fr-FR"/>
        </w:rPr>
      </w:pPr>
      <w:bookmarkStart w:id="98" w:name="_Toc214181634"/>
      <w:r>
        <w:rPr>
          <w:lang w:val="fr-FR"/>
        </w:rPr>
        <w:t>V</w:t>
      </w:r>
      <w:r w:rsidR="00363D93">
        <w:rPr>
          <w:lang w:val="fr-FR"/>
        </w:rPr>
        <w:t xml:space="preserve">.3. </w:t>
      </w:r>
      <w:r w:rsidR="00363D93" w:rsidRPr="00363D93">
        <w:rPr>
          <w:lang w:val="fr-FR"/>
        </w:rPr>
        <w:t>Influences</w:t>
      </w:r>
      <w:r w:rsidR="007F28F4" w:rsidRPr="00363D93">
        <w:rPr>
          <w:lang w:val="fr-FR"/>
        </w:rPr>
        <w:t xml:space="preserve"> des genres étrangers</w:t>
      </w:r>
      <w:bookmarkEnd w:id="98"/>
    </w:p>
    <w:p w:rsidR="00E65E58" w:rsidRDefault="00BC2127" w:rsidP="00C16DF8">
      <w:pPr>
        <w:pStyle w:val="NormalWeb"/>
        <w:shd w:val="clear" w:color="auto" w:fill="FFFFFF"/>
        <w:spacing w:before="120" w:beforeAutospacing="0" w:after="120" w:afterAutospacing="0" w:line="360" w:lineRule="auto"/>
        <w:ind w:firstLine="567"/>
        <w:jc w:val="both"/>
        <w:rPr>
          <w:color w:val="000000"/>
          <w:lang w:val="fr-CM"/>
        </w:rPr>
      </w:pPr>
      <w:r w:rsidRPr="00C16DF8">
        <w:rPr>
          <w:color w:val="000000"/>
          <w:lang w:val="fr-CM"/>
        </w:rPr>
        <w:t xml:space="preserve">Le </w:t>
      </w:r>
      <w:proofErr w:type="spellStart"/>
      <w:r w:rsidRPr="00C16DF8">
        <w:rPr>
          <w:color w:val="000000"/>
          <w:lang w:val="fr-CM"/>
        </w:rPr>
        <w:t>Mangambeu</w:t>
      </w:r>
      <w:proofErr w:type="spellEnd"/>
      <w:r w:rsidRPr="00C16DF8">
        <w:rPr>
          <w:color w:val="000000"/>
          <w:lang w:val="fr-CM"/>
        </w:rPr>
        <w:t xml:space="preserve"> a été influencé par plusieurs genres musicaux étrangers, principalement à travers son évolution vers une forme plus moderne et accessible. Le jazz a apporté des harmonies plus complexes et un jeu instrumental plus libre, notamment à la guitare. Le funk, quant à lui, a influencé le groove de la basse, devenu un élément central dans le </w:t>
      </w:r>
      <w:proofErr w:type="spellStart"/>
      <w:r w:rsidRPr="00C16DF8">
        <w:rPr>
          <w:color w:val="000000"/>
          <w:lang w:val="fr-CM"/>
        </w:rPr>
        <w:t>mangambeu</w:t>
      </w:r>
      <w:proofErr w:type="spellEnd"/>
      <w:r w:rsidRPr="00C16DF8">
        <w:rPr>
          <w:color w:val="000000"/>
          <w:lang w:val="fr-CM"/>
        </w:rPr>
        <w:t xml:space="preserve"> moderne. La rumba congolaise et le </w:t>
      </w:r>
      <w:proofErr w:type="spellStart"/>
      <w:r w:rsidRPr="00C16DF8">
        <w:rPr>
          <w:color w:val="000000"/>
          <w:lang w:val="fr-CM"/>
        </w:rPr>
        <w:t>soukous</w:t>
      </w:r>
      <w:proofErr w:type="spellEnd"/>
      <w:r w:rsidRPr="00C16DF8">
        <w:rPr>
          <w:color w:val="000000"/>
          <w:lang w:val="fr-CM"/>
        </w:rPr>
        <w:t xml:space="preserve"> ont également marqué le genre, en particulier dans les riffs de guitare et les arrangements mélodiques. Enfin, la musique pop et les sonorités électroniques ont permis à certains artistes de moderniser le </w:t>
      </w:r>
      <w:proofErr w:type="spellStart"/>
      <w:r w:rsidRPr="00C16DF8">
        <w:rPr>
          <w:color w:val="000000"/>
          <w:lang w:val="fr-CM"/>
        </w:rPr>
        <w:t>mangambeu</w:t>
      </w:r>
      <w:proofErr w:type="spellEnd"/>
      <w:r w:rsidRPr="00C16DF8">
        <w:rPr>
          <w:color w:val="000000"/>
          <w:lang w:val="fr-CM"/>
        </w:rPr>
        <w:t xml:space="preserve"> avec des synthétiseurs et des boîtes à rythmes, tout en conservant l’âme émotionnelle du style. Ces influences ont contribué à élargir son public, sans le détacher de ses racines.</w:t>
      </w:r>
    </w:p>
    <w:p w:rsidR="000F5288" w:rsidRDefault="00AA01D3" w:rsidP="004E3A1B">
      <w:pPr>
        <w:pStyle w:val="NormalWeb"/>
        <w:shd w:val="clear" w:color="auto" w:fill="FFFFFF"/>
        <w:spacing w:before="120" w:beforeAutospacing="0" w:after="120" w:afterAutospacing="0" w:line="360" w:lineRule="auto"/>
        <w:ind w:firstLine="567"/>
        <w:jc w:val="both"/>
        <w:rPr>
          <w:color w:val="000000"/>
        </w:rPr>
      </w:pPr>
      <w:r w:rsidRPr="000F5288">
        <w:rPr>
          <w:color w:val="000000"/>
        </w:rPr>
        <w:t>Source:</w:t>
      </w:r>
      <w:r w:rsidR="000F5288" w:rsidRPr="000F5288">
        <w:rPr>
          <w:color w:val="000000"/>
        </w:rPr>
        <w:t xml:space="preserve">  </w:t>
      </w:r>
      <w:proofErr w:type="spellStart"/>
      <w:r w:rsidR="000F5288" w:rsidRPr="000F5288">
        <w:rPr>
          <w:color w:val="000000"/>
        </w:rPr>
        <w:t>Manga</w:t>
      </w:r>
      <w:r w:rsidR="004E3A1B">
        <w:rPr>
          <w:color w:val="000000"/>
        </w:rPr>
        <w:t>mbeu</w:t>
      </w:r>
      <w:proofErr w:type="spellEnd"/>
      <w:r w:rsidR="004E3A1B">
        <w:rPr>
          <w:color w:val="000000"/>
        </w:rPr>
        <w:t>: fusion and modern revival</w:t>
      </w:r>
      <w:r>
        <w:rPr>
          <w:color w:val="000000"/>
        </w:rPr>
        <w:t>,</w:t>
      </w:r>
      <w:r w:rsidR="004E3A1B" w:rsidRPr="000F5288">
        <w:rPr>
          <w:color w:val="000000"/>
        </w:rPr>
        <w:t xml:space="preserve"> Music </w:t>
      </w:r>
      <w:r w:rsidRPr="000F5288">
        <w:rPr>
          <w:color w:val="000000"/>
        </w:rPr>
        <w:t>in</w:t>
      </w:r>
      <w:r w:rsidR="004E3A1B" w:rsidRPr="000F5288">
        <w:rPr>
          <w:color w:val="000000"/>
        </w:rPr>
        <w:t xml:space="preserve"> Africa (2022).</w:t>
      </w:r>
    </w:p>
    <w:p w:rsidR="00AA01D3" w:rsidRDefault="00AA01D3">
      <w:pPr>
        <w:rPr>
          <w:rFonts w:ascii="Times New Roman" w:eastAsia="Times New Roman" w:hAnsi="Times New Roman" w:cs="Times New Roman"/>
          <w:color w:val="000000"/>
          <w:sz w:val="24"/>
          <w:szCs w:val="24"/>
        </w:rPr>
      </w:pPr>
      <w:r>
        <w:rPr>
          <w:color w:val="000000"/>
        </w:rPr>
        <w:br w:type="page"/>
      </w:r>
    </w:p>
    <w:p w:rsidR="00E65E58" w:rsidRDefault="00CA239F" w:rsidP="00C16DF8">
      <w:pPr>
        <w:pStyle w:val="Titre3"/>
        <w:rPr>
          <w:lang w:val="fr-FR"/>
        </w:rPr>
      </w:pPr>
      <w:bookmarkStart w:id="99" w:name="_Toc214181635"/>
      <w:r>
        <w:rPr>
          <w:lang w:val="fr-FR"/>
        </w:rPr>
        <w:lastRenderedPageBreak/>
        <w:t>V.4. Instrument de musique</w:t>
      </w:r>
      <w:bookmarkEnd w:id="99"/>
    </w:p>
    <w:p w:rsidR="00451560" w:rsidRPr="00AA01D3" w:rsidRDefault="00451560" w:rsidP="00AA01D3">
      <w:pPr>
        <w:jc w:val="both"/>
        <w:rPr>
          <w:rFonts w:ascii="Times New Roman" w:hAnsi="Times New Roman" w:cs="Times New Roman"/>
          <w:b/>
          <w:sz w:val="24"/>
          <w:lang w:val="fr-FR"/>
        </w:rPr>
      </w:pPr>
      <w:r w:rsidRPr="00AA01D3">
        <w:rPr>
          <w:rFonts w:ascii="Times New Roman" w:hAnsi="Times New Roman" w:cs="Times New Roman"/>
          <w:b/>
          <w:sz w:val="24"/>
          <w:lang w:val="fr-FR"/>
        </w:rPr>
        <w:t xml:space="preserve">1. sanza </w:t>
      </w:r>
      <w:r w:rsidR="00CF5A4B" w:rsidRPr="00AA01D3">
        <w:rPr>
          <w:rFonts w:ascii="Times New Roman" w:hAnsi="Times New Roman" w:cs="Times New Roman"/>
          <w:b/>
          <w:sz w:val="24"/>
          <w:lang w:val="fr-FR"/>
        </w:rPr>
        <w:t xml:space="preserve">appelé localement </w:t>
      </w:r>
      <w:proofErr w:type="spellStart"/>
      <w:r w:rsidR="00CF5A4B" w:rsidRPr="00AA01D3">
        <w:rPr>
          <w:rFonts w:ascii="Times New Roman" w:hAnsi="Times New Roman" w:cs="Times New Roman"/>
          <w:b/>
          <w:sz w:val="24"/>
          <w:lang w:val="fr-FR"/>
        </w:rPr>
        <w:t>Biap</w:t>
      </w:r>
      <w:proofErr w:type="spellEnd"/>
    </w:p>
    <w:p w:rsidR="006470D3" w:rsidRPr="00AA01D3" w:rsidRDefault="00AA01D3" w:rsidP="00AA01D3">
      <w:pPr>
        <w:pStyle w:val="Lgende"/>
        <w:rPr>
          <w:rFonts w:ascii="Times New Roman" w:hAnsi="Times New Roman" w:cs="Times New Roman"/>
          <w:b/>
          <w:i w:val="0"/>
          <w:color w:val="000000" w:themeColor="text1"/>
          <w:sz w:val="24"/>
          <w:szCs w:val="24"/>
          <w:lang w:val="fr-FR"/>
        </w:rPr>
      </w:pPr>
      <w:bookmarkStart w:id="100" w:name="_Toc214178424"/>
      <w:r w:rsidRPr="00AA01D3">
        <w:rPr>
          <w:rFonts w:ascii="Times New Roman" w:hAnsi="Times New Roman" w:cs="Times New Roman"/>
          <w:b/>
          <w:i w:val="0"/>
          <w:color w:val="000000" w:themeColor="text1"/>
          <w:sz w:val="24"/>
          <w:szCs w:val="24"/>
        </w:rPr>
        <w:t xml:space="preserve">Figure </w:t>
      </w:r>
      <w:r w:rsidRPr="00AA01D3">
        <w:rPr>
          <w:rFonts w:ascii="Times New Roman" w:hAnsi="Times New Roman" w:cs="Times New Roman"/>
          <w:b/>
          <w:i w:val="0"/>
          <w:color w:val="000000" w:themeColor="text1"/>
          <w:sz w:val="24"/>
          <w:szCs w:val="24"/>
        </w:rPr>
        <w:fldChar w:fldCharType="begin"/>
      </w:r>
      <w:r w:rsidRPr="00AA01D3">
        <w:rPr>
          <w:rFonts w:ascii="Times New Roman" w:hAnsi="Times New Roman" w:cs="Times New Roman"/>
          <w:b/>
          <w:i w:val="0"/>
          <w:color w:val="000000" w:themeColor="text1"/>
          <w:sz w:val="24"/>
          <w:szCs w:val="24"/>
        </w:rPr>
        <w:instrText xml:space="preserve"> SEQ Figure \* ARABIC </w:instrText>
      </w:r>
      <w:r w:rsidRPr="00AA01D3">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6</w:t>
      </w:r>
      <w:r w:rsidRPr="00AA01D3">
        <w:rPr>
          <w:rFonts w:ascii="Times New Roman" w:hAnsi="Times New Roman" w:cs="Times New Roman"/>
          <w:b/>
          <w:i w:val="0"/>
          <w:color w:val="000000" w:themeColor="text1"/>
          <w:sz w:val="24"/>
          <w:szCs w:val="24"/>
        </w:rPr>
        <w:fldChar w:fldCharType="end"/>
      </w:r>
      <w:r w:rsidR="006470D3" w:rsidRPr="00AA01D3">
        <w:rPr>
          <w:rFonts w:ascii="Times New Roman" w:hAnsi="Times New Roman" w:cs="Times New Roman"/>
          <w:b/>
          <w:i w:val="0"/>
          <w:color w:val="000000" w:themeColor="text1"/>
          <w:sz w:val="24"/>
          <w:szCs w:val="24"/>
          <w:lang w:val="fr-FR"/>
        </w:rPr>
        <w:t xml:space="preserve">: </w:t>
      </w:r>
      <w:r w:rsidRPr="00AA01D3">
        <w:rPr>
          <w:rFonts w:ascii="Times New Roman" w:hAnsi="Times New Roman" w:cs="Times New Roman"/>
          <w:i w:val="0"/>
          <w:color w:val="000000" w:themeColor="text1"/>
          <w:sz w:val="24"/>
          <w:szCs w:val="24"/>
          <w:lang w:val="fr-FR"/>
        </w:rPr>
        <w:t>P</w:t>
      </w:r>
      <w:r w:rsidR="006470D3" w:rsidRPr="00AA01D3">
        <w:rPr>
          <w:rFonts w:ascii="Times New Roman" w:hAnsi="Times New Roman" w:cs="Times New Roman"/>
          <w:i w:val="0"/>
          <w:color w:val="000000" w:themeColor="text1"/>
          <w:sz w:val="24"/>
          <w:szCs w:val="24"/>
          <w:lang w:val="fr-FR"/>
        </w:rPr>
        <w:t>hoto de sanza</w:t>
      </w:r>
      <w:bookmarkEnd w:id="100"/>
    </w:p>
    <w:p w:rsidR="00C36AB4" w:rsidRDefault="00C36AB4" w:rsidP="00C36AB4">
      <w:pPr>
        <w:pStyle w:val="NormalWeb"/>
        <w:shd w:val="clear" w:color="auto" w:fill="FFFFFF"/>
        <w:spacing w:before="120" w:beforeAutospacing="0" w:after="120" w:afterAutospacing="0" w:line="360" w:lineRule="auto"/>
        <w:ind w:firstLine="567"/>
        <w:jc w:val="center"/>
        <w:rPr>
          <w:color w:val="000000"/>
          <w:lang w:val="fr-CM"/>
        </w:rPr>
      </w:pPr>
      <w:r w:rsidRPr="00C36AB4">
        <w:rPr>
          <w:noProof/>
          <w:color w:val="000000"/>
          <w:lang w:val="fr-FR" w:eastAsia="fr-FR"/>
        </w:rPr>
        <w:drawing>
          <wp:inline distT="0" distB="0" distL="0" distR="0">
            <wp:extent cx="1590040" cy="1868557"/>
            <wp:effectExtent l="0" t="0" r="0" b="0"/>
            <wp:docPr id="28" name="Image 28" descr="C:\Users\ADMIN\Desktop\Nouveau dossier (10)\Nouveau dossier\Nouveau dossier\IMG-20251114-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Nouveau dossier (10)\Nouveau dossier\Nouveau dossier\IMG-20251114-WA0019.jpg"/>
                    <pic:cNvPicPr>
                      <a:picLocks noChangeAspect="1" noChangeArrowheads="1"/>
                    </pic:cNvPicPr>
                  </pic:nvPicPr>
                  <pic:blipFill rotWithShape="1">
                    <a:blip r:embed="rId78">
                      <a:extLst>
                        <a:ext uri="{28A0092B-C50C-407E-A947-70E740481C1C}">
                          <a14:useLocalDpi xmlns:a14="http://schemas.microsoft.com/office/drawing/2010/main" val="0"/>
                        </a:ext>
                      </a:extLst>
                    </a:blip>
                    <a:srcRect l="61245" t="47826" r="13724"/>
                    <a:stretch/>
                  </pic:blipFill>
                  <pic:spPr bwMode="auto">
                    <a:xfrm>
                      <a:off x="0" y="0"/>
                      <a:ext cx="1594703" cy="1874037"/>
                    </a:xfrm>
                    <a:prstGeom prst="rect">
                      <a:avLst/>
                    </a:prstGeom>
                    <a:noFill/>
                    <a:ln>
                      <a:noFill/>
                    </a:ln>
                    <a:extLst>
                      <a:ext uri="{53640926-AAD7-44D8-BBD7-CCE9431645EC}">
                        <a14:shadowObscured xmlns:a14="http://schemas.microsoft.com/office/drawing/2010/main"/>
                      </a:ext>
                    </a:extLst>
                  </pic:spPr>
                </pic:pic>
              </a:graphicData>
            </a:graphic>
          </wp:inline>
        </w:drawing>
      </w:r>
    </w:p>
    <w:p w:rsidR="00CE3E12" w:rsidRPr="00C16DF8" w:rsidRDefault="00CE3E12" w:rsidP="00C16DF8">
      <w:pPr>
        <w:pStyle w:val="NormalWeb"/>
        <w:shd w:val="clear" w:color="auto" w:fill="FFFFFF"/>
        <w:spacing w:before="120" w:beforeAutospacing="0" w:after="120" w:afterAutospacing="0" w:line="360" w:lineRule="auto"/>
        <w:ind w:firstLine="567"/>
        <w:jc w:val="both"/>
        <w:rPr>
          <w:color w:val="000000"/>
          <w:lang w:val="fr-CM"/>
        </w:rPr>
      </w:pPr>
      <w:r w:rsidRPr="00C16DF8">
        <w:rPr>
          <w:color w:val="000000"/>
          <w:lang w:val="fr-CM"/>
        </w:rPr>
        <w:t xml:space="preserve">Instrument à lamelles, composé d’une boîte de résonance (souvent en bois ou en calebasse) sur laquelle sont fixées des lames métalliques de différentes longueurs.  On joue la sanza en </w:t>
      </w:r>
      <w:proofErr w:type="spellStart"/>
      <w:r w:rsidRPr="00C16DF8">
        <w:rPr>
          <w:color w:val="000000"/>
          <w:lang w:val="fr-CM"/>
        </w:rPr>
        <w:t>pinçant</w:t>
      </w:r>
      <w:proofErr w:type="spellEnd"/>
      <w:r w:rsidRPr="00C16DF8">
        <w:rPr>
          <w:color w:val="000000"/>
          <w:lang w:val="fr-CM"/>
        </w:rPr>
        <w:t xml:space="preserve"> les lamelles avec les pouces, d’où son surnom "piano à pouces". Elle produit un son doux, mélodique et répétitif, idéal pour accompagner les chants lents et profonds du </w:t>
      </w:r>
      <w:proofErr w:type="spellStart"/>
      <w:r w:rsidRPr="00C16DF8">
        <w:rPr>
          <w:color w:val="000000"/>
          <w:lang w:val="fr-CM"/>
        </w:rPr>
        <w:t>mangambeu</w:t>
      </w:r>
      <w:proofErr w:type="spellEnd"/>
      <w:r w:rsidRPr="00C16DF8">
        <w:rPr>
          <w:color w:val="000000"/>
          <w:lang w:val="fr-CM"/>
        </w:rPr>
        <w:t>.</w:t>
      </w:r>
    </w:p>
    <w:p w:rsidR="00E65E58" w:rsidRPr="00C16DF8" w:rsidRDefault="00CE3E12" w:rsidP="00C16DF8">
      <w:pPr>
        <w:pStyle w:val="NormalWeb"/>
        <w:shd w:val="clear" w:color="auto" w:fill="FFFFFF"/>
        <w:spacing w:before="120" w:beforeAutospacing="0" w:after="120" w:afterAutospacing="0" w:line="360" w:lineRule="auto"/>
        <w:ind w:firstLine="567"/>
        <w:jc w:val="both"/>
        <w:rPr>
          <w:color w:val="000000"/>
          <w:lang w:val="fr-CM"/>
        </w:rPr>
      </w:pPr>
      <w:r w:rsidRPr="00C16DF8">
        <w:rPr>
          <w:color w:val="000000"/>
          <w:lang w:val="fr-CM"/>
        </w:rPr>
        <w:t xml:space="preserve"> Elle est parfois intégrée pour créer une ambiance méditative ou spirituelle, surtout dans les performances acoustiques ou intimistes.  Elle peut remplacer ou compléter la guitare, en apportant une texture légère et traditionnelle.</w:t>
      </w:r>
    </w:p>
    <w:p w:rsidR="00E65E58" w:rsidRPr="00E65E58" w:rsidRDefault="00E65E58" w:rsidP="00E65E58">
      <w:pPr>
        <w:rPr>
          <w:rFonts w:ascii="Times New Roman" w:hAnsi="Times New Roman" w:cs="Times New Roman"/>
          <w:b/>
          <w:lang w:val="fr-CM"/>
        </w:rPr>
      </w:pPr>
      <w:r>
        <w:rPr>
          <w:rFonts w:ascii="Times New Roman" w:hAnsi="Times New Roman" w:cs="Times New Roman"/>
          <w:b/>
          <w:lang w:val="fr-CM"/>
        </w:rPr>
        <w:t>2</w:t>
      </w:r>
      <w:r w:rsidRPr="00E65E58">
        <w:rPr>
          <w:rFonts w:ascii="Times New Roman" w:hAnsi="Times New Roman" w:cs="Times New Roman"/>
          <w:b/>
          <w:lang w:val="fr-CM"/>
        </w:rPr>
        <w:t>.</w:t>
      </w:r>
      <w:r>
        <w:rPr>
          <w:rFonts w:ascii="Times New Roman" w:hAnsi="Times New Roman" w:cs="Times New Roman"/>
          <w:b/>
          <w:lang w:val="fr-CM"/>
        </w:rPr>
        <w:t xml:space="preserve"> </w:t>
      </w:r>
      <w:r w:rsidRPr="00E65E58">
        <w:rPr>
          <w:rFonts w:ascii="Times New Roman" w:hAnsi="Times New Roman" w:cs="Times New Roman"/>
          <w:b/>
          <w:lang w:val="fr-CM"/>
        </w:rPr>
        <w:t xml:space="preserve"> Tambours traditionnels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Instrument central du rythme </w:t>
      </w:r>
      <w:proofErr w:type="spellStart"/>
      <w:r w:rsidRPr="00C36AB4">
        <w:rPr>
          <w:rFonts w:ascii="Times New Roman" w:hAnsi="Times New Roman" w:cs="Times New Roman"/>
          <w:sz w:val="24"/>
          <w:szCs w:val="24"/>
          <w:lang w:val="fr-CM"/>
        </w:rPr>
        <w:t>mangambeu</w:t>
      </w:r>
      <w:proofErr w:type="spellEnd"/>
      <w:r w:rsidRPr="00C36AB4">
        <w:rPr>
          <w:rFonts w:ascii="Times New Roman" w:hAnsi="Times New Roman" w:cs="Times New Roman"/>
          <w:sz w:val="24"/>
          <w:szCs w:val="24"/>
          <w:lang w:val="fr-CM"/>
        </w:rPr>
        <w:t xml:space="preserve">.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Joués à mains nues ou avec des baguettes.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Produisent des sons graves et profonds, marquant la lenteur et l’émotion du style.</w:t>
      </w:r>
    </w:p>
    <w:p w:rsidR="00E65E58" w:rsidRPr="00E65E58" w:rsidRDefault="00451560" w:rsidP="00451560">
      <w:pPr>
        <w:rPr>
          <w:rFonts w:ascii="Times New Roman" w:hAnsi="Times New Roman" w:cs="Times New Roman"/>
          <w:b/>
          <w:lang w:val="fr-CM"/>
        </w:rPr>
      </w:pPr>
      <w:r>
        <w:rPr>
          <w:rFonts w:ascii="Times New Roman" w:hAnsi="Times New Roman" w:cs="Times New Roman"/>
          <w:b/>
          <w:lang w:val="fr-CM"/>
        </w:rPr>
        <w:t>3</w:t>
      </w:r>
      <w:r w:rsidR="00E65E58">
        <w:rPr>
          <w:rFonts w:ascii="Times New Roman" w:hAnsi="Times New Roman" w:cs="Times New Roman"/>
          <w:b/>
          <w:lang w:val="fr-CM"/>
        </w:rPr>
        <w:t xml:space="preserve">. Guitare basse / </w:t>
      </w:r>
      <w:r w:rsidR="00E65E58" w:rsidRPr="00E65E58">
        <w:rPr>
          <w:rFonts w:ascii="Times New Roman" w:hAnsi="Times New Roman" w:cs="Times New Roman"/>
          <w:b/>
          <w:lang w:val="fr-CM"/>
        </w:rPr>
        <w:t>Guitare solo (électrique ou acoustique</w:t>
      </w:r>
      <w:r w:rsidR="00E65E58">
        <w:rPr>
          <w:rFonts w:ascii="Times New Roman" w:hAnsi="Times New Roman" w:cs="Times New Roman"/>
          <w:b/>
          <w:lang w:val="fr-CM"/>
        </w:rPr>
        <w:t>)</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Utilisée dans les versions modernes.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Joue une ligne répétitive et lourde, qui soutient l’atmosphère grave du genre.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La basse est très mise en avant dans le </w:t>
      </w:r>
      <w:proofErr w:type="spellStart"/>
      <w:r w:rsidRPr="00C36AB4">
        <w:rPr>
          <w:rFonts w:ascii="Times New Roman" w:hAnsi="Times New Roman" w:cs="Times New Roman"/>
          <w:sz w:val="24"/>
          <w:szCs w:val="24"/>
          <w:lang w:val="fr-CM"/>
        </w:rPr>
        <w:t>mangambeu</w:t>
      </w:r>
      <w:proofErr w:type="spellEnd"/>
      <w:r w:rsidRPr="00C36AB4">
        <w:rPr>
          <w:rFonts w:ascii="Times New Roman" w:hAnsi="Times New Roman" w:cs="Times New Roman"/>
          <w:sz w:val="24"/>
          <w:szCs w:val="24"/>
          <w:lang w:val="fr-CM"/>
        </w:rPr>
        <w:t>.</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Introduit des ornements mélodiques, souvent en arpèges ou riffs doux.  </w:t>
      </w:r>
    </w:p>
    <w:p w:rsidR="00E65E58"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Elle dialogue parfois avec la voix.</w:t>
      </w:r>
    </w:p>
    <w:p w:rsidR="00AA01D3" w:rsidRPr="00C36AB4" w:rsidRDefault="00AA01D3" w:rsidP="00AA01D3">
      <w:pPr>
        <w:pStyle w:val="Paragraphedeliste"/>
        <w:spacing w:line="360" w:lineRule="auto"/>
        <w:jc w:val="both"/>
        <w:rPr>
          <w:rFonts w:ascii="Times New Roman" w:hAnsi="Times New Roman" w:cs="Times New Roman"/>
          <w:sz w:val="24"/>
          <w:szCs w:val="24"/>
          <w:lang w:val="fr-CM"/>
        </w:rPr>
      </w:pPr>
    </w:p>
    <w:p w:rsidR="00E65E58" w:rsidRPr="00E65E58" w:rsidRDefault="00451560" w:rsidP="00E65E58">
      <w:pPr>
        <w:rPr>
          <w:rFonts w:ascii="Times New Roman" w:hAnsi="Times New Roman" w:cs="Times New Roman"/>
          <w:b/>
          <w:lang w:val="fr-CM"/>
        </w:rPr>
      </w:pPr>
      <w:r>
        <w:rPr>
          <w:rFonts w:ascii="Times New Roman" w:hAnsi="Times New Roman" w:cs="Times New Roman"/>
          <w:b/>
          <w:lang w:val="fr-CM"/>
        </w:rPr>
        <w:lastRenderedPageBreak/>
        <w:t>4</w:t>
      </w:r>
      <w:r w:rsidR="00E65E58" w:rsidRPr="00E65E58">
        <w:rPr>
          <w:rFonts w:ascii="Times New Roman" w:hAnsi="Times New Roman" w:cs="Times New Roman"/>
          <w:b/>
          <w:lang w:val="fr-CM"/>
        </w:rPr>
        <w:t xml:space="preserve">. Percussions complémentaires (cloches, calebasses, shakers)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 xml:space="preserve">Utilisées pour enrichir le fond rythmique.  </w:t>
      </w:r>
    </w:p>
    <w:p w:rsidR="00E65E58" w:rsidRPr="00C36AB4" w:rsidRDefault="00E65E58" w:rsidP="00C36AB4">
      <w:pPr>
        <w:pStyle w:val="Paragraphedeliste"/>
        <w:numPr>
          <w:ilvl w:val="0"/>
          <w:numId w:val="35"/>
        </w:numPr>
        <w:spacing w:line="360" w:lineRule="auto"/>
        <w:jc w:val="both"/>
        <w:rPr>
          <w:rFonts w:ascii="Times New Roman" w:hAnsi="Times New Roman" w:cs="Times New Roman"/>
          <w:sz w:val="24"/>
          <w:szCs w:val="24"/>
          <w:lang w:val="fr-CM"/>
        </w:rPr>
      </w:pPr>
      <w:r w:rsidRPr="00C36AB4">
        <w:rPr>
          <w:rFonts w:ascii="Times New Roman" w:hAnsi="Times New Roman" w:cs="Times New Roman"/>
          <w:sz w:val="24"/>
          <w:szCs w:val="24"/>
          <w:lang w:val="fr-CM"/>
        </w:rPr>
        <w:t>Elles ajoutent de la texture au morceau sans casser la lenteur caractéristique.</w:t>
      </w:r>
    </w:p>
    <w:p w:rsidR="00451560" w:rsidRDefault="00E65E58" w:rsidP="00E65E58">
      <w:pPr>
        <w:rPr>
          <w:rFonts w:ascii="Times New Roman" w:hAnsi="Times New Roman" w:cs="Times New Roman"/>
          <w:b/>
        </w:rPr>
      </w:pPr>
      <w:r w:rsidRPr="00DD17C3">
        <w:rPr>
          <w:rFonts w:ascii="Times New Roman" w:hAnsi="Times New Roman" w:cs="Times New Roman"/>
          <w:b/>
          <w:lang w:val="fr-CM"/>
        </w:rPr>
        <w:t xml:space="preserve"> </w:t>
      </w:r>
      <w:r w:rsidR="00C36AB4">
        <w:rPr>
          <w:rFonts w:ascii="Times New Roman" w:hAnsi="Times New Roman" w:cs="Times New Roman"/>
          <w:b/>
        </w:rPr>
        <w:t>Source:</w:t>
      </w:r>
      <w:r>
        <w:rPr>
          <w:rFonts w:ascii="Times New Roman" w:hAnsi="Times New Roman" w:cs="Times New Roman"/>
          <w:b/>
        </w:rPr>
        <w:t xml:space="preserve">  </w:t>
      </w:r>
      <w:r w:rsidRPr="00E65E58">
        <w:rPr>
          <w:rFonts w:ascii="Times New Roman" w:hAnsi="Times New Roman" w:cs="Times New Roman"/>
          <w:b/>
        </w:rPr>
        <w:t>T</w:t>
      </w:r>
      <w:r w:rsidR="00451560">
        <w:rPr>
          <w:rFonts w:ascii="Times New Roman" w:hAnsi="Times New Roman" w:cs="Times New Roman"/>
          <w:b/>
        </w:rPr>
        <w:t xml:space="preserve">raditional music of Cameroon.  </w:t>
      </w:r>
    </w:p>
    <w:p w:rsidR="00E65E58" w:rsidRPr="00451560" w:rsidRDefault="00451560" w:rsidP="00E65E58">
      <w:pPr>
        <w:rPr>
          <w:rFonts w:ascii="Times New Roman" w:hAnsi="Times New Roman" w:cs="Times New Roman"/>
          <w:b/>
          <w:lang w:val="fr-CM"/>
        </w:rPr>
      </w:pPr>
      <w:r w:rsidRPr="00DD17C3">
        <w:rPr>
          <w:rFonts w:ascii="Times New Roman" w:hAnsi="Times New Roman" w:cs="Times New Roman"/>
          <w:b/>
        </w:rPr>
        <w:t xml:space="preserve">                  </w:t>
      </w:r>
      <w:r w:rsidR="00E65E58" w:rsidRPr="00DD17C3">
        <w:rPr>
          <w:rFonts w:ascii="Times New Roman" w:hAnsi="Times New Roman" w:cs="Times New Roman"/>
          <w:b/>
        </w:rPr>
        <w:t xml:space="preserve"> </w:t>
      </w:r>
      <w:r w:rsidR="00E65E58" w:rsidRPr="00E65E58">
        <w:rPr>
          <w:rFonts w:ascii="Times New Roman" w:hAnsi="Times New Roman" w:cs="Times New Roman"/>
          <w:b/>
          <w:lang w:val="fr-CM"/>
        </w:rPr>
        <w:t>Musiques traditionnelles</w:t>
      </w:r>
      <w:r>
        <w:rPr>
          <w:rFonts w:ascii="Times New Roman" w:hAnsi="Times New Roman" w:cs="Times New Roman"/>
          <w:b/>
          <w:lang w:val="fr-CM"/>
        </w:rPr>
        <w:t xml:space="preserve"> du Cameroun,</w:t>
      </w:r>
      <w:r w:rsidR="00E65E58" w:rsidRPr="00E65E58">
        <w:rPr>
          <w:rFonts w:ascii="Times New Roman" w:hAnsi="Times New Roman" w:cs="Times New Roman"/>
          <w:b/>
          <w:lang w:val="fr-CM"/>
        </w:rPr>
        <w:t xml:space="preserve"> </w:t>
      </w:r>
      <w:proofErr w:type="spellStart"/>
      <w:r w:rsidR="00E65E58" w:rsidRPr="00E65E58">
        <w:rPr>
          <w:rFonts w:ascii="Times New Roman" w:hAnsi="Times New Roman" w:cs="Times New Roman"/>
          <w:b/>
          <w:lang w:val="fr-CM"/>
        </w:rPr>
        <w:t>Nguimfack</w:t>
      </w:r>
      <w:proofErr w:type="spellEnd"/>
      <w:r w:rsidR="00E65E58" w:rsidRPr="00E65E58">
        <w:rPr>
          <w:rFonts w:ascii="Times New Roman" w:hAnsi="Times New Roman" w:cs="Times New Roman"/>
          <w:b/>
          <w:lang w:val="fr-CM"/>
        </w:rPr>
        <w:t xml:space="preserve">, B. (2013).  </w:t>
      </w:r>
    </w:p>
    <w:p w:rsidR="00E65E58" w:rsidRDefault="00451560" w:rsidP="00451560">
      <w:pPr>
        <w:rPr>
          <w:rFonts w:ascii="Times New Roman" w:hAnsi="Times New Roman" w:cs="Times New Roman"/>
          <w:b/>
          <w:lang w:val="fr-CM"/>
        </w:rPr>
      </w:pPr>
      <w:r>
        <w:rPr>
          <w:rFonts w:ascii="Times New Roman" w:hAnsi="Times New Roman" w:cs="Times New Roman"/>
          <w:b/>
          <w:lang w:val="fr-CM"/>
        </w:rPr>
        <w:t xml:space="preserve">                 </w:t>
      </w:r>
      <w:r w:rsidRPr="00E65E58">
        <w:rPr>
          <w:rFonts w:ascii="Times New Roman" w:hAnsi="Times New Roman" w:cs="Times New Roman"/>
          <w:b/>
          <w:lang w:val="fr-CM"/>
        </w:rPr>
        <w:t xml:space="preserve"> </w:t>
      </w:r>
      <w:r w:rsidR="00E65E58" w:rsidRPr="00E65E58">
        <w:rPr>
          <w:rFonts w:ascii="Times New Roman" w:hAnsi="Times New Roman" w:cs="Times New Roman"/>
          <w:b/>
          <w:lang w:val="fr-CM"/>
        </w:rPr>
        <w:t xml:space="preserve">Le </w:t>
      </w:r>
      <w:proofErr w:type="spellStart"/>
      <w:r w:rsidR="00E65E58" w:rsidRPr="00E65E58">
        <w:rPr>
          <w:rFonts w:ascii="Times New Roman" w:hAnsi="Times New Roman" w:cs="Times New Roman"/>
          <w:b/>
          <w:lang w:val="fr-CM"/>
        </w:rPr>
        <w:t>mangambeu</w:t>
      </w:r>
      <w:proofErr w:type="spellEnd"/>
      <w:r>
        <w:rPr>
          <w:rFonts w:ascii="Times New Roman" w:hAnsi="Times New Roman" w:cs="Times New Roman"/>
          <w:b/>
          <w:lang w:val="fr-CM"/>
        </w:rPr>
        <w:t xml:space="preserve"> : entre tradition et modernité,</w:t>
      </w:r>
      <w:r w:rsidRPr="00451560">
        <w:rPr>
          <w:rFonts w:ascii="Times New Roman" w:hAnsi="Times New Roman" w:cs="Times New Roman"/>
          <w:b/>
          <w:lang w:val="fr-CM"/>
        </w:rPr>
        <w:t xml:space="preserve"> </w:t>
      </w:r>
      <w:proofErr w:type="spellStart"/>
      <w:r w:rsidRPr="00E65E58">
        <w:rPr>
          <w:rFonts w:ascii="Times New Roman" w:hAnsi="Times New Roman" w:cs="Times New Roman"/>
          <w:b/>
          <w:lang w:val="fr-CM"/>
        </w:rPr>
        <w:t>Nguimfack</w:t>
      </w:r>
      <w:proofErr w:type="spellEnd"/>
      <w:r w:rsidRPr="00E65E58">
        <w:rPr>
          <w:rFonts w:ascii="Times New Roman" w:hAnsi="Times New Roman" w:cs="Times New Roman"/>
          <w:b/>
          <w:lang w:val="fr-CM"/>
        </w:rPr>
        <w:t>, B. (2013).</w:t>
      </w:r>
    </w:p>
    <w:p w:rsidR="00CE3E12" w:rsidRPr="00AA01D3" w:rsidRDefault="00CE3E12" w:rsidP="00AA01D3">
      <w:pPr>
        <w:spacing w:line="360" w:lineRule="auto"/>
        <w:jc w:val="both"/>
        <w:rPr>
          <w:rFonts w:ascii="Times New Roman" w:hAnsi="Times New Roman" w:cs="Times New Roman"/>
          <w:b/>
          <w:sz w:val="24"/>
          <w:lang w:val="fr-CM"/>
        </w:rPr>
      </w:pPr>
      <w:r w:rsidRPr="00AA01D3">
        <w:rPr>
          <w:rFonts w:ascii="Times New Roman" w:hAnsi="Times New Roman" w:cs="Times New Roman"/>
          <w:b/>
          <w:sz w:val="24"/>
          <w:lang w:val="fr-CM"/>
        </w:rPr>
        <w:t xml:space="preserve"> </w:t>
      </w:r>
      <w:hyperlink r:id="rId79" w:history="1">
        <w:r w:rsidRPr="00AA01D3">
          <w:rPr>
            <w:rStyle w:val="Lienhypertexte"/>
            <w:rFonts w:ascii="Times New Roman" w:hAnsi="Times New Roman" w:cs="Times New Roman"/>
            <w:b/>
            <w:sz w:val="24"/>
            <w:lang w:val="fr-CM"/>
          </w:rPr>
          <w:t>https://www.sanzaradio.org/comment-jouer-de-la-sanza-guide-complet-pour-maitriser-cet-instrument-africain/</w:t>
        </w:r>
      </w:hyperlink>
    </w:p>
    <w:p w:rsidR="007F28F4" w:rsidRPr="00363D93" w:rsidRDefault="00CA239F" w:rsidP="00C36AB4">
      <w:pPr>
        <w:pStyle w:val="Titre3"/>
        <w:rPr>
          <w:lang w:val="fr-FR"/>
        </w:rPr>
      </w:pPr>
      <w:bookmarkStart w:id="101" w:name="_Toc214181636"/>
      <w:r>
        <w:rPr>
          <w:lang w:val="fr-FR"/>
        </w:rPr>
        <w:t>V.5</w:t>
      </w:r>
      <w:r w:rsidR="00363D93" w:rsidRPr="00363D93">
        <w:rPr>
          <w:lang w:val="fr-FR"/>
        </w:rPr>
        <w:t>.</w:t>
      </w:r>
      <w:r w:rsidR="00363D93">
        <w:rPr>
          <w:b w:val="0"/>
          <w:lang w:val="fr-FR"/>
        </w:rPr>
        <w:t xml:space="preserve">  </w:t>
      </w:r>
      <w:r w:rsidR="007F28F4" w:rsidRPr="00906FC8">
        <w:rPr>
          <w:lang w:val="fr-FR"/>
        </w:rPr>
        <w:t>Figures proue</w:t>
      </w:r>
      <w:bookmarkEnd w:id="101"/>
    </w:p>
    <w:p w:rsidR="00363D93" w:rsidRPr="004648A3" w:rsidRDefault="00BC2127" w:rsidP="004648A3">
      <w:pPr>
        <w:pStyle w:val="Paragraphedeliste"/>
        <w:numPr>
          <w:ilvl w:val="0"/>
          <w:numId w:val="14"/>
        </w:numPr>
        <w:spacing w:before="120" w:after="120" w:line="360" w:lineRule="auto"/>
        <w:jc w:val="both"/>
        <w:rPr>
          <w:rFonts w:ascii="Times New Roman" w:hAnsi="Times New Roman" w:cs="Times New Roman"/>
          <w:b/>
          <w:sz w:val="28"/>
          <w:szCs w:val="24"/>
          <w:lang w:val="fr-FR"/>
        </w:rPr>
      </w:pPr>
      <w:r w:rsidRPr="004648A3">
        <w:rPr>
          <w:rFonts w:ascii="Times New Roman" w:hAnsi="Times New Roman" w:cs="Times New Roman"/>
          <w:b/>
          <w:color w:val="000000"/>
          <w:sz w:val="24"/>
          <w:lang w:val="fr-CM"/>
        </w:rPr>
        <w:t xml:space="preserve">Pierre </w:t>
      </w:r>
      <w:proofErr w:type="spellStart"/>
      <w:r w:rsidRPr="004648A3">
        <w:rPr>
          <w:rFonts w:ascii="Times New Roman" w:hAnsi="Times New Roman" w:cs="Times New Roman"/>
          <w:b/>
          <w:color w:val="000000"/>
          <w:sz w:val="24"/>
          <w:lang w:val="fr-CM"/>
        </w:rPr>
        <w:t>Didy</w:t>
      </w:r>
      <w:proofErr w:type="spellEnd"/>
      <w:r w:rsidRPr="004648A3">
        <w:rPr>
          <w:rFonts w:ascii="Times New Roman" w:hAnsi="Times New Roman" w:cs="Times New Roman"/>
          <w:b/>
          <w:color w:val="000000"/>
          <w:sz w:val="24"/>
          <w:lang w:val="fr-CM"/>
        </w:rPr>
        <w:t xml:space="preserve"> </w:t>
      </w:r>
      <w:proofErr w:type="spellStart"/>
      <w:r w:rsidRPr="004648A3">
        <w:rPr>
          <w:rFonts w:ascii="Times New Roman" w:hAnsi="Times New Roman" w:cs="Times New Roman"/>
          <w:b/>
          <w:color w:val="000000"/>
          <w:sz w:val="24"/>
          <w:lang w:val="fr-CM"/>
        </w:rPr>
        <w:t>Tchakounté</w:t>
      </w:r>
      <w:proofErr w:type="spellEnd"/>
    </w:p>
    <w:p w:rsidR="00363D93" w:rsidRDefault="00CF5A4B" w:rsidP="00906FC8">
      <w:pPr>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t>BIOGRAPHIE</w:t>
      </w:r>
    </w:p>
    <w:p w:rsidR="00CF5A4B" w:rsidRPr="00CF5A4B" w:rsidRDefault="00CF5A4B" w:rsidP="00CF5A4B">
      <w:pPr>
        <w:spacing w:before="120" w:after="120" w:line="360" w:lineRule="auto"/>
        <w:jc w:val="both"/>
        <w:rPr>
          <w:rFonts w:ascii="Times New Roman" w:hAnsi="Times New Roman" w:cs="Times New Roman"/>
          <w:sz w:val="24"/>
          <w:szCs w:val="24"/>
          <w:lang w:val="fr-FR"/>
        </w:rPr>
      </w:pPr>
      <w:r w:rsidRPr="00CF5A4B">
        <w:rPr>
          <w:rFonts w:ascii="Times New Roman" w:hAnsi="Times New Roman" w:cs="Times New Roman"/>
          <w:sz w:val="24"/>
          <w:szCs w:val="24"/>
          <w:lang w:val="fr-FR"/>
        </w:rPr>
        <w:t xml:space="preserve">Pierre </w:t>
      </w:r>
      <w:proofErr w:type="spellStart"/>
      <w:r w:rsidRPr="00CF5A4B">
        <w:rPr>
          <w:rFonts w:ascii="Times New Roman" w:hAnsi="Times New Roman" w:cs="Times New Roman"/>
          <w:sz w:val="24"/>
          <w:szCs w:val="24"/>
          <w:lang w:val="fr-FR"/>
        </w:rPr>
        <w:t>Didy</w:t>
      </w:r>
      <w:proofErr w:type="spellEnd"/>
      <w:r w:rsidRPr="00CF5A4B">
        <w:rPr>
          <w:rFonts w:ascii="Times New Roman" w:hAnsi="Times New Roman" w:cs="Times New Roman"/>
          <w:sz w:val="24"/>
          <w:szCs w:val="24"/>
          <w:lang w:val="fr-FR"/>
        </w:rPr>
        <w:t xml:space="preserve"> </w:t>
      </w:r>
      <w:proofErr w:type="spellStart"/>
      <w:r w:rsidRPr="00CF5A4B">
        <w:rPr>
          <w:rFonts w:ascii="Times New Roman" w:hAnsi="Times New Roman" w:cs="Times New Roman"/>
          <w:sz w:val="24"/>
          <w:szCs w:val="24"/>
          <w:lang w:val="fr-FR"/>
        </w:rPr>
        <w:t>Tchakounté</w:t>
      </w:r>
      <w:proofErr w:type="spellEnd"/>
      <w:r w:rsidRPr="00CF5A4B">
        <w:rPr>
          <w:rFonts w:ascii="Times New Roman" w:hAnsi="Times New Roman" w:cs="Times New Roman"/>
          <w:sz w:val="24"/>
          <w:szCs w:val="24"/>
          <w:lang w:val="fr-FR"/>
        </w:rPr>
        <w:t xml:space="preserve"> est un musicien camerounais né vers les années 1950 dans la région de l’Ouest Cameroun, plus précisément à </w:t>
      </w:r>
      <w:proofErr w:type="spellStart"/>
      <w:r w:rsidRPr="00CF5A4B">
        <w:rPr>
          <w:rFonts w:ascii="Times New Roman" w:hAnsi="Times New Roman" w:cs="Times New Roman"/>
          <w:sz w:val="24"/>
          <w:szCs w:val="24"/>
          <w:lang w:val="fr-FR"/>
        </w:rPr>
        <w:t>Bangangté</w:t>
      </w:r>
      <w:proofErr w:type="spellEnd"/>
      <w:r w:rsidRPr="00CF5A4B">
        <w:rPr>
          <w:rFonts w:ascii="Times New Roman" w:hAnsi="Times New Roman" w:cs="Times New Roman"/>
          <w:sz w:val="24"/>
          <w:szCs w:val="24"/>
          <w:lang w:val="fr-FR"/>
        </w:rPr>
        <w:t xml:space="preserve"> (département du </w:t>
      </w:r>
      <w:proofErr w:type="spellStart"/>
      <w:r w:rsidRPr="00CF5A4B">
        <w:rPr>
          <w:rFonts w:ascii="Times New Roman" w:hAnsi="Times New Roman" w:cs="Times New Roman"/>
          <w:sz w:val="24"/>
          <w:szCs w:val="24"/>
          <w:lang w:val="fr-FR"/>
        </w:rPr>
        <w:t>Ndé</w:t>
      </w:r>
      <w:proofErr w:type="spellEnd"/>
      <w:r w:rsidRPr="00CF5A4B">
        <w:rPr>
          <w:rFonts w:ascii="Times New Roman" w:hAnsi="Times New Roman" w:cs="Times New Roman"/>
          <w:sz w:val="24"/>
          <w:szCs w:val="24"/>
          <w:lang w:val="fr-FR"/>
        </w:rPr>
        <w:t xml:space="preserve">). Il est reconnu comme le père du </w:t>
      </w:r>
      <w:proofErr w:type="spellStart"/>
      <w:r w:rsidRPr="00CF5A4B">
        <w:rPr>
          <w:rFonts w:ascii="Times New Roman" w:hAnsi="Times New Roman" w:cs="Times New Roman"/>
          <w:sz w:val="24"/>
          <w:szCs w:val="24"/>
          <w:lang w:val="fr-FR"/>
        </w:rPr>
        <w:t>mangambeu</w:t>
      </w:r>
      <w:proofErr w:type="spellEnd"/>
      <w:r w:rsidRPr="00CF5A4B">
        <w:rPr>
          <w:rFonts w:ascii="Times New Roman" w:hAnsi="Times New Roman" w:cs="Times New Roman"/>
          <w:sz w:val="24"/>
          <w:szCs w:val="24"/>
          <w:lang w:val="fr-FR"/>
        </w:rPr>
        <w:t xml:space="preserve"> moderne, un genre musical traditionnel des peuples bamiléké, qu’il a modernisé et popularisé dès les années 1970. Après avoir débuté dan</w:t>
      </w:r>
      <w:r>
        <w:rPr>
          <w:rFonts w:ascii="Times New Roman" w:hAnsi="Times New Roman" w:cs="Times New Roman"/>
          <w:sz w:val="24"/>
          <w:szCs w:val="24"/>
          <w:lang w:val="fr-FR"/>
        </w:rPr>
        <w:t xml:space="preserve">s les orchestres urbains comme les Black </w:t>
      </w:r>
      <w:proofErr w:type="spellStart"/>
      <w:r>
        <w:rPr>
          <w:rFonts w:ascii="Times New Roman" w:hAnsi="Times New Roman" w:cs="Times New Roman"/>
          <w:sz w:val="24"/>
          <w:szCs w:val="24"/>
          <w:lang w:val="fr-FR"/>
        </w:rPr>
        <w:t>Tulips</w:t>
      </w:r>
      <w:proofErr w:type="spellEnd"/>
      <w:r>
        <w:rPr>
          <w:rFonts w:ascii="Times New Roman" w:hAnsi="Times New Roman" w:cs="Times New Roman"/>
          <w:sz w:val="24"/>
          <w:szCs w:val="24"/>
          <w:lang w:val="fr-FR"/>
        </w:rPr>
        <w:t xml:space="preserve"> ou l</w:t>
      </w:r>
      <w:r w:rsidRPr="00CF5A4B">
        <w:rPr>
          <w:rFonts w:ascii="Times New Roman" w:hAnsi="Times New Roman" w:cs="Times New Roman"/>
          <w:sz w:val="24"/>
          <w:szCs w:val="24"/>
          <w:lang w:val="fr-FR"/>
        </w:rPr>
        <w:t>es Diables Rouges, il retourne dans son village pour se reconnecter à ses racines. C’est là qu’il apprend à maîtriser la sanza (appelée localement "</w:t>
      </w:r>
      <w:proofErr w:type="spellStart"/>
      <w:r w:rsidRPr="00CF5A4B">
        <w:rPr>
          <w:rFonts w:ascii="Times New Roman" w:hAnsi="Times New Roman" w:cs="Times New Roman"/>
          <w:sz w:val="24"/>
          <w:szCs w:val="24"/>
          <w:lang w:val="fr-FR"/>
        </w:rPr>
        <w:t>biap</w:t>
      </w:r>
      <w:proofErr w:type="spellEnd"/>
      <w:r w:rsidRPr="00CF5A4B">
        <w:rPr>
          <w:rFonts w:ascii="Times New Roman" w:hAnsi="Times New Roman" w:cs="Times New Roman"/>
          <w:sz w:val="24"/>
          <w:szCs w:val="24"/>
          <w:lang w:val="fr-FR"/>
        </w:rPr>
        <w:t>") et d’autres instruments traditionnels, qu’il intégrera ensuite à une orchestration moderne (guitare, basse, batterie, synthé).</w:t>
      </w:r>
    </w:p>
    <w:p w:rsidR="00CF5A4B" w:rsidRDefault="00CF5A4B" w:rsidP="00CF5A4B">
      <w:pPr>
        <w:spacing w:before="120" w:after="120" w:line="360" w:lineRule="auto"/>
        <w:jc w:val="both"/>
        <w:rPr>
          <w:rFonts w:ascii="Times New Roman" w:hAnsi="Times New Roman" w:cs="Times New Roman"/>
          <w:sz w:val="24"/>
          <w:szCs w:val="24"/>
          <w:lang w:val="fr-FR"/>
        </w:rPr>
      </w:pPr>
      <w:r w:rsidRPr="00CF5A4B">
        <w:rPr>
          <w:rFonts w:ascii="Times New Roman" w:hAnsi="Times New Roman" w:cs="Times New Roman"/>
          <w:sz w:val="24"/>
          <w:szCs w:val="24"/>
          <w:lang w:val="fr-FR"/>
        </w:rPr>
        <w:t xml:space="preserve">Son premier grand succès, « Ma Fou </w:t>
      </w:r>
      <w:proofErr w:type="spellStart"/>
      <w:r w:rsidRPr="00CF5A4B">
        <w:rPr>
          <w:rFonts w:ascii="Times New Roman" w:hAnsi="Times New Roman" w:cs="Times New Roman"/>
          <w:sz w:val="24"/>
          <w:szCs w:val="24"/>
          <w:lang w:val="fr-FR"/>
        </w:rPr>
        <w:t>Fou</w:t>
      </w:r>
      <w:proofErr w:type="spellEnd"/>
      <w:r w:rsidRPr="00CF5A4B">
        <w:rPr>
          <w:rFonts w:ascii="Times New Roman" w:hAnsi="Times New Roman" w:cs="Times New Roman"/>
          <w:sz w:val="24"/>
          <w:szCs w:val="24"/>
          <w:lang w:val="fr-FR"/>
        </w:rPr>
        <w:t xml:space="preserve"> », sort en 1973, marquant le début d’une longue carrière. Il produit ensuite plusieurs albums comme </w:t>
      </w:r>
      <w:proofErr w:type="spellStart"/>
      <w:r w:rsidRPr="00CF5A4B">
        <w:rPr>
          <w:rFonts w:ascii="Times New Roman" w:hAnsi="Times New Roman" w:cs="Times New Roman"/>
          <w:sz w:val="24"/>
          <w:szCs w:val="24"/>
          <w:lang w:val="fr-FR"/>
        </w:rPr>
        <w:t>Mangambeu</w:t>
      </w:r>
      <w:proofErr w:type="spellEnd"/>
      <w:r w:rsidRPr="00CF5A4B">
        <w:rPr>
          <w:rFonts w:ascii="Times New Roman" w:hAnsi="Times New Roman" w:cs="Times New Roman"/>
          <w:sz w:val="24"/>
          <w:szCs w:val="24"/>
          <w:lang w:val="fr-FR"/>
        </w:rPr>
        <w:t xml:space="preserve"> Sophistiqué Vol. 1 &amp; 2, dans lesquels il fusionne rythmes ancestraux, textes en langue locale, et arrangements modernes.</w:t>
      </w:r>
    </w:p>
    <w:p w:rsidR="00251D78" w:rsidRDefault="00251D78" w:rsidP="00CF5A4B">
      <w:pPr>
        <w:spacing w:before="120"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Sources </w:t>
      </w:r>
      <w:r w:rsidR="00AA01D3">
        <w:rPr>
          <w:rFonts w:ascii="Times New Roman" w:hAnsi="Times New Roman" w:cs="Times New Roman"/>
          <w:sz w:val="24"/>
          <w:szCs w:val="24"/>
          <w:lang w:val="fr-FR"/>
        </w:rPr>
        <w:t>: Afrisson.com</w:t>
      </w:r>
      <w:r>
        <w:rPr>
          <w:rFonts w:ascii="Times New Roman" w:hAnsi="Times New Roman" w:cs="Times New Roman"/>
          <w:sz w:val="24"/>
          <w:szCs w:val="24"/>
          <w:lang w:val="fr-FR"/>
        </w:rPr>
        <w:t xml:space="preserve"> – « Pierre </w:t>
      </w:r>
      <w:proofErr w:type="spellStart"/>
      <w:r>
        <w:rPr>
          <w:rFonts w:ascii="Times New Roman" w:hAnsi="Times New Roman" w:cs="Times New Roman"/>
          <w:sz w:val="24"/>
          <w:szCs w:val="24"/>
          <w:lang w:val="fr-FR"/>
        </w:rPr>
        <w:t>Didy</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Tchakounté</w:t>
      </w:r>
      <w:proofErr w:type="spellEnd"/>
      <w:r>
        <w:rPr>
          <w:rFonts w:ascii="Times New Roman" w:hAnsi="Times New Roman" w:cs="Times New Roman"/>
          <w:sz w:val="24"/>
          <w:szCs w:val="24"/>
          <w:lang w:val="fr-FR"/>
        </w:rPr>
        <w:t xml:space="preserve"> »  </w:t>
      </w:r>
    </w:p>
    <w:p w:rsidR="00CF5A4B" w:rsidRPr="00CF5A4B" w:rsidRDefault="00251D78" w:rsidP="00CF5A4B">
      <w:pPr>
        <w:spacing w:before="120"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CF5A4B" w:rsidRPr="00CF5A4B">
        <w:rPr>
          <w:rFonts w:ascii="Times New Roman" w:hAnsi="Times New Roman" w:cs="Times New Roman"/>
          <w:sz w:val="24"/>
          <w:szCs w:val="24"/>
          <w:lang w:val="fr-FR"/>
        </w:rPr>
        <w:t xml:space="preserve"> Discogs.com – Profil discographique  </w:t>
      </w:r>
    </w:p>
    <w:p w:rsidR="00CF5A4B" w:rsidRPr="00CF5A4B" w:rsidRDefault="00251D78" w:rsidP="00CF5A4B">
      <w:pPr>
        <w:spacing w:before="120"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CRTV Archives </w:t>
      </w:r>
      <w:r w:rsidR="00CF5A4B" w:rsidRPr="00CF5A4B">
        <w:rPr>
          <w:rFonts w:ascii="Times New Roman" w:hAnsi="Times New Roman" w:cs="Times New Roman"/>
          <w:sz w:val="24"/>
          <w:szCs w:val="24"/>
          <w:lang w:val="fr-FR"/>
        </w:rPr>
        <w:t>culturelles</w:t>
      </w:r>
    </w:p>
    <w:p w:rsidR="00C33961" w:rsidRDefault="00C33961">
      <w:pPr>
        <w:rPr>
          <w:rFonts w:ascii="Times New Roman" w:hAnsi="Times New Roman" w:cs="Times New Roman"/>
          <w:b/>
          <w:sz w:val="24"/>
          <w:szCs w:val="24"/>
          <w:lang w:val="fr-FR"/>
        </w:rPr>
      </w:pPr>
      <w:r>
        <w:rPr>
          <w:rFonts w:ascii="Times New Roman" w:hAnsi="Times New Roman" w:cs="Times New Roman"/>
          <w:b/>
          <w:sz w:val="24"/>
          <w:szCs w:val="24"/>
          <w:lang w:val="fr-FR"/>
        </w:rPr>
        <w:br w:type="page"/>
      </w:r>
    </w:p>
    <w:p w:rsidR="00363D93" w:rsidRDefault="004648A3" w:rsidP="00906FC8">
      <w:pPr>
        <w:spacing w:before="120" w:after="120" w:line="360" w:lineRule="auto"/>
        <w:jc w:val="both"/>
        <w:rPr>
          <w:rFonts w:ascii="Times New Roman" w:hAnsi="Times New Roman" w:cs="Times New Roman"/>
          <w:b/>
          <w:sz w:val="24"/>
          <w:szCs w:val="24"/>
          <w:lang w:val="fr-FR"/>
        </w:rPr>
      </w:pPr>
      <w:r>
        <w:rPr>
          <w:rFonts w:ascii="Times New Roman" w:hAnsi="Times New Roman" w:cs="Times New Roman"/>
          <w:b/>
          <w:sz w:val="24"/>
          <w:szCs w:val="24"/>
          <w:lang w:val="fr-FR"/>
        </w:rPr>
        <w:lastRenderedPageBreak/>
        <w:t xml:space="preserve">Tableau 8 : Discographie de Pierre </w:t>
      </w:r>
      <w:proofErr w:type="spellStart"/>
      <w:r>
        <w:rPr>
          <w:rFonts w:ascii="Times New Roman" w:hAnsi="Times New Roman" w:cs="Times New Roman"/>
          <w:b/>
          <w:sz w:val="24"/>
          <w:szCs w:val="24"/>
          <w:lang w:val="fr-FR"/>
        </w:rPr>
        <w:t>Didy</w:t>
      </w:r>
      <w:proofErr w:type="spellEnd"/>
      <w:r>
        <w:rPr>
          <w:rFonts w:ascii="Times New Roman" w:hAnsi="Times New Roman" w:cs="Times New Roman"/>
          <w:b/>
          <w:sz w:val="24"/>
          <w:szCs w:val="24"/>
          <w:lang w:val="fr-FR"/>
        </w:rPr>
        <w:t xml:space="preserve"> </w:t>
      </w:r>
      <w:proofErr w:type="spellStart"/>
      <w:r>
        <w:rPr>
          <w:rFonts w:ascii="Times New Roman" w:hAnsi="Times New Roman" w:cs="Times New Roman"/>
          <w:b/>
          <w:sz w:val="24"/>
          <w:szCs w:val="24"/>
          <w:lang w:val="fr-FR"/>
        </w:rPr>
        <w:t>Tchakounte</w:t>
      </w:r>
      <w:proofErr w:type="spellEnd"/>
    </w:p>
    <w:tbl>
      <w:tblPr>
        <w:tblStyle w:val="Grilledutableau"/>
        <w:tblW w:w="10343" w:type="dxa"/>
        <w:jc w:val="center"/>
        <w:tblLook w:val="04A0" w:firstRow="1" w:lastRow="0" w:firstColumn="1" w:lastColumn="0" w:noHBand="0" w:noVBand="1"/>
      </w:tblPr>
      <w:tblGrid>
        <w:gridCol w:w="704"/>
        <w:gridCol w:w="4678"/>
        <w:gridCol w:w="2693"/>
        <w:gridCol w:w="2268"/>
      </w:tblGrid>
      <w:tr w:rsidR="00251D78" w:rsidTr="000855A0">
        <w:trPr>
          <w:jc w:val="center"/>
        </w:trPr>
        <w:tc>
          <w:tcPr>
            <w:tcW w:w="704" w:type="dxa"/>
          </w:tcPr>
          <w:p w:rsidR="00251D78" w:rsidRDefault="00251D78" w:rsidP="00AA01D3">
            <w:pPr>
              <w:jc w:val="center"/>
              <w:rPr>
                <w:rFonts w:ascii="Times New Roman" w:hAnsi="Times New Roman" w:cs="Times New Roman"/>
                <w:b/>
                <w:sz w:val="24"/>
                <w:szCs w:val="24"/>
                <w:lang w:val="fr-FR"/>
              </w:rPr>
            </w:pPr>
            <w:r>
              <w:rPr>
                <w:rFonts w:ascii="Times New Roman" w:hAnsi="Times New Roman" w:cs="Times New Roman"/>
                <w:b/>
                <w:sz w:val="24"/>
                <w:szCs w:val="24"/>
                <w:lang w:val="fr-FR"/>
              </w:rPr>
              <w:t>N°</w:t>
            </w:r>
          </w:p>
        </w:tc>
        <w:tc>
          <w:tcPr>
            <w:tcW w:w="4678" w:type="dxa"/>
          </w:tcPr>
          <w:p w:rsidR="00251D78" w:rsidRDefault="00251D78" w:rsidP="00AA01D3">
            <w:pPr>
              <w:jc w:val="center"/>
              <w:rPr>
                <w:rFonts w:ascii="Times New Roman" w:hAnsi="Times New Roman" w:cs="Times New Roman"/>
                <w:b/>
                <w:sz w:val="24"/>
                <w:szCs w:val="24"/>
                <w:lang w:val="fr-FR"/>
              </w:rPr>
            </w:pPr>
            <w:r>
              <w:rPr>
                <w:rFonts w:ascii="Times New Roman" w:hAnsi="Times New Roman" w:cs="Times New Roman"/>
                <w:b/>
                <w:sz w:val="24"/>
                <w:szCs w:val="24"/>
                <w:lang w:val="fr-FR"/>
              </w:rPr>
              <w:t>TITRE D’ALBUM</w:t>
            </w:r>
          </w:p>
        </w:tc>
        <w:tc>
          <w:tcPr>
            <w:tcW w:w="2693" w:type="dxa"/>
          </w:tcPr>
          <w:p w:rsidR="00251D78" w:rsidRDefault="00251D78" w:rsidP="00AA01D3">
            <w:pPr>
              <w:jc w:val="center"/>
              <w:rPr>
                <w:rFonts w:ascii="Times New Roman" w:hAnsi="Times New Roman" w:cs="Times New Roman"/>
                <w:b/>
                <w:sz w:val="24"/>
                <w:szCs w:val="24"/>
                <w:lang w:val="fr-FR"/>
              </w:rPr>
            </w:pPr>
            <w:r>
              <w:rPr>
                <w:rFonts w:ascii="Times New Roman" w:hAnsi="Times New Roman" w:cs="Times New Roman"/>
                <w:b/>
                <w:sz w:val="24"/>
                <w:szCs w:val="24"/>
                <w:lang w:val="fr-FR"/>
              </w:rPr>
              <w:t>TYPE DE SUPPORT</w:t>
            </w:r>
          </w:p>
        </w:tc>
        <w:tc>
          <w:tcPr>
            <w:tcW w:w="2268" w:type="dxa"/>
          </w:tcPr>
          <w:p w:rsidR="00251D78" w:rsidRDefault="00251D78" w:rsidP="00AA01D3">
            <w:pPr>
              <w:jc w:val="center"/>
              <w:rPr>
                <w:rFonts w:ascii="Times New Roman" w:hAnsi="Times New Roman" w:cs="Times New Roman"/>
                <w:b/>
                <w:sz w:val="24"/>
                <w:szCs w:val="24"/>
                <w:lang w:val="fr-FR"/>
              </w:rPr>
            </w:pPr>
            <w:r>
              <w:rPr>
                <w:rFonts w:ascii="Times New Roman" w:hAnsi="Times New Roman" w:cs="Times New Roman"/>
                <w:b/>
                <w:sz w:val="24"/>
                <w:szCs w:val="24"/>
                <w:lang w:val="fr-FR"/>
              </w:rPr>
              <w:t>ANNEE DE PRODUTION</w:t>
            </w:r>
          </w:p>
        </w:tc>
      </w:tr>
      <w:tr w:rsidR="00251D78"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w:t>
            </w:r>
          </w:p>
        </w:tc>
        <w:tc>
          <w:tcPr>
            <w:tcW w:w="4678" w:type="dxa"/>
          </w:tcPr>
          <w:p w:rsidR="00251D78" w:rsidRPr="004648A3" w:rsidRDefault="007B40F0" w:rsidP="00C33961">
            <w:pPr>
              <w:spacing w:line="360" w:lineRule="auto"/>
              <w:jc w:val="both"/>
              <w:rPr>
                <w:rFonts w:ascii="Times New Roman" w:hAnsi="Times New Roman" w:cs="Times New Roman"/>
                <w:sz w:val="24"/>
                <w:szCs w:val="24"/>
                <w:lang w:val="fr-FR"/>
              </w:rPr>
            </w:pPr>
            <w:proofErr w:type="spellStart"/>
            <w:r w:rsidRPr="004648A3">
              <w:rPr>
                <w:rFonts w:ascii="Times New Roman" w:hAnsi="Times New Roman" w:cs="Times New Roman"/>
                <w:sz w:val="24"/>
                <w:szCs w:val="24"/>
                <w:lang w:val="fr-FR"/>
              </w:rPr>
              <w:t>Meguela</w:t>
            </w:r>
            <w:proofErr w:type="spellEnd"/>
          </w:p>
        </w:tc>
        <w:tc>
          <w:tcPr>
            <w:tcW w:w="2693" w:type="dxa"/>
          </w:tcPr>
          <w:p w:rsidR="00251D78" w:rsidRPr="004648A3" w:rsidRDefault="004648A3"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vinyle</w:t>
            </w:r>
          </w:p>
        </w:tc>
        <w:tc>
          <w:tcPr>
            <w:tcW w:w="2268" w:type="dxa"/>
          </w:tcPr>
          <w:p w:rsidR="00251D78"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1977</w:t>
            </w:r>
          </w:p>
        </w:tc>
      </w:tr>
      <w:tr w:rsidR="00251D78"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2</w:t>
            </w:r>
          </w:p>
        </w:tc>
        <w:tc>
          <w:tcPr>
            <w:tcW w:w="4678" w:type="dxa"/>
          </w:tcPr>
          <w:p w:rsidR="00251D78" w:rsidRPr="004648A3" w:rsidRDefault="007B40F0" w:rsidP="00C33961">
            <w:pPr>
              <w:spacing w:line="360" w:lineRule="auto"/>
              <w:jc w:val="both"/>
              <w:rPr>
                <w:rFonts w:ascii="Times New Roman" w:hAnsi="Times New Roman" w:cs="Times New Roman"/>
                <w:sz w:val="24"/>
                <w:szCs w:val="24"/>
                <w:lang w:val="fr-FR"/>
              </w:rPr>
            </w:pPr>
            <w:proofErr w:type="spellStart"/>
            <w:r w:rsidRPr="004648A3">
              <w:rPr>
                <w:rFonts w:ascii="Times New Roman" w:hAnsi="Times New Roman" w:cs="Times New Roman"/>
                <w:sz w:val="24"/>
                <w:szCs w:val="24"/>
                <w:lang w:val="fr-FR"/>
              </w:rPr>
              <w:t>Magabe</w:t>
            </w:r>
            <w:proofErr w:type="spellEnd"/>
            <w:r w:rsidRPr="004648A3">
              <w:rPr>
                <w:rFonts w:ascii="Times New Roman" w:hAnsi="Times New Roman" w:cs="Times New Roman"/>
                <w:sz w:val="24"/>
                <w:szCs w:val="24"/>
                <w:lang w:val="fr-FR"/>
              </w:rPr>
              <w:t xml:space="preserve"> Super Sophistiqué</w:t>
            </w:r>
          </w:p>
        </w:tc>
        <w:tc>
          <w:tcPr>
            <w:tcW w:w="2693" w:type="dxa"/>
          </w:tcPr>
          <w:p w:rsidR="00251D78"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251D78"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1984</w:t>
            </w:r>
          </w:p>
        </w:tc>
      </w:tr>
      <w:tr w:rsidR="00251D78"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3</w:t>
            </w:r>
          </w:p>
        </w:tc>
        <w:tc>
          <w:tcPr>
            <w:tcW w:w="4678" w:type="dxa"/>
          </w:tcPr>
          <w:p w:rsidR="00251D78" w:rsidRPr="004648A3" w:rsidRDefault="007B40F0"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La Consécration Vol. 1</w:t>
            </w:r>
          </w:p>
        </w:tc>
        <w:tc>
          <w:tcPr>
            <w:tcW w:w="2693" w:type="dxa"/>
          </w:tcPr>
          <w:p w:rsidR="00251D78" w:rsidRPr="004648A3" w:rsidRDefault="007B40F0"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CD</w:t>
            </w:r>
          </w:p>
        </w:tc>
        <w:tc>
          <w:tcPr>
            <w:tcW w:w="2268" w:type="dxa"/>
          </w:tcPr>
          <w:p w:rsidR="00251D78"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Année indéterminé</w:t>
            </w:r>
          </w:p>
        </w:tc>
      </w:tr>
      <w:tr w:rsidR="00251D78" w:rsidRPr="007B40F0"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4</w:t>
            </w:r>
          </w:p>
        </w:tc>
        <w:tc>
          <w:tcPr>
            <w:tcW w:w="4678" w:type="dxa"/>
          </w:tcPr>
          <w:p w:rsidR="00251D78" w:rsidRPr="004648A3" w:rsidRDefault="007B40F0" w:rsidP="00C33961">
            <w:pPr>
              <w:spacing w:line="360" w:lineRule="auto"/>
              <w:jc w:val="both"/>
              <w:rPr>
                <w:rFonts w:ascii="Times New Roman" w:hAnsi="Times New Roman" w:cs="Times New Roman"/>
                <w:sz w:val="24"/>
                <w:szCs w:val="24"/>
              </w:rPr>
            </w:pPr>
            <w:r w:rsidRPr="004648A3">
              <w:rPr>
                <w:rFonts w:ascii="Times New Roman" w:hAnsi="Times New Roman" w:cs="Times New Roman"/>
                <w:sz w:val="24"/>
                <w:szCs w:val="24"/>
              </w:rPr>
              <w:t xml:space="preserve">The king Of </w:t>
            </w:r>
            <w:proofErr w:type="spellStart"/>
            <w:r w:rsidRPr="004648A3">
              <w:rPr>
                <w:rFonts w:ascii="Times New Roman" w:hAnsi="Times New Roman" w:cs="Times New Roman"/>
                <w:sz w:val="24"/>
                <w:szCs w:val="24"/>
              </w:rPr>
              <w:t>Mangambeu</w:t>
            </w:r>
            <w:proofErr w:type="spellEnd"/>
            <w:r w:rsidRPr="004648A3">
              <w:rPr>
                <w:rFonts w:ascii="Times New Roman" w:hAnsi="Times New Roman" w:cs="Times New Roman"/>
                <w:sz w:val="24"/>
                <w:szCs w:val="24"/>
              </w:rPr>
              <w:t xml:space="preserve"> In USA</w:t>
            </w:r>
          </w:p>
        </w:tc>
        <w:tc>
          <w:tcPr>
            <w:tcW w:w="2693" w:type="dxa"/>
          </w:tcPr>
          <w:p w:rsidR="00251D78" w:rsidRPr="004648A3" w:rsidRDefault="003D4DF1" w:rsidP="00C33961">
            <w:pPr>
              <w:spacing w:line="360" w:lineRule="auto"/>
              <w:jc w:val="both"/>
              <w:rPr>
                <w:rFonts w:ascii="Times New Roman" w:hAnsi="Times New Roman" w:cs="Times New Roman"/>
                <w:sz w:val="24"/>
                <w:szCs w:val="24"/>
              </w:rPr>
            </w:pPr>
            <w:r w:rsidRPr="004648A3">
              <w:rPr>
                <w:rFonts w:ascii="Times New Roman" w:hAnsi="Times New Roman" w:cs="Times New Roman"/>
                <w:sz w:val="24"/>
                <w:szCs w:val="24"/>
              </w:rPr>
              <w:t>CD</w:t>
            </w:r>
          </w:p>
        </w:tc>
        <w:tc>
          <w:tcPr>
            <w:tcW w:w="2268" w:type="dxa"/>
          </w:tcPr>
          <w:p w:rsidR="00251D78" w:rsidRPr="004648A3" w:rsidRDefault="007F7CDB" w:rsidP="00C33961">
            <w:pPr>
              <w:spacing w:line="360" w:lineRule="auto"/>
              <w:jc w:val="both"/>
              <w:rPr>
                <w:rFonts w:ascii="Times New Roman" w:hAnsi="Times New Roman" w:cs="Times New Roman"/>
                <w:sz w:val="24"/>
                <w:szCs w:val="24"/>
              </w:rPr>
            </w:pPr>
            <w:proofErr w:type="spellStart"/>
            <w:r w:rsidRPr="004648A3">
              <w:rPr>
                <w:rFonts w:ascii="Times New Roman" w:hAnsi="Times New Roman" w:cs="Times New Roman"/>
                <w:sz w:val="24"/>
                <w:szCs w:val="24"/>
              </w:rPr>
              <w:t>Année</w:t>
            </w:r>
            <w:proofErr w:type="spellEnd"/>
            <w:r w:rsidRPr="004648A3">
              <w:rPr>
                <w:rFonts w:ascii="Times New Roman" w:hAnsi="Times New Roman" w:cs="Times New Roman"/>
                <w:sz w:val="24"/>
                <w:szCs w:val="24"/>
              </w:rPr>
              <w:t xml:space="preserve"> </w:t>
            </w:r>
            <w:proofErr w:type="spellStart"/>
            <w:r w:rsidRPr="004648A3">
              <w:rPr>
                <w:rFonts w:ascii="Times New Roman" w:hAnsi="Times New Roman" w:cs="Times New Roman"/>
                <w:sz w:val="24"/>
                <w:szCs w:val="24"/>
              </w:rPr>
              <w:t>indéterminé</w:t>
            </w:r>
            <w:proofErr w:type="spellEnd"/>
          </w:p>
        </w:tc>
      </w:tr>
      <w:tr w:rsidR="00251D78"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5</w:t>
            </w:r>
          </w:p>
        </w:tc>
        <w:tc>
          <w:tcPr>
            <w:tcW w:w="4678" w:type="dxa"/>
          </w:tcPr>
          <w:p w:rsidR="00251D78" w:rsidRPr="004648A3" w:rsidRDefault="007B40F0"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 xml:space="preserve">Pierre </w:t>
            </w:r>
            <w:proofErr w:type="spellStart"/>
            <w:r w:rsidRPr="004648A3">
              <w:rPr>
                <w:rFonts w:ascii="Times New Roman" w:hAnsi="Times New Roman" w:cs="Times New Roman"/>
                <w:sz w:val="24"/>
                <w:szCs w:val="24"/>
                <w:lang w:val="fr-FR"/>
              </w:rPr>
              <w:t>Didy</w:t>
            </w:r>
            <w:proofErr w:type="spellEnd"/>
            <w:r w:rsidRPr="004648A3">
              <w:rPr>
                <w:rFonts w:ascii="Times New Roman" w:hAnsi="Times New Roman" w:cs="Times New Roman"/>
                <w:sz w:val="24"/>
                <w:szCs w:val="24"/>
                <w:lang w:val="fr-FR"/>
              </w:rPr>
              <w:t xml:space="preserve"> </w:t>
            </w:r>
            <w:proofErr w:type="spellStart"/>
            <w:r w:rsidRPr="004648A3">
              <w:rPr>
                <w:rFonts w:ascii="Times New Roman" w:hAnsi="Times New Roman" w:cs="Times New Roman"/>
                <w:sz w:val="24"/>
                <w:szCs w:val="24"/>
                <w:lang w:val="fr-FR"/>
              </w:rPr>
              <w:t>Tchakounté</w:t>
            </w:r>
            <w:proofErr w:type="spellEnd"/>
          </w:p>
        </w:tc>
        <w:tc>
          <w:tcPr>
            <w:tcW w:w="2693" w:type="dxa"/>
          </w:tcPr>
          <w:p w:rsidR="00251D78"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251D78"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1973</w:t>
            </w:r>
          </w:p>
        </w:tc>
      </w:tr>
      <w:tr w:rsidR="00251D78" w:rsidTr="000855A0">
        <w:trPr>
          <w:jc w:val="center"/>
        </w:trPr>
        <w:tc>
          <w:tcPr>
            <w:tcW w:w="704" w:type="dxa"/>
          </w:tcPr>
          <w:p w:rsidR="00251D78" w:rsidRPr="004648A3" w:rsidRDefault="00251D78"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6</w:t>
            </w:r>
          </w:p>
        </w:tc>
        <w:tc>
          <w:tcPr>
            <w:tcW w:w="4678" w:type="dxa"/>
          </w:tcPr>
          <w:p w:rsidR="00251D78" w:rsidRPr="004648A3" w:rsidRDefault="007B40F0" w:rsidP="00C33961">
            <w:pPr>
              <w:spacing w:line="360" w:lineRule="auto"/>
              <w:jc w:val="both"/>
              <w:rPr>
                <w:rFonts w:ascii="Times New Roman" w:hAnsi="Times New Roman" w:cs="Times New Roman"/>
                <w:sz w:val="24"/>
                <w:szCs w:val="24"/>
                <w:lang w:val="fr-FR"/>
              </w:rPr>
            </w:pPr>
            <w:proofErr w:type="spellStart"/>
            <w:r w:rsidRPr="004648A3">
              <w:rPr>
                <w:rFonts w:ascii="Times New Roman" w:hAnsi="Times New Roman" w:cs="Times New Roman"/>
                <w:sz w:val="24"/>
                <w:szCs w:val="24"/>
                <w:lang w:val="fr-FR"/>
              </w:rPr>
              <w:t>Magabe</w:t>
            </w:r>
            <w:proofErr w:type="spellEnd"/>
            <w:r w:rsidRPr="004648A3">
              <w:rPr>
                <w:rFonts w:ascii="Times New Roman" w:hAnsi="Times New Roman" w:cs="Times New Roman"/>
                <w:sz w:val="24"/>
                <w:szCs w:val="24"/>
                <w:lang w:val="fr-FR"/>
              </w:rPr>
              <w:t xml:space="preserve"> Retro</w:t>
            </w:r>
          </w:p>
        </w:tc>
        <w:tc>
          <w:tcPr>
            <w:tcW w:w="2693" w:type="dxa"/>
          </w:tcPr>
          <w:p w:rsidR="00251D78"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251D78"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1974</w:t>
            </w:r>
          </w:p>
        </w:tc>
      </w:tr>
      <w:tr w:rsidR="007B40F0" w:rsidTr="000855A0">
        <w:trPr>
          <w:jc w:val="center"/>
        </w:trPr>
        <w:tc>
          <w:tcPr>
            <w:tcW w:w="704" w:type="dxa"/>
          </w:tcPr>
          <w:p w:rsidR="007B40F0" w:rsidRPr="004648A3" w:rsidRDefault="00002BC7"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7</w:t>
            </w:r>
          </w:p>
        </w:tc>
        <w:tc>
          <w:tcPr>
            <w:tcW w:w="4678" w:type="dxa"/>
          </w:tcPr>
          <w:p w:rsidR="007B40F0" w:rsidRPr="004648A3" w:rsidRDefault="007B40F0" w:rsidP="00C33961">
            <w:pPr>
              <w:spacing w:line="360" w:lineRule="auto"/>
              <w:jc w:val="both"/>
              <w:rPr>
                <w:rFonts w:ascii="Times New Roman" w:hAnsi="Times New Roman" w:cs="Times New Roman"/>
                <w:sz w:val="24"/>
                <w:szCs w:val="24"/>
                <w:lang w:val="fr-FR"/>
              </w:rPr>
            </w:pPr>
            <w:proofErr w:type="spellStart"/>
            <w:r w:rsidRPr="004648A3">
              <w:rPr>
                <w:rFonts w:ascii="Times New Roman" w:hAnsi="Times New Roman" w:cs="Times New Roman"/>
                <w:sz w:val="24"/>
                <w:szCs w:val="24"/>
                <w:lang w:val="fr-FR"/>
              </w:rPr>
              <w:t>Magabe</w:t>
            </w:r>
            <w:proofErr w:type="spellEnd"/>
            <w:r w:rsidRPr="004648A3">
              <w:rPr>
                <w:rFonts w:ascii="Times New Roman" w:hAnsi="Times New Roman" w:cs="Times New Roman"/>
                <w:sz w:val="24"/>
                <w:szCs w:val="24"/>
                <w:lang w:val="fr-FR"/>
              </w:rPr>
              <w:t xml:space="preserve"> Sophistiqué</w:t>
            </w:r>
          </w:p>
        </w:tc>
        <w:tc>
          <w:tcPr>
            <w:tcW w:w="2693" w:type="dxa"/>
          </w:tcPr>
          <w:p w:rsidR="007B40F0"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Casette</w:t>
            </w:r>
          </w:p>
        </w:tc>
        <w:tc>
          <w:tcPr>
            <w:tcW w:w="2268" w:type="dxa"/>
          </w:tcPr>
          <w:p w:rsidR="007B40F0"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1977</w:t>
            </w:r>
          </w:p>
        </w:tc>
      </w:tr>
      <w:tr w:rsidR="007B40F0" w:rsidTr="000855A0">
        <w:trPr>
          <w:jc w:val="center"/>
        </w:trPr>
        <w:tc>
          <w:tcPr>
            <w:tcW w:w="704" w:type="dxa"/>
          </w:tcPr>
          <w:p w:rsidR="007B40F0" w:rsidRPr="004648A3" w:rsidRDefault="00002BC7"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8</w:t>
            </w:r>
          </w:p>
        </w:tc>
        <w:tc>
          <w:tcPr>
            <w:tcW w:w="4678" w:type="dxa"/>
          </w:tcPr>
          <w:p w:rsidR="007B40F0" w:rsidRPr="004648A3" w:rsidRDefault="00002BC7" w:rsidP="00C33961">
            <w:pPr>
              <w:spacing w:line="360" w:lineRule="auto"/>
              <w:jc w:val="both"/>
              <w:rPr>
                <w:rFonts w:ascii="Times New Roman" w:hAnsi="Times New Roman" w:cs="Times New Roman"/>
                <w:sz w:val="24"/>
                <w:szCs w:val="24"/>
                <w:lang w:val="fr-FR"/>
              </w:rPr>
            </w:pPr>
            <w:proofErr w:type="spellStart"/>
            <w:r w:rsidRPr="004648A3">
              <w:rPr>
                <w:rFonts w:ascii="Times New Roman" w:hAnsi="Times New Roman" w:cs="Times New Roman"/>
                <w:sz w:val="24"/>
                <w:szCs w:val="24"/>
                <w:lang w:val="fr-FR"/>
              </w:rPr>
              <w:t>Magabe</w:t>
            </w:r>
            <w:proofErr w:type="spellEnd"/>
            <w:r w:rsidRPr="004648A3">
              <w:rPr>
                <w:rFonts w:ascii="Times New Roman" w:hAnsi="Times New Roman" w:cs="Times New Roman"/>
                <w:sz w:val="24"/>
                <w:szCs w:val="24"/>
                <w:lang w:val="fr-FR"/>
              </w:rPr>
              <w:t xml:space="preserve"> Man</w:t>
            </w:r>
          </w:p>
        </w:tc>
        <w:tc>
          <w:tcPr>
            <w:tcW w:w="2693" w:type="dxa"/>
          </w:tcPr>
          <w:p w:rsidR="007B40F0"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Cassette</w:t>
            </w:r>
          </w:p>
        </w:tc>
        <w:tc>
          <w:tcPr>
            <w:tcW w:w="2268" w:type="dxa"/>
          </w:tcPr>
          <w:p w:rsidR="007B40F0"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1978</w:t>
            </w:r>
          </w:p>
        </w:tc>
      </w:tr>
      <w:tr w:rsidR="007B40F0" w:rsidTr="000855A0">
        <w:trPr>
          <w:jc w:val="center"/>
        </w:trPr>
        <w:tc>
          <w:tcPr>
            <w:tcW w:w="704" w:type="dxa"/>
          </w:tcPr>
          <w:p w:rsidR="007B40F0" w:rsidRPr="004648A3" w:rsidRDefault="00002BC7"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9</w:t>
            </w:r>
          </w:p>
        </w:tc>
        <w:tc>
          <w:tcPr>
            <w:tcW w:w="4678" w:type="dxa"/>
          </w:tcPr>
          <w:p w:rsidR="00002BC7" w:rsidRPr="004648A3" w:rsidRDefault="00002BC7"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 xml:space="preserve">Ma Fou </w:t>
            </w:r>
            <w:proofErr w:type="spellStart"/>
            <w:r w:rsidRPr="004648A3">
              <w:rPr>
                <w:rFonts w:ascii="Times New Roman" w:hAnsi="Times New Roman" w:cs="Times New Roman"/>
                <w:sz w:val="24"/>
                <w:szCs w:val="24"/>
                <w:lang w:val="fr-FR"/>
              </w:rPr>
              <w:t>Fou</w:t>
            </w:r>
            <w:proofErr w:type="spellEnd"/>
            <w:r w:rsidR="000855A0">
              <w:rPr>
                <w:rFonts w:ascii="Times New Roman" w:hAnsi="Times New Roman" w:cs="Times New Roman"/>
                <w:sz w:val="24"/>
                <w:szCs w:val="24"/>
                <w:lang w:val="fr-FR"/>
              </w:rPr>
              <w:t xml:space="preserve"> </w:t>
            </w:r>
            <w:r w:rsidRPr="004648A3">
              <w:rPr>
                <w:rFonts w:ascii="Times New Roman" w:hAnsi="Times New Roman" w:cs="Times New Roman"/>
                <w:sz w:val="24"/>
                <w:szCs w:val="24"/>
                <w:lang w:val="fr-FR"/>
              </w:rPr>
              <w:t>(single)</w:t>
            </w:r>
          </w:p>
        </w:tc>
        <w:tc>
          <w:tcPr>
            <w:tcW w:w="2693" w:type="dxa"/>
          </w:tcPr>
          <w:p w:rsidR="007B40F0"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7B40F0"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1978</w:t>
            </w:r>
          </w:p>
        </w:tc>
      </w:tr>
      <w:tr w:rsidR="003D4DF1" w:rsidTr="000855A0">
        <w:trPr>
          <w:jc w:val="center"/>
        </w:trPr>
        <w:tc>
          <w:tcPr>
            <w:tcW w:w="704"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10</w:t>
            </w:r>
          </w:p>
        </w:tc>
        <w:tc>
          <w:tcPr>
            <w:tcW w:w="4678" w:type="dxa"/>
          </w:tcPr>
          <w:p w:rsidR="003D4DF1" w:rsidRPr="004648A3" w:rsidRDefault="000855A0" w:rsidP="00C33961">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Monde Moderne / Ge Ne </w:t>
            </w:r>
            <w:proofErr w:type="spellStart"/>
            <w:r>
              <w:rPr>
                <w:rFonts w:ascii="Times New Roman" w:hAnsi="Times New Roman" w:cs="Times New Roman"/>
                <w:sz w:val="24"/>
                <w:szCs w:val="24"/>
                <w:lang w:val="fr-FR"/>
              </w:rPr>
              <w:t>Lane</w:t>
            </w:r>
            <w:proofErr w:type="spellEnd"/>
            <w:r>
              <w:rPr>
                <w:rFonts w:ascii="Times New Roman" w:hAnsi="Times New Roman" w:cs="Times New Roman"/>
                <w:sz w:val="24"/>
                <w:szCs w:val="24"/>
                <w:lang w:val="fr-FR"/>
              </w:rPr>
              <w:t xml:space="preserve"> </w:t>
            </w:r>
            <w:r w:rsidR="003D4DF1" w:rsidRPr="004648A3">
              <w:rPr>
                <w:rFonts w:ascii="Times New Roman" w:hAnsi="Times New Roman" w:cs="Times New Roman"/>
                <w:sz w:val="24"/>
                <w:szCs w:val="24"/>
                <w:lang w:val="fr-FR"/>
              </w:rPr>
              <w:t>(single)</w:t>
            </w:r>
          </w:p>
        </w:tc>
        <w:tc>
          <w:tcPr>
            <w:tcW w:w="2693"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3D4DF1"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Année indéterminé</w:t>
            </w:r>
          </w:p>
        </w:tc>
      </w:tr>
      <w:tr w:rsidR="003D4DF1" w:rsidTr="000855A0">
        <w:trPr>
          <w:jc w:val="center"/>
        </w:trPr>
        <w:tc>
          <w:tcPr>
            <w:tcW w:w="704"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11</w:t>
            </w:r>
          </w:p>
        </w:tc>
        <w:tc>
          <w:tcPr>
            <w:tcW w:w="4678" w:type="dxa"/>
          </w:tcPr>
          <w:p w:rsidR="003D4DF1" w:rsidRPr="004648A3" w:rsidRDefault="000855A0" w:rsidP="00C33961">
            <w:pPr>
              <w:spacing w:line="360" w:lineRule="auto"/>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Yak'nou</w:t>
            </w:r>
            <w:proofErr w:type="spellEnd"/>
            <w:r>
              <w:rPr>
                <w:rFonts w:ascii="Times New Roman" w:hAnsi="Times New Roman" w:cs="Times New Roman"/>
                <w:sz w:val="24"/>
                <w:szCs w:val="24"/>
                <w:lang w:val="fr-FR"/>
              </w:rPr>
              <w:t xml:space="preserve"> / </w:t>
            </w:r>
            <w:proofErr w:type="spellStart"/>
            <w:r>
              <w:rPr>
                <w:rFonts w:ascii="Times New Roman" w:hAnsi="Times New Roman" w:cs="Times New Roman"/>
                <w:sz w:val="24"/>
                <w:szCs w:val="24"/>
                <w:lang w:val="fr-FR"/>
              </w:rPr>
              <w:t>Meguela</w:t>
            </w:r>
            <w:proofErr w:type="spellEnd"/>
            <w:r>
              <w:rPr>
                <w:rFonts w:ascii="Times New Roman" w:hAnsi="Times New Roman" w:cs="Times New Roman"/>
                <w:sz w:val="24"/>
                <w:szCs w:val="24"/>
                <w:lang w:val="fr-FR"/>
              </w:rPr>
              <w:t xml:space="preserve"> </w:t>
            </w:r>
            <w:r w:rsidR="003D4DF1" w:rsidRPr="004648A3">
              <w:rPr>
                <w:rFonts w:ascii="Times New Roman" w:hAnsi="Times New Roman" w:cs="Times New Roman"/>
                <w:sz w:val="24"/>
                <w:szCs w:val="24"/>
                <w:lang w:val="fr-FR"/>
              </w:rPr>
              <w:t>(single)</w:t>
            </w:r>
          </w:p>
        </w:tc>
        <w:tc>
          <w:tcPr>
            <w:tcW w:w="2693"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3D4DF1"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Année indéterminé</w:t>
            </w:r>
          </w:p>
        </w:tc>
      </w:tr>
      <w:tr w:rsidR="003D4DF1" w:rsidTr="000855A0">
        <w:trPr>
          <w:trHeight w:val="269"/>
          <w:jc w:val="center"/>
        </w:trPr>
        <w:tc>
          <w:tcPr>
            <w:tcW w:w="704"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12</w:t>
            </w:r>
          </w:p>
        </w:tc>
        <w:tc>
          <w:tcPr>
            <w:tcW w:w="4678" w:type="dxa"/>
          </w:tcPr>
          <w:p w:rsidR="003D4DF1" w:rsidRPr="004648A3" w:rsidRDefault="000855A0" w:rsidP="00C33961">
            <w:pPr>
              <w:spacing w:line="360" w:lineRule="auto"/>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Mentin</w:t>
            </w:r>
            <w:proofErr w:type="spellEnd"/>
            <w:r>
              <w:rPr>
                <w:rFonts w:ascii="Times New Roman" w:hAnsi="Times New Roman" w:cs="Times New Roman"/>
                <w:sz w:val="24"/>
                <w:szCs w:val="24"/>
                <w:lang w:val="fr-FR"/>
              </w:rPr>
              <w:t xml:space="preserve"> / </w:t>
            </w:r>
            <w:proofErr w:type="spellStart"/>
            <w:r>
              <w:rPr>
                <w:rFonts w:ascii="Times New Roman" w:hAnsi="Times New Roman" w:cs="Times New Roman"/>
                <w:sz w:val="24"/>
                <w:szCs w:val="24"/>
                <w:lang w:val="fr-FR"/>
              </w:rPr>
              <w:t>Mejou</w:t>
            </w:r>
            <w:proofErr w:type="spellEnd"/>
            <w:r>
              <w:rPr>
                <w:rFonts w:ascii="Times New Roman" w:hAnsi="Times New Roman" w:cs="Times New Roman"/>
                <w:sz w:val="24"/>
                <w:szCs w:val="24"/>
                <w:lang w:val="fr-FR"/>
              </w:rPr>
              <w:t xml:space="preserve"> </w:t>
            </w:r>
            <w:r w:rsidR="003D4DF1" w:rsidRPr="004648A3">
              <w:rPr>
                <w:rFonts w:ascii="Times New Roman" w:hAnsi="Times New Roman" w:cs="Times New Roman"/>
                <w:sz w:val="24"/>
                <w:szCs w:val="24"/>
                <w:lang w:val="fr-FR"/>
              </w:rPr>
              <w:t>(single)</w:t>
            </w:r>
          </w:p>
        </w:tc>
        <w:tc>
          <w:tcPr>
            <w:tcW w:w="2693" w:type="dxa"/>
          </w:tcPr>
          <w:p w:rsidR="003D4DF1" w:rsidRPr="004648A3" w:rsidRDefault="003D4DF1"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3D4DF1" w:rsidRPr="004648A3" w:rsidRDefault="007F7CDB" w:rsidP="00C33961">
            <w:pPr>
              <w:rPr>
                <w:rFonts w:ascii="Times New Roman" w:hAnsi="Times New Roman" w:cs="Times New Roman"/>
                <w:sz w:val="24"/>
                <w:szCs w:val="24"/>
                <w:lang w:val="fr-FR"/>
              </w:rPr>
            </w:pPr>
            <w:r w:rsidRPr="004648A3">
              <w:rPr>
                <w:rFonts w:ascii="Times New Roman" w:hAnsi="Times New Roman" w:cs="Times New Roman"/>
                <w:sz w:val="24"/>
                <w:szCs w:val="24"/>
                <w:lang w:val="fr-FR"/>
              </w:rPr>
              <w:t>Année indéterminé</w:t>
            </w:r>
          </w:p>
        </w:tc>
      </w:tr>
      <w:tr w:rsidR="007F7CDB" w:rsidRPr="00002BC7" w:rsidTr="000855A0">
        <w:trPr>
          <w:jc w:val="center"/>
        </w:trPr>
        <w:tc>
          <w:tcPr>
            <w:tcW w:w="704" w:type="dxa"/>
          </w:tcPr>
          <w:p w:rsidR="007F7CDB"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13</w:t>
            </w:r>
          </w:p>
        </w:tc>
        <w:tc>
          <w:tcPr>
            <w:tcW w:w="4678" w:type="dxa"/>
          </w:tcPr>
          <w:p w:rsidR="007F7CDB" w:rsidRPr="004648A3" w:rsidRDefault="000855A0" w:rsidP="00C339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 Lane / Men </w:t>
            </w:r>
            <w:proofErr w:type="spellStart"/>
            <w:r>
              <w:rPr>
                <w:rFonts w:ascii="Times New Roman" w:hAnsi="Times New Roman" w:cs="Times New Roman"/>
                <w:sz w:val="24"/>
                <w:szCs w:val="24"/>
              </w:rPr>
              <w:t>Lah</w:t>
            </w:r>
            <w:proofErr w:type="spellEnd"/>
            <w:r>
              <w:rPr>
                <w:rFonts w:ascii="Times New Roman" w:hAnsi="Times New Roman" w:cs="Times New Roman"/>
                <w:sz w:val="24"/>
                <w:szCs w:val="24"/>
              </w:rPr>
              <w:t xml:space="preserve"> </w:t>
            </w:r>
            <w:r w:rsidR="007F7CDB" w:rsidRPr="004648A3">
              <w:rPr>
                <w:rFonts w:ascii="Times New Roman" w:hAnsi="Times New Roman" w:cs="Times New Roman"/>
                <w:sz w:val="24"/>
                <w:szCs w:val="24"/>
              </w:rPr>
              <w:t>(single)</w:t>
            </w:r>
          </w:p>
        </w:tc>
        <w:tc>
          <w:tcPr>
            <w:tcW w:w="2693" w:type="dxa"/>
          </w:tcPr>
          <w:p w:rsidR="007F7CDB"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Disque vinyl</w:t>
            </w:r>
            <w:r w:rsidR="004648A3" w:rsidRPr="004648A3">
              <w:rPr>
                <w:rFonts w:ascii="Times New Roman" w:hAnsi="Times New Roman" w:cs="Times New Roman"/>
                <w:sz w:val="24"/>
                <w:szCs w:val="24"/>
                <w:lang w:val="fr-FR"/>
              </w:rPr>
              <w:t>e</w:t>
            </w:r>
          </w:p>
        </w:tc>
        <w:tc>
          <w:tcPr>
            <w:tcW w:w="2268" w:type="dxa"/>
          </w:tcPr>
          <w:p w:rsidR="007F7CDB" w:rsidRPr="004648A3" w:rsidRDefault="007F7CDB" w:rsidP="00C33961">
            <w:pPr>
              <w:spacing w:line="360" w:lineRule="auto"/>
              <w:jc w:val="both"/>
              <w:rPr>
                <w:rFonts w:ascii="Times New Roman" w:hAnsi="Times New Roman" w:cs="Times New Roman"/>
                <w:sz w:val="24"/>
                <w:szCs w:val="24"/>
              </w:rPr>
            </w:pPr>
            <w:proofErr w:type="spellStart"/>
            <w:r w:rsidRPr="004648A3">
              <w:rPr>
                <w:rFonts w:ascii="Times New Roman" w:hAnsi="Times New Roman" w:cs="Times New Roman"/>
                <w:sz w:val="24"/>
                <w:szCs w:val="24"/>
              </w:rPr>
              <w:t>Année</w:t>
            </w:r>
            <w:proofErr w:type="spellEnd"/>
            <w:r w:rsidRPr="004648A3">
              <w:rPr>
                <w:rFonts w:ascii="Times New Roman" w:hAnsi="Times New Roman" w:cs="Times New Roman"/>
                <w:sz w:val="24"/>
                <w:szCs w:val="24"/>
              </w:rPr>
              <w:t xml:space="preserve"> </w:t>
            </w:r>
            <w:proofErr w:type="spellStart"/>
            <w:r w:rsidRPr="004648A3">
              <w:rPr>
                <w:rFonts w:ascii="Times New Roman" w:hAnsi="Times New Roman" w:cs="Times New Roman"/>
                <w:sz w:val="24"/>
                <w:szCs w:val="24"/>
              </w:rPr>
              <w:t>indéterminé</w:t>
            </w:r>
            <w:proofErr w:type="spellEnd"/>
          </w:p>
        </w:tc>
      </w:tr>
      <w:tr w:rsidR="007F7CDB" w:rsidTr="000855A0">
        <w:trPr>
          <w:trHeight w:val="138"/>
          <w:jc w:val="center"/>
        </w:trPr>
        <w:tc>
          <w:tcPr>
            <w:tcW w:w="704" w:type="dxa"/>
          </w:tcPr>
          <w:p w:rsidR="007F7CDB" w:rsidRPr="000855A0" w:rsidRDefault="007F7CDB" w:rsidP="00C33961">
            <w:pPr>
              <w:spacing w:line="360" w:lineRule="auto"/>
              <w:jc w:val="both"/>
              <w:rPr>
                <w:rFonts w:ascii="Times New Roman" w:hAnsi="Times New Roman" w:cs="Times New Roman"/>
                <w:sz w:val="24"/>
                <w:szCs w:val="24"/>
                <w:lang w:val="fr-FR"/>
              </w:rPr>
            </w:pPr>
            <w:r w:rsidRPr="000855A0">
              <w:rPr>
                <w:rFonts w:ascii="Times New Roman" w:hAnsi="Times New Roman" w:cs="Times New Roman"/>
                <w:sz w:val="24"/>
                <w:szCs w:val="24"/>
                <w:lang w:val="fr-FR"/>
              </w:rPr>
              <w:t>12</w:t>
            </w:r>
          </w:p>
        </w:tc>
        <w:tc>
          <w:tcPr>
            <w:tcW w:w="4678" w:type="dxa"/>
          </w:tcPr>
          <w:p w:rsidR="007F7CDB" w:rsidRPr="000855A0" w:rsidRDefault="00072A48" w:rsidP="000855A0">
            <w:pPr>
              <w:rPr>
                <w:rFonts w:ascii="Times New Roman" w:hAnsi="Times New Roman" w:cs="Times New Roman"/>
                <w:sz w:val="24"/>
                <w:szCs w:val="24"/>
                <w:lang w:val="fr-FR"/>
              </w:rPr>
            </w:pPr>
            <w:hyperlink r:id="rId80" w:history="1">
              <w:r w:rsidR="007F7CDB" w:rsidRPr="000855A0">
                <w:rPr>
                  <w:rFonts w:ascii="Times New Roman" w:hAnsi="Times New Roman" w:cs="Times New Roman"/>
                  <w:sz w:val="24"/>
                  <w:szCs w:val="24"/>
                  <w:lang w:val="fr-FR"/>
                </w:rPr>
                <w:br/>
                <w:t>Chanson Immortelles</w:t>
              </w:r>
            </w:hyperlink>
          </w:p>
          <w:p w:rsidR="007F7CDB" w:rsidRPr="004648A3" w:rsidRDefault="007F7CDB" w:rsidP="000855A0">
            <w:pPr>
              <w:rPr>
                <w:rFonts w:ascii="Times New Roman" w:hAnsi="Times New Roman" w:cs="Times New Roman"/>
                <w:sz w:val="24"/>
                <w:szCs w:val="24"/>
                <w:lang w:val="fr-FR"/>
              </w:rPr>
            </w:pPr>
            <w:r w:rsidRPr="000855A0">
              <w:rPr>
                <w:rFonts w:ascii="Times New Roman" w:hAnsi="Times New Roman" w:cs="Times New Roman"/>
                <w:sz w:val="24"/>
                <w:szCs w:val="24"/>
                <w:lang w:val="fr-FR"/>
              </w:rPr>
              <w:t>Compilation</w:t>
            </w:r>
          </w:p>
        </w:tc>
        <w:tc>
          <w:tcPr>
            <w:tcW w:w="2693" w:type="dxa"/>
          </w:tcPr>
          <w:p w:rsidR="007F7CDB"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CD</w:t>
            </w:r>
          </w:p>
        </w:tc>
        <w:tc>
          <w:tcPr>
            <w:tcW w:w="2268" w:type="dxa"/>
          </w:tcPr>
          <w:p w:rsidR="007F7CDB" w:rsidRPr="004648A3" w:rsidRDefault="007F7CDB" w:rsidP="00C33961">
            <w:pPr>
              <w:spacing w:line="360" w:lineRule="auto"/>
              <w:jc w:val="both"/>
              <w:rPr>
                <w:rFonts w:ascii="Times New Roman" w:hAnsi="Times New Roman" w:cs="Times New Roman"/>
                <w:sz w:val="24"/>
                <w:szCs w:val="24"/>
                <w:lang w:val="fr-FR"/>
              </w:rPr>
            </w:pPr>
            <w:r w:rsidRPr="004648A3">
              <w:rPr>
                <w:rFonts w:ascii="Times New Roman" w:hAnsi="Times New Roman" w:cs="Times New Roman"/>
                <w:sz w:val="24"/>
                <w:szCs w:val="24"/>
                <w:lang w:val="fr-FR"/>
              </w:rPr>
              <w:t>Année indéterminé</w:t>
            </w:r>
          </w:p>
        </w:tc>
      </w:tr>
    </w:tbl>
    <w:p w:rsidR="00363D93" w:rsidRPr="007F7CDB" w:rsidRDefault="007F7CDB" w:rsidP="00906FC8">
      <w:pPr>
        <w:spacing w:before="120" w:after="120" w:line="360" w:lineRule="auto"/>
        <w:jc w:val="both"/>
        <w:rPr>
          <w:rFonts w:ascii="Times New Roman" w:hAnsi="Times New Roman" w:cs="Times New Roman"/>
          <w:b/>
          <w:sz w:val="24"/>
          <w:szCs w:val="24"/>
          <w:lang w:val="fr-CM"/>
        </w:rPr>
      </w:pPr>
      <w:r w:rsidRPr="007F7CDB">
        <w:rPr>
          <w:rFonts w:ascii="Times New Roman" w:hAnsi="Times New Roman" w:cs="Times New Roman"/>
          <w:b/>
          <w:sz w:val="24"/>
          <w:szCs w:val="24"/>
          <w:lang w:val="fr-CM"/>
        </w:rPr>
        <w:t>Source: https://www.discogs.com/fr/artist/1483948-Pierre-Didy-Tchakounte</w:t>
      </w:r>
    </w:p>
    <w:p w:rsidR="007F7CDB" w:rsidRPr="007F7CDB" w:rsidRDefault="007F7CDB" w:rsidP="00906FC8">
      <w:pPr>
        <w:spacing w:before="120" w:after="120" w:line="360" w:lineRule="auto"/>
        <w:jc w:val="both"/>
        <w:rPr>
          <w:rFonts w:ascii="Times New Roman" w:hAnsi="Times New Roman" w:cs="Times New Roman"/>
          <w:b/>
          <w:sz w:val="24"/>
          <w:szCs w:val="24"/>
          <w:lang w:val="fr-CM"/>
        </w:rPr>
      </w:pPr>
    </w:p>
    <w:p w:rsidR="000855A0" w:rsidRDefault="000855A0">
      <w:pPr>
        <w:rPr>
          <w:rFonts w:ascii="Times New Roman" w:hAnsi="Times New Roman" w:cs="Times New Roman"/>
          <w:b/>
          <w:sz w:val="24"/>
          <w:szCs w:val="24"/>
          <w:lang w:val="fr-CM"/>
        </w:rPr>
      </w:pPr>
      <w:r>
        <w:rPr>
          <w:rFonts w:ascii="Times New Roman" w:hAnsi="Times New Roman" w:cs="Times New Roman"/>
          <w:b/>
          <w:sz w:val="24"/>
          <w:szCs w:val="24"/>
          <w:lang w:val="fr-CM"/>
        </w:rPr>
        <w:br w:type="page"/>
      </w:r>
    </w:p>
    <w:p w:rsidR="007F7CDB" w:rsidRPr="007F7CDB" w:rsidRDefault="007F7CDB" w:rsidP="00906FC8">
      <w:pPr>
        <w:spacing w:before="120" w:after="120" w:line="360" w:lineRule="auto"/>
        <w:jc w:val="both"/>
        <w:rPr>
          <w:rFonts w:ascii="Times New Roman" w:hAnsi="Times New Roman" w:cs="Times New Roman"/>
          <w:b/>
          <w:sz w:val="24"/>
          <w:szCs w:val="24"/>
          <w:lang w:val="fr-CM"/>
        </w:rPr>
      </w:pPr>
    </w:p>
    <w:bookmarkStart w:id="102" w:name="_Toc213138598"/>
    <w:bookmarkStart w:id="103" w:name="_Toc213138619"/>
    <w:p w:rsidR="00C36AB4" w:rsidRPr="007F7CDB" w:rsidRDefault="00C36AB4" w:rsidP="00C36AB4">
      <w:pPr>
        <w:rPr>
          <w:lang w:val="fr-CM"/>
        </w:rPr>
      </w:pPr>
      <w:r>
        <w:rPr>
          <w:noProof/>
          <w:lang w:val="fr-FR" w:eastAsia="fr-FR"/>
        </w:rPr>
        <mc:AlternateContent>
          <mc:Choice Requires="wps">
            <w:drawing>
              <wp:anchor distT="0" distB="0" distL="114300" distR="114300" simplePos="0" relativeHeight="251692032" behindDoc="1" locked="0" layoutInCell="1" allowOverlap="1" wp14:anchorId="52AD56F8" wp14:editId="5EEE57CF">
                <wp:simplePos x="0" y="0"/>
                <wp:positionH relativeFrom="margin">
                  <wp:align>center</wp:align>
                </wp:positionH>
                <wp:positionV relativeFrom="paragraph">
                  <wp:posOffset>7455</wp:posOffset>
                </wp:positionV>
                <wp:extent cx="3467100" cy="781050"/>
                <wp:effectExtent l="0" t="0" r="19050" b="19050"/>
                <wp:wrapNone/>
                <wp:docPr id="30" name="Rectangle à coins arrondis 30"/>
                <wp:cNvGraphicFramePr/>
                <a:graphic xmlns:a="http://schemas.openxmlformats.org/drawingml/2006/main">
                  <a:graphicData uri="http://schemas.microsoft.com/office/word/2010/wordprocessingShape">
                    <wps:wsp>
                      <wps:cNvSpPr/>
                      <wps:spPr>
                        <a:xfrm>
                          <a:off x="0" y="0"/>
                          <a:ext cx="3467100" cy="78105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15742" id="Rectangle à coins arrondis 30" o:spid="_x0000_s1026" style="position:absolute;margin-left:0;margin-top:.6pt;width:273pt;height:61.5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" fillcolor="#0070c0" strokecolor="#41719c" strokeweight="1pt">
                <v:fill color2="#0070c0" colors="0 #0070c0;22938f window;46531f window;1 #0070c0" focus="100%" type="gradient"/>
                <v:stroke joinstyle="miter"/>
                <w10:wrap anchorx="margin"/>
              </v:roundrect>
            </w:pict>
          </mc:Fallback>
        </mc:AlternateContent>
      </w:r>
    </w:p>
    <w:p w:rsidR="00A403DE" w:rsidRDefault="00C36AB4" w:rsidP="00C36AB4">
      <w:pPr>
        <w:pStyle w:val="Titre1"/>
        <w:rPr>
          <w:lang w:val="fr-FR"/>
        </w:rPr>
      </w:pPr>
      <w:bookmarkStart w:id="104" w:name="_Toc214181637"/>
      <w:bookmarkStart w:id="105" w:name="_Toc214181666"/>
      <w:r>
        <w:rPr>
          <w:lang w:val="fr-FR"/>
        </w:rPr>
        <w:t xml:space="preserve">CHAPITRE </w:t>
      </w:r>
      <w:r w:rsidR="00CA239F">
        <w:rPr>
          <w:lang w:val="fr-FR"/>
        </w:rPr>
        <w:t>VI</w:t>
      </w:r>
      <w:r>
        <w:rPr>
          <w:lang w:val="fr-FR"/>
        </w:rPr>
        <w:t> :</w:t>
      </w:r>
      <w:r w:rsidR="00A4795C">
        <w:rPr>
          <w:lang w:val="fr-FR"/>
        </w:rPr>
        <w:t xml:space="preserve"> </w:t>
      </w:r>
      <w:r w:rsidR="007F28F4" w:rsidRPr="00906FC8">
        <w:rPr>
          <w:lang w:val="fr-FR"/>
        </w:rPr>
        <w:t>A</w:t>
      </w:r>
      <w:r w:rsidR="00846767" w:rsidRPr="00906FC8">
        <w:rPr>
          <w:lang w:val="fr-FR"/>
        </w:rPr>
        <w:t>MBASSE-BEY</w:t>
      </w:r>
      <w:bookmarkEnd w:id="102"/>
      <w:bookmarkEnd w:id="103"/>
      <w:bookmarkEnd w:id="104"/>
      <w:bookmarkEnd w:id="105"/>
    </w:p>
    <w:p w:rsidR="00C36AB4" w:rsidRPr="00C36AB4" w:rsidRDefault="00C36AB4" w:rsidP="00C36AB4">
      <w:pPr>
        <w:rPr>
          <w:lang w:val="fr-FR"/>
        </w:rPr>
      </w:pPr>
    </w:p>
    <w:p w:rsidR="003F5D9C" w:rsidRPr="003F5D9C" w:rsidRDefault="00C36AB4" w:rsidP="00C36AB4">
      <w:pPr>
        <w:pStyle w:val="Titre2"/>
        <w:rPr>
          <w:lang w:val="fr-FR"/>
        </w:rPr>
      </w:pPr>
      <w:r>
        <w:rPr>
          <w:lang w:val="fr-FR"/>
        </w:rPr>
        <w:t xml:space="preserve"> </w:t>
      </w:r>
      <w:bookmarkStart w:id="106" w:name="_Toc214181638"/>
      <w:r w:rsidR="003F5D9C" w:rsidRPr="003F5D9C">
        <w:rPr>
          <w:lang w:val="fr-FR"/>
        </w:rPr>
        <w:t>Origine et historique</w:t>
      </w:r>
      <w:bookmarkEnd w:id="106"/>
    </w:p>
    <w:p w:rsidR="00CB426F" w:rsidRPr="009C617E" w:rsidRDefault="00CB426F" w:rsidP="009C617E">
      <w:pPr>
        <w:pStyle w:val="NormalWeb"/>
        <w:shd w:val="clear" w:color="auto" w:fill="FFFFFF"/>
        <w:spacing w:before="120" w:beforeAutospacing="0" w:after="120" w:afterAutospacing="0" w:line="360" w:lineRule="auto"/>
        <w:ind w:firstLine="567"/>
        <w:jc w:val="both"/>
        <w:rPr>
          <w:color w:val="000000"/>
          <w:lang w:val="fr-CM"/>
        </w:rPr>
      </w:pPr>
      <w:r w:rsidRPr="009C617E">
        <w:rPr>
          <w:color w:val="000000"/>
          <w:lang w:val="fr-CM"/>
        </w:rPr>
        <w:t>L’</w:t>
      </w:r>
      <w:proofErr w:type="spellStart"/>
      <w:r w:rsidRPr="009C617E">
        <w:rPr>
          <w:color w:val="000000"/>
          <w:lang w:val="fr-CM"/>
        </w:rPr>
        <w:t>Ambass</w:t>
      </w:r>
      <w:r w:rsidR="007E22AC" w:rsidRPr="009C617E">
        <w:rPr>
          <w:color w:val="000000"/>
          <w:lang w:val="fr-CM"/>
        </w:rPr>
        <w:t>e</w:t>
      </w:r>
      <w:proofErr w:type="spellEnd"/>
      <w:r w:rsidRPr="009C617E">
        <w:rPr>
          <w:color w:val="000000"/>
          <w:lang w:val="fr-CM"/>
        </w:rPr>
        <w:t xml:space="preserve"> Bey est la première danse traditionnelle</w:t>
      </w:r>
      <w:r w:rsidR="008A1588" w:rsidRPr="009C617E">
        <w:rPr>
          <w:color w:val="000000"/>
          <w:lang w:val="fr-CM"/>
        </w:rPr>
        <w:t xml:space="preserve"> la plus stylée </w:t>
      </w:r>
      <w:r w:rsidRPr="009C617E">
        <w:rPr>
          <w:color w:val="000000"/>
          <w:lang w:val="fr-CM"/>
        </w:rPr>
        <w:t>chez les p</w:t>
      </w:r>
      <w:r w:rsidR="008A1588" w:rsidRPr="009C617E">
        <w:rPr>
          <w:color w:val="000000"/>
          <w:lang w:val="fr-CM"/>
        </w:rPr>
        <w:t xml:space="preserve">euples Bassas. D’origine </w:t>
      </w:r>
      <w:proofErr w:type="spellStart"/>
      <w:r w:rsidR="008A1588" w:rsidRPr="009C617E">
        <w:rPr>
          <w:color w:val="000000"/>
          <w:lang w:val="fr-CM"/>
        </w:rPr>
        <w:t>Sawa</w:t>
      </w:r>
      <w:proofErr w:type="spellEnd"/>
      <w:r w:rsidR="008A1588" w:rsidRPr="009C617E">
        <w:rPr>
          <w:color w:val="000000"/>
          <w:lang w:val="fr-CM"/>
        </w:rPr>
        <w:t>, l</w:t>
      </w:r>
      <w:r w:rsidRPr="009C617E">
        <w:rPr>
          <w:color w:val="000000"/>
          <w:lang w:val="fr-CM"/>
        </w:rPr>
        <w:t>’</w:t>
      </w:r>
      <w:proofErr w:type="spellStart"/>
      <w:r w:rsidRPr="009C617E">
        <w:rPr>
          <w:color w:val="000000"/>
          <w:lang w:val="fr-CM"/>
        </w:rPr>
        <w:t>Ambass</w:t>
      </w:r>
      <w:r w:rsidR="00B97185" w:rsidRPr="009C617E">
        <w:rPr>
          <w:color w:val="000000"/>
          <w:lang w:val="fr-CM"/>
        </w:rPr>
        <w:t>e</w:t>
      </w:r>
      <w:proofErr w:type="spellEnd"/>
      <w:r w:rsidRPr="009C617E">
        <w:rPr>
          <w:color w:val="000000"/>
          <w:lang w:val="fr-CM"/>
        </w:rPr>
        <w:t xml:space="preserve"> Bey est l’une des expressions dansantes les plus répandues dans le Littoral. Elle a été inspirée et calquée dans les danses allemandes pendant la période coloniale. Mais ce style s’est rependu très rapidement chez les Doualas, les Pongos et les </w:t>
      </w:r>
      <w:proofErr w:type="spellStart"/>
      <w:r w:rsidRPr="009C617E">
        <w:rPr>
          <w:color w:val="000000"/>
          <w:lang w:val="fr-CM"/>
        </w:rPr>
        <w:t>Bankons</w:t>
      </w:r>
      <w:proofErr w:type="spellEnd"/>
      <w:r w:rsidRPr="009C617E">
        <w:rPr>
          <w:color w:val="000000"/>
          <w:lang w:val="fr-CM"/>
        </w:rPr>
        <w:t xml:space="preserve"> depuis les années 1920-1930. L’</w:t>
      </w:r>
      <w:proofErr w:type="spellStart"/>
      <w:r w:rsidRPr="009C617E">
        <w:rPr>
          <w:color w:val="000000"/>
          <w:lang w:val="fr-CM"/>
        </w:rPr>
        <w:t>ambass</w:t>
      </w:r>
      <w:r w:rsidR="00B97185" w:rsidRPr="009C617E">
        <w:rPr>
          <w:color w:val="000000"/>
          <w:lang w:val="fr-CM"/>
        </w:rPr>
        <w:t>e</w:t>
      </w:r>
      <w:proofErr w:type="spellEnd"/>
      <w:r w:rsidRPr="009C617E">
        <w:rPr>
          <w:color w:val="000000"/>
          <w:lang w:val="fr-CM"/>
        </w:rPr>
        <w:t xml:space="preserve"> Bey est à cet effet utilisé pour animer les cérémonies festives ou mortuaires.</w:t>
      </w:r>
    </w:p>
    <w:p w:rsidR="00CB426F" w:rsidRPr="009C617E" w:rsidRDefault="00CB426F" w:rsidP="009C617E">
      <w:pPr>
        <w:pStyle w:val="NormalWeb"/>
        <w:shd w:val="clear" w:color="auto" w:fill="FFFFFF"/>
        <w:spacing w:before="120" w:beforeAutospacing="0" w:after="120" w:afterAutospacing="0" w:line="360" w:lineRule="auto"/>
        <w:ind w:firstLine="567"/>
        <w:jc w:val="both"/>
        <w:rPr>
          <w:color w:val="000000"/>
          <w:lang w:val="fr-CM"/>
        </w:rPr>
      </w:pPr>
      <w:r w:rsidRPr="009C617E">
        <w:rPr>
          <w:color w:val="000000"/>
          <w:lang w:val="fr-CM"/>
        </w:rPr>
        <w:t>Comment jouer de l’</w:t>
      </w:r>
      <w:proofErr w:type="spellStart"/>
      <w:r w:rsidRPr="009C617E">
        <w:rPr>
          <w:color w:val="000000"/>
          <w:lang w:val="fr-CM"/>
        </w:rPr>
        <w:t>Ambass</w:t>
      </w:r>
      <w:r w:rsidR="00B97185" w:rsidRPr="009C617E">
        <w:rPr>
          <w:color w:val="000000"/>
          <w:lang w:val="fr-CM"/>
        </w:rPr>
        <w:t>e</w:t>
      </w:r>
      <w:proofErr w:type="spellEnd"/>
      <w:r w:rsidRPr="009C617E">
        <w:rPr>
          <w:color w:val="000000"/>
          <w:lang w:val="fr-CM"/>
        </w:rPr>
        <w:t xml:space="preserve"> Bey</w:t>
      </w:r>
      <w:r w:rsidR="00B97185" w:rsidRPr="009C617E">
        <w:rPr>
          <w:color w:val="000000"/>
          <w:lang w:val="fr-CM"/>
        </w:rPr>
        <w:t xml:space="preserve"> </w:t>
      </w:r>
      <w:r w:rsidRPr="009C617E">
        <w:rPr>
          <w:color w:val="000000"/>
          <w:lang w:val="fr-CM"/>
        </w:rPr>
        <w:t>?</w:t>
      </w:r>
    </w:p>
    <w:p w:rsidR="00CB426F" w:rsidRPr="00906FC8" w:rsidRDefault="00CB426F" w:rsidP="004648A3">
      <w:pPr>
        <w:pStyle w:val="NormalWeb"/>
        <w:shd w:val="clear" w:color="auto" w:fill="FFFFFF"/>
        <w:spacing w:before="120" w:beforeAutospacing="0" w:after="120" w:afterAutospacing="0" w:line="360" w:lineRule="auto"/>
        <w:ind w:firstLine="567"/>
        <w:jc w:val="both"/>
        <w:rPr>
          <w:lang w:val="fr-FR"/>
        </w:rPr>
      </w:pPr>
      <w:r w:rsidRPr="009C617E">
        <w:rPr>
          <w:color w:val="000000"/>
          <w:lang w:val="fr-CM"/>
        </w:rPr>
        <w:t>Musique très acoustique, l’</w:t>
      </w:r>
      <w:proofErr w:type="spellStart"/>
      <w:r w:rsidRPr="009C617E">
        <w:rPr>
          <w:color w:val="000000"/>
          <w:lang w:val="fr-CM"/>
        </w:rPr>
        <w:t>Ambass</w:t>
      </w:r>
      <w:r w:rsidR="00B97185" w:rsidRPr="009C617E">
        <w:rPr>
          <w:color w:val="000000"/>
          <w:lang w:val="fr-CM"/>
        </w:rPr>
        <w:t>e</w:t>
      </w:r>
      <w:proofErr w:type="spellEnd"/>
      <w:r w:rsidRPr="009C617E">
        <w:rPr>
          <w:color w:val="000000"/>
          <w:lang w:val="fr-CM"/>
        </w:rPr>
        <w:t xml:space="preserve"> bey se joue essent</w:t>
      </w:r>
      <w:r w:rsidR="00B97185" w:rsidRPr="009C617E">
        <w:rPr>
          <w:color w:val="000000"/>
          <w:lang w:val="fr-CM"/>
        </w:rPr>
        <w:t xml:space="preserve">iellement avec la guitare et la </w:t>
      </w:r>
      <w:r w:rsidRPr="009C617E">
        <w:rPr>
          <w:color w:val="000000"/>
          <w:lang w:val="fr-CM"/>
        </w:rPr>
        <w:t>Conga (</w:t>
      </w:r>
      <w:proofErr w:type="spellStart"/>
      <w:r w:rsidRPr="009C617E">
        <w:rPr>
          <w:color w:val="000000"/>
          <w:lang w:val="fr-CM"/>
        </w:rPr>
        <w:t>Njembe</w:t>
      </w:r>
      <w:proofErr w:type="spellEnd"/>
      <w:r w:rsidRPr="009C617E">
        <w:rPr>
          <w:color w:val="000000"/>
          <w:lang w:val="fr-CM"/>
        </w:rPr>
        <w:t>) pour certains. Elle se danse en couple ou en solo. </w:t>
      </w:r>
      <w:r w:rsidR="00B97185" w:rsidRPr="009C617E">
        <w:rPr>
          <w:color w:val="000000"/>
          <w:lang w:val="fr-CM"/>
        </w:rPr>
        <w:t>Ici dans un style</w:t>
      </w:r>
      <w:r w:rsidRPr="009C617E">
        <w:rPr>
          <w:color w:val="000000"/>
          <w:lang w:val="fr-CM"/>
        </w:rPr>
        <w:t xml:space="preserve"> très chorégraphié, comme atteints de la grippe aviaire, les danseurs bougent leurs épaules avec </w:t>
      </w:r>
      <w:r w:rsidR="00B97185" w:rsidRPr="009C617E">
        <w:rPr>
          <w:color w:val="000000"/>
          <w:lang w:val="fr-CM"/>
        </w:rPr>
        <w:t>feeling</w:t>
      </w:r>
      <w:r w:rsidRPr="009C617E">
        <w:rPr>
          <w:color w:val="000000"/>
          <w:lang w:val="fr-CM"/>
        </w:rPr>
        <w:t>, élégance et synchro comme des éperviers. La danse commence par l’exécution des pas du « </w:t>
      </w:r>
      <w:proofErr w:type="spellStart"/>
      <w:r w:rsidRPr="009C617E">
        <w:rPr>
          <w:color w:val="000000"/>
          <w:lang w:val="fr-CM"/>
        </w:rPr>
        <w:t>Mudun’a</w:t>
      </w:r>
      <w:proofErr w:type="spellEnd"/>
      <w:r w:rsidRPr="009C617E">
        <w:rPr>
          <w:color w:val="000000"/>
          <w:lang w:val="fr-CM"/>
        </w:rPr>
        <w:t xml:space="preserve"> </w:t>
      </w:r>
      <w:proofErr w:type="spellStart"/>
      <w:r w:rsidRPr="009C617E">
        <w:rPr>
          <w:color w:val="000000"/>
          <w:lang w:val="fr-CM"/>
        </w:rPr>
        <w:t>Sombo</w:t>
      </w:r>
      <w:proofErr w:type="spellEnd"/>
      <w:r w:rsidRPr="009C617E">
        <w:rPr>
          <w:color w:val="000000"/>
          <w:lang w:val="fr-CM"/>
        </w:rPr>
        <w:t> »</w:t>
      </w:r>
      <w:r w:rsidR="00B97185" w:rsidRPr="009C617E">
        <w:rPr>
          <w:color w:val="000000"/>
          <w:lang w:val="fr-CM"/>
        </w:rPr>
        <w:t> (</w:t>
      </w:r>
      <w:r w:rsidRPr="009C617E">
        <w:rPr>
          <w:color w:val="000000"/>
          <w:lang w:val="fr-CM"/>
        </w:rPr>
        <w:t>le vieux singe). C’est une façon d’</w:t>
      </w:r>
      <w:r w:rsidR="00B97185" w:rsidRPr="009C617E">
        <w:rPr>
          <w:color w:val="000000"/>
          <w:lang w:val="fr-CM"/>
        </w:rPr>
        <w:t>entrer</w:t>
      </w:r>
      <w:r w:rsidRPr="009C617E">
        <w:rPr>
          <w:color w:val="000000"/>
          <w:lang w:val="fr-CM"/>
        </w:rPr>
        <w:t xml:space="preserve"> en communion avec les ancêtres et recueillir des forces positives qui leurs permettront d’éloigner celles négatives en présence. Après donc les pas du « </w:t>
      </w:r>
      <w:proofErr w:type="spellStart"/>
      <w:r w:rsidRPr="009C617E">
        <w:rPr>
          <w:color w:val="000000"/>
          <w:lang w:val="fr-CM"/>
        </w:rPr>
        <w:t>Mudun</w:t>
      </w:r>
      <w:proofErr w:type="spellEnd"/>
      <w:r w:rsidRPr="009C617E">
        <w:rPr>
          <w:color w:val="000000"/>
          <w:lang w:val="fr-CM"/>
        </w:rPr>
        <w:t xml:space="preserve">’ a </w:t>
      </w:r>
      <w:proofErr w:type="spellStart"/>
      <w:r w:rsidRPr="009C617E">
        <w:rPr>
          <w:color w:val="000000"/>
          <w:lang w:val="fr-CM"/>
        </w:rPr>
        <w:t>Sombe</w:t>
      </w:r>
      <w:proofErr w:type="spellEnd"/>
      <w:r w:rsidRPr="009C617E">
        <w:rPr>
          <w:color w:val="000000"/>
          <w:lang w:val="fr-CM"/>
        </w:rPr>
        <w:t xml:space="preserve"> » s’en </w:t>
      </w:r>
      <w:r w:rsidR="00C04FA4" w:rsidRPr="009C617E">
        <w:rPr>
          <w:color w:val="000000"/>
          <w:lang w:val="fr-CM"/>
        </w:rPr>
        <w:t>suivent</w:t>
      </w:r>
      <w:r w:rsidRPr="009C617E">
        <w:rPr>
          <w:color w:val="000000"/>
          <w:lang w:val="fr-CM"/>
        </w:rPr>
        <w:t xml:space="preserve"> une animation égaillant avec un enchaînement de pas très rapides et fluides. Les corps bougeant très habilement, tous en accord avec la musique. Egalement, un chanteur tenant le microphone mime des mélodies au rythme de son. </w:t>
      </w:r>
      <w:r w:rsidR="00B97185" w:rsidRPr="009C617E">
        <w:rPr>
          <w:color w:val="000000"/>
          <w:lang w:val="fr-CM"/>
        </w:rPr>
        <w:t>C’est un vrai spectacle</w:t>
      </w:r>
      <w:r w:rsidRPr="009C617E">
        <w:rPr>
          <w:color w:val="000000"/>
          <w:lang w:val="fr-CM"/>
        </w:rPr>
        <w:t xml:space="preserve"> incroyable</w:t>
      </w:r>
      <w:r w:rsidR="004648A3">
        <w:rPr>
          <w:lang w:val="fr-FR"/>
        </w:rPr>
        <w:t>.</w:t>
      </w:r>
    </w:p>
    <w:p w:rsidR="007818AE" w:rsidRPr="00906FC8" w:rsidRDefault="00CB426F"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L’habillement approprié pour l’</w:t>
      </w:r>
      <w:proofErr w:type="spellStart"/>
      <w:r w:rsidRPr="00906FC8">
        <w:rPr>
          <w:lang w:val="fr-FR"/>
        </w:rPr>
        <w:t>Ambass</w:t>
      </w:r>
      <w:r w:rsidR="00090D45" w:rsidRPr="00906FC8">
        <w:rPr>
          <w:lang w:val="fr-FR"/>
        </w:rPr>
        <w:t>e</w:t>
      </w:r>
      <w:proofErr w:type="spellEnd"/>
      <w:r w:rsidRPr="00906FC8">
        <w:rPr>
          <w:lang w:val="fr-FR"/>
        </w:rPr>
        <w:t xml:space="preserve"> bey est le pagne (</w:t>
      </w:r>
      <w:proofErr w:type="spellStart"/>
      <w:r w:rsidRPr="00906FC8">
        <w:rPr>
          <w:lang w:val="fr-FR"/>
        </w:rPr>
        <w:t>Sanja</w:t>
      </w:r>
      <w:proofErr w:type="spellEnd"/>
      <w:r w:rsidRPr="00906FC8">
        <w:rPr>
          <w:lang w:val="fr-FR"/>
        </w:rPr>
        <w:t xml:space="preserve">) Pour les hommes) et le </w:t>
      </w:r>
      <w:proofErr w:type="spellStart"/>
      <w:r w:rsidRPr="00906FC8">
        <w:rPr>
          <w:lang w:val="fr-FR"/>
        </w:rPr>
        <w:t>Kaba</w:t>
      </w:r>
      <w:proofErr w:type="spellEnd"/>
      <w:r w:rsidRPr="00906FC8">
        <w:rPr>
          <w:lang w:val="fr-FR"/>
        </w:rPr>
        <w:t xml:space="preserve"> pour les femmes. Pour l’exécuter, il faut constituer les couples (Les hommes et les femmes). Ceux- ci se tiennent les </w:t>
      </w:r>
      <w:proofErr w:type="spellStart"/>
      <w:r w:rsidRPr="00906FC8">
        <w:rPr>
          <w:lang w:val="fr-FR"/>
        </w:rPr>
        <w:t>courdes</w:t>
      </w:r>
      <w:proofErr w:type="spellEnd"/>
      <w:r w:rsidRPr="00906FC8">
        <w:rPr>
          <w:lang w:val="fr-FR"/>
        </w:rPr>
        <w:t xml:space="preserve"> et virevoltent selon les consignes du maestro qui se trouve généralement au milieu ou devant. Celui- ci donne donc les consignes en langue Allemande en utilisant des expressions telles que « </w:t>
      </w:r>
      <w:proofErr w:type="spellStart"/>
      <w:r w:rsidRPr="00906FC8">
        <w:rPr>
          <w:lang w:val="fr-FR"/>
        </w:rPr>
        <w:t>Seis</w:t>
      </w:r>
      <w:proofErr w:type="spellEnd"/>
      <w:r w:rsidRPr="00906FC8">
        <w:rPr>
          <w:lang w:val="fr-FR"/>
        </w:rPr>
        <w:t xml:space="preserve"> Taché », « </w:t>
      </w:r>
      <w:proofErr w:type="spellStart"/>
      <w:r w:rsidRPr="00906FC8">
        <w:rPr>
          <w:lang w:val="fr-FR"/>
        </w:rPr>
        <w:t>Drempa</w:t>
      </w:r>
      <w:proofErr w:type="spellEnd"/>
      <w:r w:rsidRPr="00906FC8">
        <w:rPr>
          <w:lang w:val="fr-FR"/>
        </w:rPr>
        <w:t>, « </w:t>
      </w:r>
      <w:proofErr w:type="spellStart"/>
      <w:r w:rsidRPr="00906FC8">
        <w:rPr>
          <w:lang w:val="fr-FR"/>
        </w:rPr>
        <w:t>Cona</w:t>
      </w:r>
      <w:proofErr w:type="spellEnd"/>
      <w:r w:rsidRPr="00906FC8">
        <w:rPr>
          <w:lang w:val="fr-FR"/>
        </w:rPr>
        <w:t xml:space="preserve"> </w:t>
      </w:r>
      <w:proofErr w:type="spellStart"/>
      <w:r w:rsidRPr="00906FC8">
        <w:rPr>
          <w:lang w:val="fr-FR"/>
        </w:rPr>
        <w:t>drempa</w:t>
      </w:r>
      <w:proofErr w:type="spellEnd"/>
      <w:r w:rsidRPr="00906FC8">
        <w:rPr>
          <w:lang w:val="fr-FR"/>
        </w:rPr>
        <w:t> », « Rouillé » ou encore « </w:t>
      </w:r>
      <w:proofErr w:type="spellStart"/>
      <w:r w:rsidRPr="00906FC8">
        <w:rPr>
          <w:lang w:val="fr-FR"/>
        </w:rPr>
        <w:t>Lalala</w:t>
      </w:r>
      <w:proofErr w:type="spellEnd"/>
      <w:r w:rsidRPr="00906FC8">
        <w:rPr>
          <w:lang w:val="fr-FR"/>
        </w:rPr>
        <w:t xml:space="preserve"> lai </w:t>
      </w:r>
      <w:proofErr w:type="spellStart"/>
      <w:r w:rsidRPr="00906FC8">
        <w:rPr>
          <w:lang w:val="fr-FR"/>
        </w:rPr>
        <w:t>sobèlè</w:t>
      </w:r>
      <w:proofErr w:type="spellEnd"/>
      <w:r w:rsidRPr="00906FC8">
        <w:rPr>
          <w:lang w:val="fr-FR"/>
        </w:rPr>
        <w:t> » pour ne</w:t>
      </w:r>
      <w:r w:rsidR="009C353E" w:rsidRPr="00906FC8">
        <w:rPr>
          <w:lang w:val="fr-FR"/>
        </w:rPr>
        <w:t xml:space="preserve"> citer que </w:t>
      </w:r>
      <w:r w:rsidR="009C617E" w:rsidRPr="00906FC8">
        <w:rPr>
          <w:lang w:val="fr-FR"/>
        </w:rPr>
        <w:t>celle-là</w:t>
      </w:r>
      <w:r w:rsidRPr="00906FC8">
        <w:rPr>
          <w:lang w:val="fr-FR"/>
        </w:rPr>
        <w:t>.</w:t>
      </w:r>
    </w:p>
    <w:p w:rsidR="00CB426F" w:rsidRPr="00906FC8" w:rsidRDefault="00CB426F" w:rsidP="004648A3">
      <w:pPr>
        <w:pStyle w:val="NormalWeb"/>
        <w:shd w:val="clear" w:color="auto" w:fill="FFFFFF"/>
        <w:spacing w:before="120" w:beforeAutospacing="0" w:after="120" w:afterAutospacing="0" w:line="360" w:lineRule="auto"/>
        <w:jc w:val="both"/>
        <w:rPr>
          <w:lang w:val="fr-FR"/>
        </w:rPr>
      </w:pPr>
    </w:p>
    <w:p w:rsidR="00CB426F" w:rsidRDefault="00CB426F"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Selon plusieurs contemporains, l’</w:t>
      </w:r>
      <w:proofErr w:type="spellStart"/>
      <w:r w:rsidRPr="00906FC8">
        <w:rPr>
          <w:lang w:val="fr-FR"/>
        </w:rPr>
        <w:t>Ambass</w:t>
      </w:r>
      <w:r w:rsidR="00090D45" w:rsidRPr="00906FC8">
        <w:rPr>
          <w:lang w:val="fr-FR"/>
        </w:rPr>
        <w:t>e</w:t>
      </w:r>
      <w:proofErr w:type="spellEnd"/>
      <w:r w:rsidRPr="00906FC8">
        <w:rPr>
          <w:lang w:val="fr-FR"/>
        </w:rPr>
        <w:t xml:space="preserve"> bey a été enseigné pour ses premières fois à Douala par la famille Dayas notamment, Joseph Dayas et </w:t>
      </w:r>
      <w:proofErr w:type="spellStart"/>
      <w:r w:rsidRPr="00906FC8">
        <w:rPr>
          <w:lang w:val="fr-FR"/>
        </w:rPr>
        <w:t>Engom’a</w:t>
      </w:r>
      <w:proofErr w:type="spellEnd"/>
      <w:r w:rsidRPr="00906FC8">
        <w:rPr>
          <w:lang w:val="fr-FR"/>
        </w:rPr>
        <w:t xml:space="preserve"> Dayas à </w:t>
      </w:r>
      <w:proofErr w:type="spellStart"/>
      <w:r w:rsidRPr="00906FC8">
        <w:rPr>
          <w:lang w:val="fr-FR"/>
        </w:rPr>
        <w:t>Bonadouma</w:t>
      </w:r>
      <w:proofErr w:type="spellEnd"/>
      <w:r w:rsidRPr="00906FC8">
        <w:rPr>
          <w:lang w:val="fr-FR"/>
        </w:rPr>
        <w:t xml:space="preserve"> Home. Pour certains, la vulgarisation et la popularisation du mouvement </w:t>
      </w:r>
      <w:proofErr w:type="spellStart"/>
      <w:r w:rsidRPr="00906FC8">
        <w:rPr>
          <w:lang w:val="fr-FR"/>
        </w:rPr>
        <w:t>Ambass</w:t>
      </w:r>
      <w:r w:rsidR="00090D45" w:rsidRPr="00906FC8">
        <w:rPr>
          <w:lang w:val="fr-FR"/>
        </w:rPr>
        <w:t>e</w:t>
      </w:r>
      <w:proofErr w:type="spellEnd"/>
      <w:r w:rsidRPr="00906FC8">
        <w:rPr>
          <w:lang w:val="fr-FR"/>
        </w:rPr>
        <w:t xml:space="preserve"> Bey sont sans équivoque attribuées à </w:t>
      </w:r>
      <w:proofErr w:type="spellStart"/>
      <w:r w:rsidRPr="00906FC8">
        <w:rPr>
          <w:lang w:val="fr-FR"/>
        </w:rPr>
        <w:t>Tchako</w:t>
      </w:r>
      <w:proofErr w:type="spellEnd"/>
      <w:r w:rsidRPr="00906FC8">
        <w:rPr>
          <w:lang w:val="fr-FR"/>
        </w:rPr>
        <w:t> vers les années 1952. Et pour d’autres c’est l’œuvre de la légende </w:t>
      </w:r>
      <w:proofErr w:type="spellStart"/>
      <w:r w:rsidR="00072A48">
        <w:fldChar w:fldCharType="begin"/>
      </w:r>
      <w:r w:rsidR="00072A48" w:rsidRPr="00CA1ACD">
        <w:rPr>
          <w:lang w:val="fr-FR"/>
        </w:rPr>
        <w:instrText xml:space="preserve"> HYPERLINK "https://fr.wikipedia.org/wiki/John_Sall%C3%A9" \t "_blank" </w:instrText>
      </w:r>
      <w:r w:rsidR="00072A48">
        <w:fldChar w:fldCharType="separate"/>
      </w:r>
      <w:r w:rsidRPr="00906FC8">
        <w:rPr>
          <w:lang w:val="fr-FR"/>
        </w:rPr>
        <w:t>Sallè</w:t>
      </w:r>
      <w:proofErr w:type="spellEnd"/>
      <w:r w:rsidRPr="00906FC8">
        <w:rPr>
          <w:lang w:val="fr-FR"/>
        </w:rPr>
        <w:t xml:space="preserve"> John</w:t>
      </w:r>
      <w:r w:rsidR="00072A48">
        <w:rPr>
          <w:lang w:val="fr-FR"/>
        </w:rPr>
        <w:fldChar w:fldCharType="end"/>
      </w:r>
      <w:r w:rsidRPr="00906FC8">
        <w:rPr>
          <w:lang w:val="fr-FR"/>
        </w:rPr>
        <w:t> vers les années 1960. Il a à cet effet été surnommé le « Roi de L’</w:t>
      </w:r>
      <w:proofErr w:type="spellStart"/>
      <w:r w:rsidRPr="00906FC8">
        <w:rPr>
          <w:lang w:val="fr-FR"/>
        </w:rPr>
        <w:t>Ambass</w:t>
      </w:r>
      <w:r w:rsidR="00090D45" w:rsidRPr="00906FC8">
        <w:rPr>
          <w:lang w:val="fr-FR"/>
        </w:rPr>
        <w:t>e</w:t>
      </w:r>
      <w:proofErr w:type="spellEnd"/>
      <w:r w:rsidRPr="00906FC8">
        <w:rPr>
          <w:lang w:val="fr-FR"/>
        </w:rPr>
        <w:t xml:space="preserve"> Bey ». Un hommage lui a d’ailleurs été rendu en 2019 </w:t>
      </w:r>
      <w:r w:rsidR="00090D45" w:rsidRPr="00906FC8">
        <w:rPr>
          <w:lang w:val="fr-FR"/>
        </w:rPr>
        <w:t xml:space="preserve">lors de la célébration de la </w:t>
      </w:r>
      <w:r w:rsidRPr="00906FC8">
        <w:rPr>
          <w:lang w:val="fr-FR"/>
        </w:rPr>
        <w:t xml:space="preserve">fête traditionnelle </w:t>
      </w:r>
      <w:proofErr w:type="spellStart"/>
      <w:r w:rsidRPr="00906FC8">
        <w:rPr>
          <w:lang w:val="fr-FR"/>
        </w:rPr>
        <w:t>sawa</w:t>
      </w:r>
      <w:proofErr w:type="spellEnd"/>
      <w:r w:rsidRPr="00906FC8">
        <w:rPr>
          <w:lang w:val="fr-FR"/>
        </w:rPr>
        <w:t xml:space="preserve"> (</w:t>
      </w:r>
      <w:proofErr w:type="spellStart"/>
      <w:r w:rsidRPr="00906FC8">
        <w:rPr>
          <w:lang w:val="fr-FR"/>
        </w:rPr>
        <w:t>Ngondo</w:t>
      </w:r>
      <w:proofErr w:type="spellEnd"/>
      <w:r w:rsidRPr="00906FC8">
        <w:rPr>
          <w:lang w:val="fr-FR"/>
        </w:rPr>
        <w:t xml:space="preserve">). Plusieurs autres figures ont beaucoup apporté à </w:t>
      </w:r>
      <w:r w:rsidR="008D1C67" w:rsidRPr="00906FC8">
        <w:rPr>
          <w:lang w:val="fr-FR"/>
        </w:rPr>
        <w:t>ce mouvement te</w:t>
      </w:r>
      <w:r w:rsidR="00CE3E12">
        <w:rPr>
          <w:lang w:val="fr-FR"/>
        </w:rPr>
        <w:t xml:space="preserve">l que </w:t>
      </w:r>
      <w:proofErr w:type="spellStart"/>
      <w:r w:rsidR="00CE3E12">
        <w:rPr>
          <w:lang w:val="fr-FR"/>
        </w:rPr>
        <w:t>Lobè</w:t>
      </w:r>
      <w:proofErr w:type="spellEnd"/>
      <w:r w:rsidR="00CE3E12">
        <w:rPr>
          <w:lang w:val="fr-FR"/>
        </w:rPr>
        <w:t xml:space="preserve"> </w:t>
      </w:r>
      <w:proofErr w:type="spellStart"/>
      <w:r w:rsidR="00CE3E12">
        <w:rPr>
          <w:lang w:val="fr-FR"/>
        </w:rPr>
        <w:t>Ramaud</w:t>
      </w:r>
      <w:proofErr w:type="spellEnd"/>
      <w:r w:rsidR="00CE3E12">
        <w:rPr>
          <w:lang w:val="fr-FR"/>
        </w:rPr>
        <w:t xml:space="preserve"> et </w:t>
      </w:r>
      <w:proofErr w:type="spellStart"/>
      <w:r w:rsidR="00CE3E12">
        <w:rPr>
          <w:lang w:val="fr-FR"/>
        </w:rPr>
        <w:t>Belmond</w:t>
      </w:r>
      <w:proofErr w:type="spellEnd"/>
      <w:r w:rsidR="00CE3E12">
        <w:rPr>
          <w:lang w:val="fr-FR"/>
        </w:rPr>
        <w:t xml:space="preserve"> M’</w:t>
      </w:r>
      <w:proofErr w:type="spellStart"/>
      <w:r w:rsidR="008D1C67" w:rsidRPr="00906FC8">
        <w:rPr>
          <w:lang w:val="fr-FR"/>
        </w:rPr>
        <w:t>Packo</w:t>
      </w:r>
      <w:proofErr w:type="spellEnd"/>
      <w:r w:rsidRPr="00906FC8">
        <w:rPr>
          <w:lang w:val="fr-FR"/>
        </w:rPr>
        <w:t>. Quant à sa musique, le génie </w:t>
      </w:r>
      <w:proofErr w:type="spellStart"/>
      <w:r w:rsidRPr="00906FC8">
        <w:rPr>
          <w:lang w:val="fr-FR"/>
        </w:rPr>
        <w:t>Manulo</w:t>
      </w:r>
      <w:proofErr w:type="spellEnd"/>
      <w:r w:rsidRPr="00906FC8">
        <w:rPr>
          <w:lang w:val="fr-FR"/>
        </w:rPr>
        <w:t> est vraisemblablement l’un</w:t>
      </w:r>
      <w:r w:rsidR="00096E1C" w:rsidRPr="00906FC8">
        <w:rPr>
          <w:lang w:val="fr-FR"/>
        </w:rPr>
        <w:t>e</w:t>
      </w:r>
      <w:r w:rsidRPr="00906FC8">
        <w:rPr>
          <w:lang w:val="fr-FR"/>
        </w:rPr>
        <w:t xml:space="preserve"> des premières personnes qui a réussi à poser la gu</w:t>
      </w:r>
      <w:r w:rsidR="00096E1C" w:rsidRPr="00906FC8">
        <w:rPr>
          <w:lang w:val="fr-FR"/>
        </w:rPr>
        <w:t>itare sur ce rythme patrimonial</w:t>
      </w:r>
      <w:r w:rsidRPr="00906FC8">
        <w:rPr>
          <w:lang w:val="fr-FR"/>
        </w:rPr>
        <w:t>.</w:t>
      </w:r>
    </w:p>
    <w:p w:rsidR="00451560" w:rsidRDefault="00451560" w:rsidP="00451560">
      <w:pPr>
        <w:pStyle w:val="NormalWeb"/>
        <w:shd w:val="clear" w:color="auto" w:fill="FFFFFF"/>
        <w:spacing w:before="120" w:beforeAutospacing="0" w:after="120" w:afterAutospacing="0" w:line="360" w:lineRule="auto"/>
        <w:jc w:val="both"/>
        <w:rPr>
          <w:lang w:val="fr-FR"/>
        </w:rPr>
      </w:pPr>
      <w:r>
        <w:rPr>
          <w:lang w:val="fr-FR"/>
        </w:rPr>
        <w:t xml:space="preserve">Source : </w:t>
      </w:r>
      <w:hyperlink r:id="rId81" w:history="1">
        <w:r w:rsidR="000F5288" w:rsidRPr="00C27FE7">
          <w:rPr>
            <w:rStyle w:val="Lienhypertexte"/>
            <w:lang w:val="fr-FR"/>
          </w:rPr>
          <w:t>https://tamtamdumboa.com/ambass-bey-lune-des-danses-traditionnelles-les-plus-stylee-dans-le-monde/</w:t>
        </w:r>
      </w:hyperlink>
    </w:p>
    <w:p w:rsidR="000F5288" w:rsidRPr="00906FC8" w:rsidRDefault="000F5288" w:rsidP="00451560">
      <w:pPr>
        <w:pStyle w:val="NormalWeb"/>
        <w:shd w:val="clear" w:color="auto" w:fill="FFFFFF"/>
        <w:spacing w:before="120" w:beforeAutospacing="0" w:after="120" w:afterAutospacing="0" w:line="360" w:lineRule="auto"/>
        <w:jc w:val="both"/>
        <w:rPr>
          <w:lang w:val="fr-FR"/>
        </w:rPr>
      </w:pPr>
      <w:r w:rsidRPr="000F5288">
        <w:rPr>
          <w:lang w:val="fr-FR"/>
        </w:rPr>
        <w:t>https://camerounpressagency.com/l’évoloution-de-la-scène-musicale-camerounise-un-regard-sur-le-passe-lepresent-et-l’avenir</w:t>
      </w:r>
    </w:p>
    <w:p w:rsidR="00096E1C" w:rsidRPr="0070539C" w:rsidRDefault="00CA239F" w:rsidP="00C36AB4">
      <w:pPr>
        <w:pStyle w:val="Titre3"/>
        <w:rPr>
          <w:lang w:val="fr-CM"/>
        </w:rPr>
      </w:pPr>
      <w:bookmarkStart w:id="107" w:name="_Toc213138599"/>
      <w:bookmarkStart w:id="108" w:name="_Toc214181639"/>
      <w:r w:rsidRPr="0070539C">
        <w:rPr>
          <w:lang w:val="fr-CM"/>
        </w:rPr>
        <w:t>VI</w:t>
      </w:r>
      <w:r w:rsidR="008D1C67" w:rsidRPr="0070539C">
        <w:rPr>
          <w:lang w:val="fr-CM"/>
        </w:rPr>
        <w:t xml:space="preserve">.1. </w:t>
      </w:r>
      <w:r w:rsidR="00096E1C" w:rsidRPr="0070539C">
        <w:rPr>
          <w:lang w:val="fr-CM"/>
        </w:rPr>
        <w:t>Evolution</w:t>
      </w:r>
      <w:bookmarkEnd w:id="107"/>
      <w:bookmarkEnd w:id="108"/>
      <w:r w:rsidR="00096E1C" w:rsidRPr="0070539C">
        <w:rPr>
          <w:lang w:val="fr-CM"/>
        </w:rPr>
        <w:t xml:space="preserve"> </w:t>
      </w:r>
    </w:p>
    <w:p w:rsidR="00CB426F" w:rsidRDefault="00CB426F"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L’</w:t>
      </w:r>
      <w:proofErr w:type="spellStart"/>
      <w:r w:rsidRPr="00906FC8">
        <w:rPr>
          <w:lang w:val="fr-FR"/>
        </w:rPr>
        <w:t>Ambass</w:t>
      </w:r>
      <w:proofErr w:type="spellEnd"/>
      <w:r w:rsidRPr="00906FC8">
        <w:rPr>
          <w:lang w:val="fr-FR"/>
        </w:rPr>
        <w:t xml:space="preserve"> Bey qui était une danse spécialement réservée aux peuples </w:t>
      </w:r>
      <w:proofErr w:type="spellStart"/>
      <w:r w:rsidRPr="00906FC8">
        <w:rPr>
          <w:lang w:val="fr-FR"/>
        </w:rPr>
        <w:t>sawas</w:t>
      </w:r>
      <w:proofErr w:type="spellEnd"/>
      <w:r w:rsidRPr="00906FC8">
        <w:rPr>
          <w:lang w:val="fr-FR"/>
        </w:rPr>
        <w:t xml:space="preserve">, fait désormais la </w:t>
      </w:r>
      <w:proofErr w:type="spellStart"/>
      <w:r w:rsidRPr="00906FC8">
        <w:rPr>
          <w:lang w:val="fr-FR"/>
        </w:rPr>
        <w:t>fièrte</w:t>
      </w:r>
      <w:proofErr w:type="spellEnd"/>
      <w:r w:rsidRPr="00906FC8">
        <w:rPr>
          <w:lang w:val="fr-FR"/>
        </w:rPr>
        <w:t xml:space="preserve"> de tous et se danse partout au Cameroun au même titre que le </w:t>
      </w:r>
      <w:proofErr w:type="spellStart"/>
      <w:r w:rsidRPr="00906FC8">
        <w:rPr>
          <w:lang w:val="fr-FR"/>
        </w:rPr>
        <w:t>Bolobo</w:t>
      </w:r>
      <w:proofErr w:type="spellEnd"/>
      <w:r w:rsidRPr="00906FC8">
        <w:rPr>
          <w:lang w:val="fr-FR"/>
        </w:rPr>
        <w:t>, l’</w:t>
      </w:r>
      <w:proofErr w:type="spellStart"/>
      <w:r w:rsidRPr="00906FC8">
        <w:rPr>
          <w:lang w:val="fr-FR"/>
        </w:rPr>
        <w:t>Essewe</w:t>
      </w:r>
      <w:proofErr w:type="spellEnd"/>
      <w:r w:rsidRPr="00906FC8">
        <w:rPr>
          <w:lang w:val="fr-FR"/>
        </w:rPr>
        <w:t>, l’</w:t>
      </w:r>
      <w:proofErr w:type="spellStart"/>
      <w:r w:rsidRPr="00906FC8">
        <w:rPr>
          <w:lang w:val="fr-FR"/>
        </w:rPr>
        <w:t>Assiko</w:t>
      </w:r>
      <w:proofErr w:type="spellEnd"/>
      <w:r w:rsidRPr="00906FC8">
        <w:rPr>
          <w:lang w:val="fr-FR"/>
        </w:rPr>
        <w:t xml:space="preserve">, le </w:t>
      </w:r>
      <w:proofErr w:type="spellStart"/>
      <w:r w:rsidRPr="00906FC8">
        <w:rPr>
          <w:lang w:val="fr-FR"/>
        </w:rPr>
        <w:t>Mangambeu</w:t>
      </w:r>
      <w:proofErr w:type="spellEnd"/>
      <w:r w:rsidRPr="00906FC8">
        <w:rPr>
          <w:lang w:val="fr-FR"/>
        </w:rPr>
        <w:t xml:space="preserve">, le </w:t>
      </w:r>
      <w:proofErr w:type="spellStart"/>
      <w:r w:rsidRPr="00906FC8">
        <w:rPr>
          <w:lang w:val="fr-FR"/>
        </w:rPr>
        <w:t>Médjang</w:t>
      </w:r>
      <w:proofErr w:type="spellEnd"/>
      <w:r w:rsidRPr="00906FC8">
        <w:rPr>
          <w:lang w:val="fr-FR"/>
        </w:rPr>
        <w:t xml:space="preserve">, le </w:t>
      </w:r>
      <w:proofErr w:type="spellStart"/>
      <w:r w:rsidRPr="00906FC8">
        <w:rPr>
          <w:lang w:val="fr-FR"/>
        </w:rPr>
        <w:t>Benskin</w:t>
      </w:r>
      <w:proofErr w:type="spellEnd"/>
      <w:r w:rsidRPr="00906FC8">
        <w:rPr>
          <w:lang w:val="fr-FR"/>
        </w:rPr>
        <w:t>, l’Abele… Du Nord au Sud, de l’Est à L’Ouest tout le monde est invité sur scène. C’EST LE VIVRE ENSEMBLE.  </w:t>
      </w:r>
    </w:p>
    <w:p w:rsidR="00451560" w:rsidRPr="00906FC8" w:rsidRDefault="00451560" w:rsidP="00451560">
      <w:pPr>
        <w:pStyle w:val="NormalWeb"/>
        <w:shd w:val="clear" w:color="auto" w:fill="FFFFFF"/>
        <w:spacing w:before="120" w:beforeAutospacing="0" w:after="120" w:afterAutospacing="0" w:line="360" w:lineRule="auto"/>
        <w:jc w:val="both"/>
        <w:rPr>
          <w:lang w:val="fr-FR"/>
        </w:rPr>
      </w:pPr>
      <w:r>
        <w:rPr>
          <w:lang w:val="fr-FR"/>
        </w:rPr>
        <w:t xml:space="preserve">Source : </w:t>
      </w:r>
      <w:r w:rsidRPr="00451560">
        <w:rPr>
          <w:lang w:val="fr-FR"/>
        </w:rPr>
        <w:t>https://tamtamdumboa.com/ambass-bey-lune-des-danses-traditionnelles-les-plus-stylee-dans-le-monde/</w:t>
      </w:r>
    </w:p>
    <w:p w:rsidR="00363D93" w:rsidRDefault="00CA239F" w:rsidP="00363D93">
      <w:pPr>
        <w:pStyle w:val="Titre3"/>
        <w:rPr>
          <w:lang w:val="fr-FR"/>
        </w:rPr>
      </w:pPr>
      <w:bookmarkStart w:id="109" w:name="_Toc213138600"/>
      <w:bookmarkStart w:id="110" w:name="_Toc214181640"/>
      <w:r>
        <w:rPr>
          <w:lang w:val="fr-FR"/>
        </w:rPr>
        <w:t>VI</w:t>
      </w:r>
      <w:r w:rsidR="008D1C67">
        <w:rPr>
          <w:lang w:val="fr-FR"/>
        </w:rPr>
        <w:t xml:space="preserve">.2. </w:t>
      </w:r>
      <w:r w:rsidR="009D077E" w:rsidRPr="00906FC8">
        <w:rPr>
          <w:lang w:val="fr-FR"/>
        </w:rPr>
        <w:t>Particularités</w:t>
      </w:r>
      <w:bookmarkEnd w:id="109"/>
      <w:bookmarkEnd w:id="110"/>
      <w:r w:rsidR="009D077E" w:rsidRPr="00906FC8">
        <w:rPr>
          <w:lang w:val="fr-FR"/>
        </w:rPr>
        <w:t xml:space="preserve"> </w:t>
      </w:r>
    </w:p>
    <w:p w:rsidR="00E778F3" w:rsidRDefault="004518DA" w:rsidP="00C36AB4">
      <w:pPr>
        <w:pStyle w:val="NormalWeb"/>
        <w:shd w:val="clear" w:color="auto" w:fill="FFFFFF"/>
        <w:spacing w:before="120" w:beforeAutospacing="0" w:after="120" w:afterAutospacing="0" w:line="360" w:lineRule="auto"/>
        <w:ind w:firstLine="567"/>
        <w:jc w:val="both"/>
        <w:rPr>
          <w:lang w:val="fr-FR"/>
        </w:rPr>
      </w:pPr>
      <w:r>
        <w:rPr>
          <w:lang w:val="fr-FR"/>
        </w:rPr>
        <w:t>Ce rythme</w:t>
      </w:r>
      <w:r w:rsidR="00E778F3" w:rsidRPr="00E778F3">
        <w:rPr>
          <w:lang w:val="fr-FR"/>
        </w:rPr>
        <w:t xml:space="preserve"> est portée par des percussions traditionnelles (tambours, cloches en fer) et parfois accompagnée de guitare dans les versions modernisées. Les textes sont chantés en la</w:t>
      </w:r>
      <w:r w:rsidR="00E778F3">
        <w:rPr>
          <w:lang w:val="fr-FR"/>
        </w:rPr>
        <w:t xml:space="preserve">ngue bassa, </w:t>
      </w:r>
      <w:r w:rsidR="00E778F3" w:rsidRPr="00E778F3">
        <w:rPr>
          <w:lang w:val="fr-FR"/>
        </w:rPr>
        <w:t>d’observation sociale ou de messages moraux. Le style est aussi marqué par une danse énergique, exécutée avec des mouvements de hanches et des pas cadencés. L’</w:t>
      </w:r>
      <w:proofErr w:type="spellStart"/>
      <w:r w:rsidR="00E778F3" w:rsidRPr="00E778F3">
        <w:rPr>
          <w:lang w:val="fr-FR"/>
        </w:rPr>
        <w:t>Ambass</w:t>
      </w:r>
      <w:proofErr w:type="spellEnd"/>
      <w:r w:rsidR="00E778F3" w:rsidRPr="00E778F3">
        <w:rPr>
          <w:lang w:val="fr-FR"/>
        </w:rPr>
        <w:t>-Bey reflète ainsi à la fois la joie festive, la transmission orale des valeurs et l’identité culturelle des peuples côtiers.</w:t>
      </w:r>
    </w:p>
    <w:p w:rsidR="00E778F3" w:rsidRDefault="000F5288" w:rsidP="00363D93">
      <w:pPr>
        <w:rPr>
          <w:rFonts w:ascii="Times New Roman" w:hAnsi="Times New Roman" w:cs="Times New Roman"/>
          <w:lang w:val="fr-FR"/>
        </w:rPr>
      </w:pPr>
      <w:r>
        <w:rPr>
          <w:rFonts w:ascii="Times New Roman" w:hAnsi="Times New Roman" w:cs="Times New Roman"/>
          <w:lang w:val="fr-FR"/>
        </w:rPr>
        <w:t xml:space="preserve">Source : </w:t>
      </w:r>
      <w:r w:rsidR="00EF043B" w:rsidRPr="00EF043B">
        <w:rPr>
          <w:rFonts w:ascii="Times New Roman" w:hAnsi="Times New Roman" w:cs="Times New Roman"/>
          <w:lang w:val="fr-FR"/>
        </w:rPr>
        <w:t>https://www.237online.com/ambass-bey-cameroun-lheritage-de-salle-john-sans-successeur/</w:t>
      </w:r>
    </w:p>
    <w:p w:rsidR="00363D93" w:rsidRPr="00CA239F" w:rsidRDefault="00CA239F" w:rsidP="00C36AB4">
      <w:pPr>
        <w:pStyle w:val="Titre3"/>
        <w:rPr>
          <w:lang w:val="fr-FR"/>
        </w:rPr>
      </w:pPr>
      <w:bookmarkStart w:id="111" w:name="_Toc214181641"/>
      <w:r w:rsidRPr="00CA239F">
        <w:rPr>
          <w:lang w:val="fr-FR"/>
        </w:rPr>
        <w:lastRenderedPageBreak/>
        <w:t>VI</w:t>
      </w:r>
      <w:r w:rsidR="00363D93" w:rsidRPr="00CA239F">
        <w:rPr>
          <w:lang w:val="fr-FR"/>
        </w:rPr>
        <w:t>.3. Influences des genres étrangers</w:t>
      </w:r>
      <w:bookmarkEnd w:id="111"/>
    </w:p>
    <w:p w:rsidR="00BC2127" w:rsidRDefault="00C36AB4" w:rsidP="00C36AB4">
      <w:pPr>
        <w:pStyle w:val="NormalWeb"/>
        <w:shd w:val="clear" w:color="auto" w:fill="FFFFFF"/>
        <w:spacing w:before="120" w:beforeAutospacing="0" w:after="120" w:afterAutospacing="0" w:line="360" w:lineRule="auto"/>
        <w:ind w:firstLine="567"/>
        <w:jc w:val="both"/>
        <w:rPr>
          <w:lang w:val="fr-FR"/>
        </w:rPr>
      </w:pPr>
      <w:r>
        <w:rPr>
          <w:lang w:val="fr-FR"/>
        </w:rPr>
        <w:t>L’</w:t>
      </w:r>
      <w:proofErr w:type="spellStart"/>
      <w:r w:rsidR="00DD17C3" w:rsidRPr="00DD17C3">
        <w:rPr>
          <w:lang w:val="fr-FR"/>
        </w:rPr>
        <w:t>ambass</w:t>
      </w:r>
      <w:proofErr w:type="spellEnd"/>
      <w:r w:rsidR="00DD17C3" w:rsidRPr="00DD17C3">
        <w:rPr>
          <w:lang w:val="fr-FR"/>
        </w:rPr>
        <w:t xml:space="preserve">-Bey, genre traditionnel du peuple </w:t>
      </w:r>
      <w:proofErr w:type="spellStart"/>
      <w:r w:rsidR="00DD17C3" w:rsidRPr="00DD17C3">
        <w:rPr>
          <w:lang w:val="fr-FR"/>
        </w:rPr>
        <w:t>Duala</w:t>
      </w:r>
      <w:proofErr w:type="spellEnd"/>
      <w:r w:rsidR="00DD17C3" w:rsidRPr="00DD17C3">
        <w:rPr>
          <w:lang w:val="fr-FR"/>
        </w:rPr>
        <w:t xml:space="preserve">, a évolué sous l’influence de plusieurs genres étrangers, notamment la rumba congolaise, qui a fortement marqué le jeu de guitare avec des riffs mélodiques et circulaires. Le jazz et le blues américains ont également influencé l’harmonie et l’improvisation, rendant les compositions plus riches musicalement. Le </w:t>
      </w:r>
      <w:proofErr w:type="spellStart"/>
      <w:r w:rsidR="00DD17C3" w:rsidRPr="00DD17C3">
        <w:rPr>
          <w:lang w:val="fr-FR"/>
        </w:rPr>
        <w:t>highlife</w:t>
      </w:r>
      <w:proofErr w:type="spellEnd"/>
      <w:r w:rsidR="00DD17C3" w:rsidRPr="00DD17C3">
        <w:rPr>
          <w:lang w:val="fr-FR"/>
        </w:rPr>
        <w:t xml:space="preserve"> ouest-africain a inspiré certains arrangements rythmiques et instrumentaux, notamment avec l’introduction de guitares légères et de percussions variées. Enfin, le </w:t>
      </w:r>
      <w:proofErr w:type="spellStart"/>
      <w:r w:rsidR="00DD17C3" w:rsidRPr="00DD17C3">
        <w:rPr>
          <w:lang w:val="fr-FR"/>
        </w:rPr>
        <w:t>makossa</w:t>
      </w:r>
      <w:proofErr w:type="spellEnd"/>
      <w:r w:rsidR="00DD17C3" w:rsidRPr="00DD17C3">
        <w:rPr>
          <w:lang w:val="fr-FR"/>
        </w:rPr>
        <w:t>, bien que camerounais, a joué un rôle dans la modernisation de l’</w:t>
      </w:r>
      <w:proofErr w:type="spellStart"/>
      <w:r w:rsidR="00DD17C3" w:rsidRPr="00DD17C3">
        <w:rPr>
          <w:lang w:val="fr-FR"/>
        </w:rPr>
        <w:t>ambass</w:t>
      </w:r>
      <w:proofErr w:type="spellEnd"/>
      <w:r w:rsidR="00DD17C3" w:rsidRPr="00DD17C3">
        <w:rPr>
          <w:lang w:val="fr-FR"/>
        </w:rPr>
        <w:t>-bey, en apportant une orchestration plus dense et des éléments de production plus urbains. Ces influences ont permis à l’</w:t>
      </w:r>
      <w:proofErr w:type="spellStart"/>
      <w:r w:rsidR="00DD17C3" w:rsidRPr="00DD17C3">
        <w:rPr>
          <w:lang w:val="fr-FR"/>
        </w:rPr>
        <w:t>ambass</w:t>
      </w:r>
      <w:proofErr w:type="spellEnd"/>
      <w:r w:rsidR="00DD17C3" w:rsidRPr="00DD17C3">
        <w:rPr>
          <w:lang w:val="fr-FR"/>
        </w:rPr>
        <w:t>-bey de rester vivant tout en s’adaptant aux goûts contemporains.</w:t>
      </w:r>
    </w:p>
    <w:p w:rsidR="000F5288" w:rsidRPr="00DD17C3" w:rsidRDefault="000F5288" w:rsidP="00C36AB4">
      <w:pPr>
        <w:pStyle w:val="NormalWeb"/>
        <w:shd w:val="clear" w:color="auto" w:fill="FFFFFF"/>
        <w:spacing w:before="120" w:beforeAutospacing="0" w:after="120" w:afterAutospacing="0" w:line="360" w:lineRule="auto"/>
        <w:ind w:firstLine="567"/>
        <w:jc w:val="both"/>
        <w:rPr>
          <w:lang w:val="fr-FR"/>
        </w:rPr>
      </w:pPr>
      <w:r>
        <w:rPr>
          <w:lang w:val="fr-FR"/>
        </w:rPr>
        <w:t xml:space="preserve">Source : </w:t>
      </w:r>
      <w:r w:rsidRPr="000F5288">
        <w:rPr>
          <w:lang w:val="fr-FR"/>
        </w:rPr>
        <w:t>https://historyofsound.com/ambasse-bey/</w:t>
      </w:r>
    </w:p>
    <w:p w:rsidR="00BC2127" w:rsidRDefault="00CA239F" w:rsidP="00C36AB4">
      <w:pPr>
        <w:pStyle w:val="Titre3"/>
        <w:rPr>
          <w:lang w:val="fr-FR"/>
        </w:rPr>
      </w:pPr>
      <w:bookmarkStart w:id="112" w:name="_Toc214181642"/>
      <w:r w:rsidRPr="00CA239F">
        <w:rPr>
          <w:lang w:val="fr-FR"/>
        </w:rPr>
        <w:t>VI.4. Instrument de musique</w:t>
      </w:r>
      <w:bookmarkEnd w:id="112"/>
    </w:p>
    <w:p w:rsidR="00BC2127" w:rsidRPr="00BC2127" w:rsidRDefault="00BC2127" w:rsidP="00BC2127">
      <w:pPr>
        <w:rPr>
          <w:rFonts w:ascii="Times New Roman" w:hAnsi="Times New Roman" w:cs="Times New Roman"/>
          <w:b/>
          <w:lang w:val="fr-FR"/>
        </w:rPr>
      </w:pPr>
      <w:r>
        <w:rPr>
          <w:rFonts w:ascii="Times New Roman" w:hAnsi="Times New Roman" w:cs="Times New Roman"/>
          <w:b/>
          <w:lang w:val="fr-FR"/>
        </w:rPr>
        <w:t xml:space="preserve">1. </w:t>
      </w:r>
      <w:r w:rsidRPr="00BC2127">
        <w:rPr>
          <w:rFonts w:ascii="Times New Roman" w:hAnsi="Times New Roman" w:cs="Times New Roman"/>
          <w:b/>
          <w:lang w:val="fr-FR"/>
        </w:rPr>
        <w:t xml:space="preserve">Tambour (ou tam-tam) traditionnel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Percussion centrale du rythme </w:t>
      </w:r>
      <w:proofErr w:type="spellStart"/>
      <w:r w:rsidRPr="00C36AB4">
        <w:rPr>
          <w:rFonts w:ascii="Times New Roman" w:hAnsi="Times New Roman" w:cs="Times New Roman"/>
          <w:sz w:val="24"/>
          <w:szCs w:val="24"/>
          <w:lang w:val="fr-FR"/>
        </w:rPr>
        <w:t>ambass</w:t>
      </w:r>
      <w:proofErr w:type="spellEnd"/>
      <w:r w:rsidRPr="00C36AB4">
        <w:rPr>
          <w:rFonts w:ascii="Times New Roman" w:hAnsi="Times New Roman" w:cs="Times New Roman"/>
          <w:sz w:val="24"/>
          <w:szCs w:val="24"/>
          <w:lang w:val="fr-FR"/>
        </w:rPr>
        <w:t xml:space="preserve">-bey.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Joué à la main ou avec des baguettes.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Produit un rythme sec, rapide et répétitif, souvent en 6/8.</w:t>
      </w:r>
    </w:p>
    <w:p w:rsidR="00BC2127" w:rsidRPr="00BC2127" w:rsidRDefault="00BC2127" w:rsidP="00BC2127">
      <w:pPr>
        <w:rPr>
          <w:rFonts w:ascii="Times New Roman" w:hAnsi="Times New Roman" w:cs="Times New Roman"/>
          <w:b/>
          <w:lang w:val="fr-FR"/>
        </w:rPr>
      </w:pPr>
      <w:r w:rsidRPr="00BC2127">
        <w:rPr>
          <w:rFonts w:ascii="Times New Roman" w:hAnsi="Times New Roman" w:cs="Times New Roman"/>
          <w:b/>
          <w:lang w:val="fr-FR"/>
        </w:rPr>
        <w:t>2. Cloche en fer (ou "</w:t>
      </w:r>
      <w:proofErr w:type="spellStart"/>
      <w:r w:rsidRPr="00BC2127">
        <w:rPr>
          <w:rFonts w:ascii="Times New Roman" w:hAnsi="Times New Roman" w:cs="Times New Roman"/>
          <w:b/>
          <w:lang w:val="fr-FR"/>
        </w:rPr>
        <w:t>ekong</w:t>
      </w:r>
      <w:proofErr w:type="spellEnd"/>
      <w:r w:rsidRPr="00BC2127">
        <w:rPr>
          <w:rFonts w:ascii="Times New Roman" w:hAnsi="Times New Roman" w:cs="Times New Roman"/>
          <w:b/>
          <w:lang w:val="fr-FR"/>
        </w:rPr>
        <w:t xml:space="preserve">")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Frappe métallique utilisée pour marquer la pulsation.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Sert de repère rythmique, très courant dans les musiques traditionnelles côtières.</w:t>
      </w:r>
    </w:p>
    <w:p w:rsidR="00BC2127" w:rsidRPr="00BC2127" w:rsidRDefault="00BC2127" w:rsidP="00BC2127">
      <w:pPr>
        <w:rPr>
          <w:rFonts w:ascii="Times New Roman" w:hAnsi="Times New Roman" w:cs="Times New Roman"/>
          <w:b/>
          <w:lang w:val="fr-FR"/>
        </w:rPr>
      </w:pPr>
      <w:r w:rsidRPr="00BC2127">
        <w:rPr>
          <w:rFonts w:ascii="Times New Roman" w:hAnsi="Times New Roman" w:cs="Times New Roman"/>
          <w:b/>
          <w:lang w:val="fr-FR"/>
        </w:rPr>
        <w:t xml:space="preserve">3. Guitare acoustique ou électrique (dans les versions modernes)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Accompagne le chant avec des arpèges ou riffs répétitifs.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Introduite dans le style à partir des années 1950–60 avec la modernisation du genre.</w:t>
      </w:r>
    </w:p>
    <w:p w:rsidR="00BC2127" w:rsidRPr="00BC2127" w:rsidRDefault="00BC2127" w:rsidP="00BC2127">
      <w:pPr>
        <w:rPr>
          <w:rFonts w:ascii="Times New Roman" w:hAnsi="Times New Roman" w:cs="Times New Roman"/>
          <w:b/>
          <w:lang w:val="fr-FR"/>
        </w:rPr>
      </w:pPr>
      <w:r w:rsidRPr="00BC2127">
        <w:rPr>
          <w:rFonts w:ascii="Times New Roman" w:hAnsi="Times New Roman" w:cs="Times New Roman"/>
          <w:b/>
          <w:lang w:val="fr-FR"/>
        </w:rPr>
        <w:t xml:space="preserve">4. Sanza (parfois)  </w:t>
      </w:r>
    </w:p>
    <w:p w:rsidR="00BC2127" w:rsidRPr="00C36AB4"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Utilisée comme instrument mélodique complémentaire.  </w:t>
      </w:r>
    </w:p>
    <w:p w:rsidR="00BC2127" w:rsidRDefault="00BC2127"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Produit un son doux et percussif, adapté aux moments calmes du chant.</w:t>
      </w:r>
    </w:p>
    <w:p w:rsidR="00EF043B" w:rsidRDefault="00EF043B" w:rsidP="00EF043B">
      <w:pPr>
        <w:pStyle w:val="Paragraphedeliste"/>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Source : </w:t>
      </w:r>
      <w:hyperlink r:id="rId82" w:history="1">
        <w:r w:rsidR="00C04FA4" w:rsidRPr="00D850A8">
          <w:rPr>
            <w:rStyle w:val="Lienhypertexte"/>
            <w:rFonts w:ascii="Times New Roman" w:hAnsi="Times New Roman" w:cs="Times New Roman"/>
            <w:sz w:val="24"/>
            <w:szCs w:val="24"/>
            <w:lang w:val="fr-FR"/>
          </w:rPr>
          <w:t>https://alchetron.com/Ambasse-bey</w:t>
        </w:r>
      </w:hyperlink>
    </w:p>
    <w:p w:rsidR="00C04FA4" w:rsidRDefault="00C04FA4" w:rsidP="00EF043B">
      <w:pPr>
        <w:pStyle w:val="Paragraphedeliste"/>
        <w:spacing w:line="360" w:lineRule="auto"/>
        <w:jc w:val="both"/>
        <w:rPr>
          <w:rFonts w:ascii="Times New Roman" w:hAnsi="Times New Roman" w:cs="Times New Roman"/>
          <w:sz w:val="24"/>
          <w:szCs w:val="24"/>
          <w:lang w:val="fr-FR"/>
        </w:rPr>
      </w:pPr>
    </w:p>
    <w:p w:rsidR="00451560" w:rsidRDefault="00CA239F" w:rsidP="00C36AB4">
      <w:pPr>
        <w:pStyle w:val="Titre3"/>
        <w:rPr>
          <w:lang w:val="fr-FR"/>
        </w:rPr>
      </w:pPr>
      <w:bookmarkStart w:id="113" w:name="_Toc214181643"/>
      <w:r>
        <w:rPr>
          <w:lang w:val="fr-FR"/>
        </w:rPr>
        <w:lastRenderedPageBreak/>
        <w:t>VI.5. Figures proue</w:t>
      </w:r>
      <w:bookmarkEnd w:id="113"/>
    </w:p>
    <w:p w:rsidR="00451560" w:rsidRPr="004648A3" w:rsidRDefault="00451560" w:rsidP="004648A3">
      <w:pPr>
        <w:pStyle w:val="Paragraphedeliste"/>
        <w:numPr>
          <w:ilvl w:val="0"/>
          <w:numId w:val="14"/>
        </w:numPr>
        <w:rPr>
          <w:rFonts w:ascii="Times New Roman" w:hAnsi="Times New Roman" w:cs="Times New Roman"/>
          <w:b/>
          <w:lang w:val="fr-FR"/>
        </w:rPr>
      </w:pPr>
      <w:r w:rsidRPr="004648A3">
        <w:rPr>
          <w:rFonts w:ascii="Times New Roman" w:hAnsi="Times New Roman" w:cs="Times New Roman"/>
          <w:b/>
          <w:lang w:val="fr-FR"/>
        </w:rPr>
        <w:t>SALLE John</w:t>
      </w:r>
      <w:r w:rsidR="00874519" w:rsidRPr="004648A3">
        <w:rPr>
          <w:rFonts w:ascii="Times New Roman" w:hAnsi="Times New Roman" w:cs="Times New Roman"/>
          <w:b/>
          <w:lang w:val="fr-FR"/>
        </w:rPr>
        <w:fldChar w:fldCharType="begin"/>
      </w:r>
      <w:r w:rsidR="00874519" w:rsidRPr="004648A3">
        <w:rPr>
          <w:lang w:val="fr-CM"/>
        </w:rPr>
        <w:instrText xml:space="preserve"> XE "</w:instrText>
      </w:r>
      <w:r w:rsidR="00874519" w:rsidRPr="004648A3">
        <w:rPr>
          <w:rFonts w:ascii="Times New Roman" w:hAnsi="Times New Roman" w:cs="Times New Roman"/>
          <w:b/>
          <w:lang w:val="fr-FR"/>
        </w:rPr>
        <w:instrText>SALLE John</w:instrText>
      </w:r>
      <w:r w:rsidR="00874519" w:rsidRPr="004648A3">
        <w:rPr>
          <w:lang w:val="fr-CM"/>
        </w:rPr>
        <w:instrText xml:space="preserve">" </w:instrText>
      </w:r>
      <w:r w:rsidR="00874519" w:rsidRPr="004648A3">
        <w:rPr>
          <w:rFonts w:ascii="Times New Roman" w:hAnsi="Times New Roman" w:cs="Times New Roman"/>
          <w:b/>
          <w:lang w:val="fr-FR"/>
        </w:rPr>
        <w:fldChar w:fldCharType="end"/>
      </w:r>
    </w:p>
    <w:p w:rsidR="00773B11" w:rsidRPr="00C33961" w:rsidRDefault="004648A3" w:rsidP="00C33961">
      <w:pPr>
        <w:spacing w:line="360" w:lineRule="auto"/>
        <w:jc w:val="both"/>
        <w:rPr>
          <w:rFonts w:ascii="Times New Roman" w:hAnsi="Times New Roman" w:cs="Times New Roman"/>
          <w:b/>
          <w:sz w:val="24"/>
          <w:szCs w:val="24"/>
          <w:lang w:val="fr-CM"/>
        </w:rPr>
      </w:pPr>
      <w:bookmarkStart w:id="114" w:name="_Toc213138601"/>
      <w:bookmarkStart w:id="115" w:name="_Toc213138620"/>
      <w:r>
        <w:rPr>
          <w:rFonts w:ascii="Times New Roman" w:hAnsi="Times New Roman" w:cs="Times New Roman"/>
          <w:b/>
          <w:sz w:val="24"/>
          <w:szCs w:val="24"/>
          <w:lang w:val="fr-CM"/>
        </w:rPr>
        <w:t>BIOGRAPHIE</w:t>
      </w:r>
    </w:p>
    <w:p w:rsidR="00773B11" w:rsidRPr="00C33961" w:rsidRDefault="00773B11" w:rsidP="00C33961">
      <w:pPr>
        <w:spacing w:line="360" w:lineRule="auto"/>
        <w:ind w:firstLine="567"/>
        <w:jc w:val="both"/>
        <w:rPr>
          <w:rFonts w:ascii="Times New Roman" w:hAnsi="Times New Roman" w:cs="Times New Roman"/>
          <w:sz w:val="24"/>
          <w:szCs w:val="24"/>
          <w:lang w:val="fr-CM"/>
        </w:rPr>
      </w:pPr>
      <w:r w:rsidRPr="00C33961">
        <w:rPr>
          <w:rFonts w:ascii="Times New Roman" w:hAnsi="Times New Roman" w:cs="Times New Roman"/>
          <w:sz w:val="24"/>
          <w:szCs w:val="24"/>
          <w:lang w:val="fr-CM"/>
        </w:rPr>
        <w:t>Sallé John, souvent désigné comme le « Roi de l’</w:t>
      </w:r>
      <w:proofErr w:type="spellStart"/>
      <w:r w:rsidRPr="00C33961">
        <w:rPr>
          <w:rFonts w:ascii="Times New Roman" w:hAnsi="Times New Roman" w:cs="Times New Roman"/>
          <w:sz w:val="24"/>
          <w:szCs w:val="24"/>
          <w:lang w:val="fr-CM"/>
        </w:rPr>
        <w:t>Ambass</w:t>
      </w:r>
      <w:proofErr w:type="spellEnd"/>
      <w:r w:rsidRPr="00C33961">
        <w:rPr>
          <w:rFonts w:ascii="Times New Roman" w:hAnsi="Times New Roman" w:cs="Times New Roman"/>
          <w:sz w:val="24"/>
          <w:szCs w:val="24"/>
          <w:lang w:val="fr-CM"/>
        </w:rPr>
        <w:t>‑Bey », est un musicien camerounais emblématique originaire de la région littorale, actif depuis la fin des années 1960. Il s’est imposé comme l’un des précurseurs de ce genre musical traditionnel‑moderne du Cameroun, mélangeant rythmes locaux, guitare électrique et percussions urbaines. A l’âge de 74 ans, il célébrait 45 ans de carrière lors d’un concert‑gala à Yaoundé en février 2022.</w:t>
      </w:r>
    </w:p>
    <w:p w:rsidR="00773B11" w:rsidRPr="00C33961" w:rsidRDefault="00773B11" w:rsidP="00C33961">
      <w:pPr>
        <w:spacing w:line="360" w:lineRule="auto"/>
        <w:jc w:val="both"/>
        <w:rPr>
          <w:rFonts w:ascii="Times New Roman" w:hAnsi="Times New Roman" w:cs="Times New Roman"/>
          <w:sz w:val="24"/>
          <w:szCs w:val="24"/>
          <w:lang w:val="fr-CM"/>
        </w:rPr>
      </w:pPr>
      <w:r w:rsidRPr="00C33961">
        <w:rPr>
          <w:rFonts w:ascii="Times New Roman" w:hAnsi="Times New Roman" w:cs="Times New Roman"/>
          <w:sz w:val="24"/>
          <w:szCs w:val="24"/>
          <w:lang w:val="fr-CM"/>
        </w:rPr>
        <w:t xml:space="preserve">  Source : Culture Bene: </w:t>
      </w:r>
      <w:r w:rsidR="00072A48">
        <w:fldChar w:fldCharType="begin"/>
      </w:r>
      <w:r w:rsidR="00072A48" w:rsidRPr="00CA1ACD">
        <w:rPr>
          <w:lang w:val="fr-FR"/>
        </w:rPr>
        <w:instrText xml:space="preserve"> HYPERLINK "http://www.culturebene.com/69851-salle-john-celebre-ses-45-ans-de-carriere-et-74-ans-dage" </w:instrText>
      </w:r>
      <w:r w:rsidR="00072A48">
        <w:fldChar w:fldCharType="separate"/>
      </w:r>
      <w:r w:rsidR="00595A28" w:rsidRPr="00C33961">
        <w:rPr>
          <w:rStyle w:val="Lienhypertexte"/>
          <w:rFonts w:ascii="Times New Roman" w:hAnsi="Times New Roman" w:cs="Times New Roman"/>
          <w:sz w:val="24"/>
          <w:szCs w:val="24"/>
          <w:lang w:val="fr-CM"/>
        </w:rPr>
        <w:t>www.culturebene.com/69851-salle-john-celebre-ses-45-ans-de-carriere-et-74-ans-dage</w:t>
      </w:r>
      <w:r w:rsidR="00072A48">
        <w:rPr>
          <w:rStyle w:val="Lienhypertexte"/>
          <w:rFonts w:ascii="Times New Roman" w:hAnsi="Times New Roman" w:cs="Times New Roman"/>
          <w:sz w:val="24"/>
          <w:szCs w:val="24"/>
          <w:lang w:val="fr-CM"/>
        </w:rPr>
        <w:fldChar w:fldCharType="end"/>
      </w:r>
      <w:r w:rsidR="00595A28" w:rsidRPr="00C33961">
        <w:rPr>
          <w:rFonts w:ascii="Times New Roman" w:hAnsi="Times New Roman" w:cs="Times New Roman"/>
          <w:sz w:val="24"/>
          <w:szCs w:val="24"/>
          <w:lang w:val="fr-CM"/>
        </w:rPr>
        <w:t>. Consulté le 28 octobre</w:t>
      </w:r>
    </w:p>
    <w:p w:rsidR="00773B11" w:rsidRPr="00C04FA4" w:rsidRDefault="00C04FA4" w:rsidP="00C04FA4">
      <w:pPr>
        <w:pStyle w:val="Lgende"/>
        <w:rPr>
          <w:rFonts w:ascii="Times New Roman" w:hAnsi="Times New Roman" w:cs="Times New Roman"/>
          <w:b/>
          <w:i w:val="0"/>
          <w:color w:val="000000" w:themeColor="text1"/>
          <w:sz w:val="24"/>
          <w:szCs w:val="24"/>
          <w:lang w:val="fr-CM"/>
        </w:rPr>
      </w:pPr>
      <w:bookmarkStart w:id="116" w:name="_Toc214178306"/>
      <w:r w:rsidRPr="00C04FA4">
        <w:rPr>
          <w:rFonts w:ascii="Times New Roman" w:hAnsi="Times New Roman" w:cs="Times New Roman"/>
          <w:b/>
          <w:i w:val="0"/>
          <w:color w:val="000000" w:themeColor="text1"/>
          <w:sz w:val="24"/>
          <w:szCs w:val="24"/>
        </w:rPr>
        <w:t xml:space="preserve">Tableau </w:t>
      </w:r>
      <w:r w:rsidRPr="00C04FA4">
        <w:rPr>
          <w:rFonts w:ascii="Times New Roman" w:hAnsi="Times New Roman" w:cs="Times New Roman"/>
          <w:b/>
          <w:i w:val="0"/>
          <w:color w:val="000000" w:themeColor="text1"/>
          <w:sz w:val="24"/>
          <w:szCs w:val="24"/>
        </w:rPr>
        <w:fldChar w:fldCharType="begin"/>
      </w:r>
      <w:r w:rsidRPr="00C04FA4">
        <w:rPr>
          <w:rFonts w:ascii="Times New Roman" w:hAnsi="Times New Roman" w:cs="Times New Roman"/>
          <w:b/>
          <w:i w:val="0"/>
          <w:color w:val="000000" w:themeColor="text1"/>
          <w:sz w:val="24"/>
          <w:szCs w:val="24"/>
        </w:rPr>
        <w:instrText xml:space="preserve"> SEQ Tableau \* ARABIC </w:instrText>
      </w:r>
      <w:r w:rsidRPr="00C04FA4">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8</w:t>
      </w:r>
      <w:r w:rsidRPr="00C04FA4">
        <w:rPr>
          <w:rFonts w:ascii="Times New Roman" w:hAnsi="Times New Roman" w:cs="Times New Roman"/>
          <w:b/>
          <w:i w:val="0"/>
          <w:color w:val="000000" w:themeColor="text1"/>
          <w:sz w:val="24"/>
          <w:szCs w:val="24"/>
        </w:rPr>
        <w:fldChar w:fldCharType="end"/>
      </w:r>
      <w:r w:rsidR="004648A3" w:rsidRPr="00C04FA4">
        <w:rPr>
          <w:rFonts w:ascii="Times New Roman" w:hAnsi="Times New Roman" w:cs="Times New Roman"/>
          <w:b/>
          <w:i w:val="0"/>
          <w:color w:val="000000" w:themeColor="text1"/>
          <w:sz w:val="24"/>
          <w:szCs w:val="24"/>
          <w:lang w:val="fr-CM"/>
        </w:rPr>
        <w:t xml:space="preserve">: </w:t>
      </w:r>
      <w:r w:rsidR="004648A3" w:rsidRPr="00C04FA4">
        <w:rPr>
          <w:rFonts w:ascii="Times New Roman" w:hAnsi="Times New Roman" w:cs="Times New Roman"/>
          <w:i w:val="0"/>
          <w:color w:val="000000" w:themeColor="text1"/>
          <w:sz w:val="24"/>
          <w:szCs w:val="24"/>
          <w:lang w:val="fr-CM"/>
        </w:rPr>
        <w:t xml:space="preserve">Discographie de </w:t>
      </w:r>
      <w:proofErr w:type="spellStart"/>
      <w:r w:rsidR="004648A3" w:rsidRPr="00C04FA4">
        <w:rPr>
          <w:rFonts w:ascii="Times New Roman" w:hAnsi="Times New Roman" w:cs="Times New Roman"/>
          <w:i w:val="0"/>
          <w:color w:val="000000" w:themeColor="text1"/>
          <w:sz w:val="24"/>
          <w:szCs w:val="24"/>
          <w:lang w:val="fr-CM"/>
        </w:rPr>
        <w:t>Sallè</w:t>
      </w:r>
      <w:proofErr w:type="spellEnd"/>
      <w:r w:rsidR="004648A3" w:rsidRPr="00C04FA4">
        <w:rPr>
          <w:rFonts w:ascii="Times New Roman" w:hAnsi="Times New Roman" w:cs="Times New Roman"/>
          <w:i w:val="0"/>
          <w:color w:val="000000" w:themeColor="text1"/>
          <w:sz w:val="24"/>
          <w:szCs w:val="24"/>
          <w:lang w:val="fr-CM"/>
        </w:rPr>
        <w:t xml:space="preserve"> John</w:t>
      </w:r>
      <w:bookmarkEnd w:id="116"/>
    </w:p>
    <w:tbl>
      <w:tblPr>
        <w:tblStyle w:val="Grilledutableau"/>
        <w:tblW w:w="0" w:type="auto"/>
        <w:tblLook w:val="04A0" w:firstRow="1" w:lastRow="0" w:firstColumn="1" w:lastColumn="0" w:noHBand="0" w:noVBand="1"/>
      </w:tblPr>
      <w:tblGrid>
        <w:gridCol w:w="562"/>
        <w:gridCol w:w="4330"/>
        <w:gridCol w:w="2236"/>
        <w:gridCol w:w="2268"/>
      </w:tblGrid>
      <w:tr w:rsidR="004B11CF" w:rsidRPr="00C04FA4" w:rsidTr="00C33961">
        <w:tc>
          <w:tcPr>
            <w:tcW w:w="562" w:type="dxa"/>
          </w:tcPr>
          <w:p w:rsidR="004B11CF" w:rsidRPr="00C04FA4" w:rsidRDefault="004B11CF" w:rsidP="00C04FA4">
            <w:pPr>
              <w:spacing w:line="360" w:lineRule="auto"/>
              <w:jc w:val="center"/>
              <w:rPr>
                <w:rFonts w:ascii="Times New Roman" w:hAnsi="Times New Roman" w:cs="Times New Roman"/>
                <w:b/>
                <w:sz w:val="24"/>
                <w:szCs w:val="24"/>
                <w:lang w:val="fr-CM"/>
              </w:rPr>
            </w:pPr>
            <w:r w:rsidRPr="00C04FA4">
              <w:rPr>
                <w:rFonts w:ascii="Times New Roman" w:hAnsi="Times New Roman" w:cs="Times New Roman"/>
                <w:b/>
                <w:sz w:val="24"/>
                <w:szCs w:val="24"/>
                <w:lang w:val="fr-CM"/>
              </w:rPr>
              <w:t>N°</w:t>
            </w:r>
          </w:p>
        </w:tc>
        <w:tc>
          <w:tcPr>
            <w:tcW w:w="4330" w:type="dxa"/>
          </w:tcPr>
          <w:p w:rsidR="004B11CF" w:rsidRPr="00C04FA4" w:rsidRDefault="004B11CF" w:rsidP="00C04FA4">
            <w:pPr>
              <w:spacing w:line="360" w:lineRule="auto"/>
              <w:jc w:val="center"/>
              <w:rPr>
                <w:rFonts w:ascii="Times New Roman" w:hAnsi="Times New Roman" w:cs="Times New Roman"/>
                <w:b/>
                <w:sz w:val="24"/>
                <w:szCs w:val="24"/>
                <w:lang w:val="fr-CM"/>
              </w:rPr>
            </w:pPr>
            <w:r w:rsidRPr="00C04FA4">
              <w:rPr>
                <w:rFonts w:ascii="Times New Roman" w:hAnsi="Times New Roman" w:cs="Times New Roman"/>
                <w:b/>
                <w:sz w:val="24"/>
                <w:szCs w:val="24"/>
                <w:lang w:val="fr-CM"/>
              </w:rPr>
              <w:t>TITRE D’ALBUM/ SINGLE/COMPILATION</w:t>
            </w:r>
          </w:p>
        </w:tc>
        <w:tc>
          <w:tcPr>
            <w:tcW w:w="2236" w:type="dxa"/>
          </w:tcPr>
          <w:p w:rsidR="004B11CF" w:rsidRPr="00C04FA4" w:rsidRDefault="004B11CF" w:rsidP="00C04FA4">
            <w:pPr>
              <w:spacing w:line="360" w:lineRule="auto"/>
              <w:jc w:val="center"/>
              <w:rPr>
                <w:rFonts w:ascii="Times New Roman" w:hAnsi="Times New Roman" w:cs="Times New Roman"/>
                <w:b/>
                <w:sz w:val="24"/>
                <w:szCs w:val="24"/>
                <w:lang w:val="fr-CM"/>
              </w:rPr>
            </w:pPr>
            <w:r w:rsidRPr="00C04FA4">
              <w:rPr>
                <w:rFonts w:ascii="Times New Roman" w:hAnsi="Times New Roman" w:cs="Times New Roman"/>
                <w:b/>
                <w:sz w:val="24"/>
                <w:szCs w:val="24"/>
                <w:lang w:val="fr-CM"/>
              </w:rPr>
              <w:t>TYPE DE SUPPORT</w:t>
            </w:r>
          </w:p>
        </w:tc>
        <w:tc>
          <w:tcPr>
            <w:tcW w:w="2268" w:type="dxa"/>
          </w:tcPr>
          <w:p w:rsidR="004B11CF" w:rsidRPr="00C04FA4" w:rsidRDefault="004B11CF" w:rsidP="00C04FA4">
            <w:pPr>
              <w:spacing w:line="360" w:lineRule="auto"/>
              <w:jc w:val="center"/>
              <w:rPr>
                <w:rFonts w:ascii="Times New Roman" w:hAnsi="Times New Roman" w:cs="Times New Roman"/>
                <w:b/>
                <w:sz w:val="24"/>
                <w:szCs w:val="24"/>
                <w:lang w:val="fr-CM"/>
              </w:rPr>
            </w:pPr>
            <w:r w:rsidRPr="00C04FA4">
              <w:rPr>
                <w:rFonts w:ascii="Times New Roman" w:hAnsi="Times New Roman" w:cs="Times New Roman"/>
                <w:b/>
                <w:sz w:val="24"/>
                <w:szCs w:val="24"/>
                <w:lang w:val="fr-CM"/>
              </w:rPr>
              <w:t>ANNEE DE PRODUTION</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Dansons l’</w:t>
            </w:r>
            <w:proofErr w:type="spellStart"/>
            <w:r w:rsidRPr="00C04FA4">
              <w:rPr>
                <w:rFonts w:ascii="Times New Roman" w:hAnsi="Times New Roman" w:cs="Times New Roman"/>
                <w:sz w:val="24"/>
                <w:szCs w:val="24"/>
                <w:lang w:val="fr-CM"/>
              </w:rPr>
              <w:t>ambass</w:t>
            </w:r>
            <w:proofErr w:type="spellEnd"/>
            <w:r w:rsidRPr="00C04FA4">
              <w:rPr>
                <w:rFonts w:ascii="Times New Roman" w:hAnsi="Times New Roman" w:cs="Times New Roman"/>
                <w:sz w:val="24"/>
                <w:szCs w:val="24"/>
                <w:lang w:val="fr-CM"/>
              </w:rPr>
              <w:t xml:space="preserve"> bey avec </w:t>
            </w:r>
            <w:proofErr w:type="spellStart"/>
            <w:r w:rsidRPr="00C04FA4">
              <w:rPr>
                <w:rFonts w:ascii="Times New Roman" w:hAnsi="Times New Roman" w:cs="Times New Roman"/>
                <w:sz w:val="24"/>
                <w:szCs w:val="24"/>
                <w:lang w:val="fr-CM"/>
              </w:rPr>
              <w:t>Sallè</w:t>
            </w:r>
            <w:proofErr w:type="spellEnd"/>
            <w:r w:rsidRPr="00C04FA4">
              <w:rPr>
                <w:rFonts w:ascii="Times New Roman" w:hAnsi="Times New Roman" w:cs="Times New Roman"/>
                <w:sz w:val="24"/>
                <w:szCs w:val="24"/>
                <w:lang w:val="fr-CM"/>
              </w:rPr>
              <w:t xml:space="preserve"> John</w:t>
            </w:r>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1982</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2</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proofErr w:type="spellStart"/>
            <w:r w:rsidRPr="00C04FA4">
              <w:rPr>
                <w:rFonts w:ascii="Times New Roman" w:hAnsi="Times New Roman" w:cs="Times New Roman"/>
                <w:sz w:val="24"/>
                <w:szCs w:val="24"/>
                <w:lang w:val="fr-CM"/>
              </w:rPr>
              <w:t>Sallè</w:t>
            </w:r>
            <w:proofErr w:type="spellEnd"/>
            <w:r w:rsidRPr="00C04FA4">
              <w:rPr>
                <w:rFonts w:ascii="Times New Roman" w:hAnsi="Times New Roman" w:cs="Times New Roman"/>
                <w:sz w:val="24"/>
                <w:szCs w:val="24"/>
                <w:lang w:val="fr-CM"/>
              </w:rPr>
              <w:t xml:space="preserve"> John</w:t>
            </w:r>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1983</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3</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proofErr w:type="spellStart"/>
            <w:r w:rsidRPr="00C04FA4">
              <w:rPr>
                <w:rFonts w:ascii="Times New Roman" w:hAnsi="Times New Roman" w:cs="Times New Roman"/>
                <w:sz w:val="24"/>
                <w:szCs w:val="24"/>
                <w:lang w:val="fr-CM"/>
              </w:rPr>
              <w:t>Sallè</w:t>
            </w:r>
            <w:proofErr w:type="spellEnd"/>
            <w:r w:rsidRPr="00C04FA4">
              <w:rPr>
                <w:rFonts w:ascii="Times New Roman" w:hAnsi="Times New Roman" w:cs="Times New Roman"/>
                <w:sz w:val="24"/>
                <w:szCs w:val="24"/>
                <w:lang w:val="fr-CM"/>
              </w:rPr>
              <w:t xml:space="preserve"> John</w:t>
            </w:r>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1984</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4</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 xml:space="preserve">Spécial </w:t>
            </w:r>
            <w:proofErr w:type="spellStart"/>
            <w:r w:rsidRPr="00C04FA4">
              <w:rPr>
                <w:rFonts w:ascii="Times New Roman" w:hAnsi="Times New Roman" w:cs="Times New Roman"/>
                <w:sz w:val="24"/>
                <w:szCs w:val="24"/>
                <w:lang w:val="fr-CM"/>
              </w:rPr>
              <w:t>john</w:t>
            </w:r>
            <w:proofErr w:type="spellEnd"/>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1986</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5</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proofErr w:type="spellStart"/>
            <w:r w:rsidRPr="00C04FA4">
              <w:rPr>
                <w:rFonts w:ascii="Times New Roman" w:hAnsi="Times New Roman" w:cs="Times New Roman"/>
                <w:sz w:val="24"/>
                <w:szCs w:val="24"/>
                <w:lang w:val="fr-CM"/>
              </w:rPr>
              <w:t>Ambasse</w:t>
            </w:r>
            <w:proofErr w:type="spellEnd"/>
            <w:r w:rsidRPr="00C04FA4">
              <w:rPr>
                <w:rFonts w:ascii="Times New Roman" w:hAnsi="Times New Roman" w:cs="Times New Roman"/>
                <w:sz w:val="24"/>
                <w:szCs w:val="24"/>
                <w:lang w:val="fr-CM"/>
              </w:rPr>
              <w:t xml:space="preserve"> bey plus</w:t>
            </w:r>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1989</w:t>
            </w:r>
          </w:p>
        </w:tc>
      </w:tr>
      <w:tr w:rsidR="004B11CF" w:rsidRPr="00C04FA4" w:rsidTr="00C33961">
        <w:tc>
          <w:tcPr>
            <w:tcW w:w="562"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6</w:t>
            </w:r>
          </w:p>
        </w:tc>
        <w:tc>
          <w:tcPr>
            <w:tcW w:w="4330" w:type="dxa"/>
          </w:tcPr>
          <w:p w:rsidR="004B11CF" w:rsidRPr="00C04FA4" w:rsidRDefault="004B11CF"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Le soleil rayonne</w:t>
            </w:r>
          </w:p>
        </w:tc>
        <w:tc>
          <w:tcPr>
            <w:tcW w:w="2236"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4B11CF"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2002</w:t>
            </w:r>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7</w:t>
            </w:r>
          </w:p>
        </w:tc>
        <w:tc>
          <w:tcPr>
            <w:tcW w:w="4330"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 xml:space="preserve">Bon </w:t>
            </w:r>
            <w:proofErr w:type="spellStart"/>
            <w:proofErr w:type="gramStart"/>
            <w:r w:rsidRPr="00C04FA4">
              <w:rPr>
                <w:rFonts w:ascii="Times New Roman" w:hAnsi="Times New Roman" w:cs="Times New Roman"/>
                <w:sz w:val="24"/>
                <w:szCs w:val="24"/>
                <w:lang w:val="fr-CM"/>
              </w:rPr>
              <w:t>a</w:t>
            </w:r>
            <w:proofErr w:type="spellEnd"/>
            <w:proofErr w:type="gramEnd"/>
            <w:r w:rsidRPr="00C04FA4">
              <w:rPr>
                <w:rFonts w:ascii="Times New Roman" w:hAnsi="Times New Roman" w:cs="Times New Roman"/>
                <w:sz w:val="24"/>
                <w:szCs w:val="24"/>
                <w:lang w:val="fr-CM"/>
              </w:rPr>
              <w:t xml:space="preserve"> </w:t>
            </w:r>
            <w:proofErr w:type="spellStart"/>
            <w:r w:rsidRPr="00C04FA4">
              <w:rPr>
                <w:rFonts w:ascii="Times New Roman" w:hAnsi="Times New Roman" w:cs="Times New Roman"/>
                <w:sz w:val="24"/>
                <w:szCs w:val="24"/>
                <w:lang w:val="fr-CM"/>
              </w:rPr>
              <w:t>yuda</w:t>
            </w:r>
            <w:proofErr w:type="spellEnd"/>
          </w:p>
        </w:tc>
        <w:tc>
          <w:tcPr>
            <w:tcW w:w="2236"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8</w:t>
            </w:r>
          </w:p>
        </w:tc>
        <w:tc>
          <w:tcPr>
            <w:tcW w:w="4330"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 xml:space="preserve">Dia </w:t>
            </w:r>
            <w:proofErr w:type="spellStart"/>
            <w:r w:rsidRPr="00C04FA4">
              <w:rPr>
                <w:rFonts w:ascii="Times New Roman" w:hAnsi="Times New Roman" w:cs="Times New Roman"/>
                <w:sz w:val="24"/>
                <w:szCs w:val="24"/>
                <w:lang w:val="fr-CM"/>
              </w:rPr>
              <w:t>lam</w:t>
            </w:r>
            <w:proofErr w:type="spellEnd"/>
            <w:r w:rsidRPr="00C04FA4">
              <w:rPr>
                <w:rFonts w:ascii="Times New Roman" w:hAnsi="Times New Roman" w:cs="Times New Roman"/>
                <w:sz w:val="24"/>
                <w:szCs w:val="24"/>
                <w:lang w:val="fr-CM"/>
              </w:rPr>
              <w:t>/</w:t>
            </w:r>
            <w:proofErr w:type="spellStart"/>
            <w:r w:rsidRPr="00C04FA4">
              <w:rPr>
                <w:rFonts w:ascii="Times New Roman" w:hAnsi="Times New Roman" w:cs="Times New Roman"/>
                <w:sz w:val="24"/>
                <w:szCs w:val="24"/>
                <w:lang w:val="fr-CM"/>
              </w:rPr>
              <w:t>Mbot’a</w:t>
            </w:r>
            <w:proofErr w:type="spellEnd"/>
            <w:r w:rsidRPr="00C04FA4">
              <w:rPr>
                <w:rFonts w:ascii="Times New Roman" w:hAnsi="Times New Roman" w:cs="Times New Roman"/>
                <w:sz w:val="24"/>
                <w:szCs w:val="24"/>
                <w:lang w:val="fr-CM"/>
              </w:rPr>
              <w:t xml:space="preserve"> </w:t>
            </w:r>
            <w:proofErr w:type="spellStart"/>
            <w:r w:rsidRPr="00C04FA4">
              <w:rPr>
                <w:rFonts w:ascii="Times New Roman" w:hAnsi="Times New Roman" w:cs="Times New Roman"/>
                <w:sz w:val="24"/>
                <w:szCs w:val="24"/>
                <w:lang w:val="fr-CM"/>
              </w:rPr>
              <w:t>sodom</w:t>
            </w:r>
            <w:proofErr w:type="spellEnd"/>
          </w:p>
        </w:tc>
        <w:tc>
          <w:tcPr>
            <w:tcW w:w="2236"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9</w:t>
            </w:r>
          </w:p>
        </w:tc>
        <w:tc>
          <w:tcPr>
            <w:tcW w:w="4330"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 xml:space="preserve">Pate </w:t>
            </w:r>
            <w:proofErr w:type="spellStart"/>
            <w:r w:rsidRPr="00C04FA4">
              <w:rPr>
                <w:rFonts w:ascii="Times New Roman" w:hAnsi="Times New Roman" w:cs="Times New Roman"/>
                <w:sz w:val="24"/>
                <w:szCs w:val="24"/>
                <w:lang w:val="fr-CM"/>
              </w:rPr>
              <w:t>kuta</w:t>
            </w:r>
            <w:proofErr w:type="spellEnd"/>
          </w:p>
        </w:tc>
        <w:tc>
          <w:tcPr>
            <w:tcW w:w="2236"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10</w:t>
            </w:r>
          </w:p>
        </w:tc>
        <w:tc>
          <w:tcPr>
            <w:tcW w:w="4330" w:type="dxa"/>
          </w:tcPr>
          <w:p w:rsidR="00595A28" w:rsidRPr="00C04FA4" w:rsidRDefault="00C04FA4" w:rsidP="00C04FA4">
            <w:pPr>
              <w:spacing w:line="360" w:lineRule="auto"/>
              <w:rPr>
                <w:rFonts w:ascii="Times New Roman" w:hAnsi="Times New Roman" w:cs="Times New Roman"/>
                <w:sz w:val="24"/>
                <w:szCs w:val="24"/>
              </w:rPr>
            </w:pPr>
            <w:r w:rsidRPr="00C04FA4">
              <w:rPr>
                <w:rFonts w:ascii="Times New Roman" w:hAnsi="Times New Roman" w:cs="Times New Roman"/>
                <w:sz w:val="24"/>
                <w:szCs w:val="24"/>
              </w:rPr>
              <w:t xml:space="preserve">Alain </w:t>
            </w:r>
            <w:proofErr w:type="spellStart"/>
            <w:r w:rsidRPr="00C04FA4">
              <w:rPr>
                <w:rFonts w:ascii="Times New Roman" w:hAnsi="Times New Roman" w:cs="Times New Roman"/>
                <w:sz w:val="24"/>
                <w:szCs w:val="24"/>
              </w:rPr>
              <w:t>Mba</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Nayo</w:t>
            </w:r>
            <w:proofErr w:type="spellEnd"/>
            <w:r w:rsidRPr="00C04FA4">
              <w:rPr>
                <w:rFonts w:ascii="Times New Roman" w:hAnsi="Times New Roman" w:cs="Times New Roman"/>
                <w:sz w:val="24"/>
                <w:szCs w:val="24"/>
              </w:rPr>
              <w:t xml:space="preserve">, Muto </w:t>
            </w:r>
            <w:r w:rsidR="00595A28" w:rsidRPr="00C04FA4">
              <w:rPr>
                <w:rFonts w:ascii="Times New Roman" w:hAnsi="Times New Roman" w:cs="Times New Roman"/>
                <w:sz w:val="24"/>
                <w:szCs w:val="24"/>
              </w:rPr>
              <w:t>( single)</w:t>
            </w:r>
          </w:p>
        </w:tc>
        <w:tc>
          <w:tcPr>
            <w:tcW w:w="2236"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1977</w:t>
            </w:r>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11</w:t>
            </w:r>
          </w:p>
        </w:tc>
        <w:tc>
          <w:tcPr>
            <w:tcW w:w="4330" w:type="dxa"/>
          </w:tcPr>
          <w:p w:rsidR="00595A28" w:rsidRPr="00C04FA4" w:rsidRDefault="00C04FA4" w:rsidP="00C04FA4">
            <w:pPr>
              <w:spacing w:line="360" w:lineRule="auto"/>
              <w:rPr>
                <w:rFonts w:ascii="Times New Roman" w:hAnsi="Times New Roman" w:cs="Times New Roman"/>
                <w:sz w:val="24"/>
                <w:szCs w:val="24"/>
                <w:lang w:val="fr-CM"/>
              </w:rPr>
            </w:pPr>
            <w:proofErr w:type="spellStart"/>
            <w:r w:rsidRPr="00C04FA4">
              <w:rPr>
                <w:rFonts w:ascii="Times New Roman" w:hAnsi="Times New Roman" w:cs="Times New Roman"/>
                <w:sz w:val="24"/>
                <w:szCs w:val="24"/>
                <w:lang w:val="fr-CM"/>
              </w:rPr>
              <w:t>Jeventus</w:t>
            </w:r>
            <w:proofErr w:type="spellEnd"/>
            <w:r w:rsidRPr="00C04FA4">
              <w:rPr>
                <w:rFonts w:ascii="Times New Roman" w:hAnsi="Times New Roman" w:cs="Times New Roman"/>
                <w:sz w:val="24"/>
                <w:szCs w:val="24"/>
                <w:lang w:val="fr-CM"/>
              </w:rPr>
              <w:t xml:space="preserve"> </w:t>
            </w:r>
            <w:proofErr w:type="gramStart"/>
            <w:r w:rsidR="00595A28" w:rsidRPr="00C04FA4">
              <w:rPr>
                <w:rFonts w:ascii="Times New Roman" w:hAnsi="Times New Roman" w:cs="Times New Roman"/>
                <w:sz w:val="24"/>
                <w:szCs w:val="24"/>
                <w:lang w:val="fr-CM"/>
              </w:rPr>
              <w:t>( single</w:t>
            </w:r>
            <w:proofErr w:type="gramEnd"/>
            <w:r w:rsidR="00595A28" w:rsidRPr="00C04FA4">
              <w:rPr>
                <w:rFonts w:ascii="Times New Roman" w:hAnsi="Times New Roman" w:cs="Times New Roman"/>
                <w:sz w:val="24"/>
                <w:szCs w:val="24"/>
                <w:lang w:val="fr-CM"/>
              </w:rPr>
              <w:t>)</w:t>
            </w:r>
          </w:p>
        </w:tc>
        <w:tc>
          <w:tcPr>
            <w:tcW w:w="2236"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12</w:t>
            </w:r>
          </w:p>
        </w:tc>
        <w:tc>
          <w:tcPr>
            <w:tcW w:w="4330" w:type="dxa"/>
          </w:tcPr>
          <w:p w:rsidR="00595A28" w:rsidRPr="00C04FA4" w:rsidRDefault="00C04FA4"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Mboka</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Mbokambo</w:t>
            </w:r>
            <w:proofErr w:type="spellEnd"/>
            <w:r w:rsidRPr="00C04FA4">
              <w:rPr>
                <w:rFonts w:ascii="Times New Roman" w:hAnsi="Times New Roman" w:cs="Times New Roman"/>
                <w:sz w:val="24"/>
                <w:szCs w:val="24"/>
              </w:rPr>
              <w:t>/</w:t>
            </w:r>
            <w:proofErr w:type="spellStart"/>
            <w:r w:rsidRPr="00C04FA4">
              <w:rPr>
                <w:rFonts w:ascii="Times New Roman" w:hAnsi="Times New Roman" w:cs="Times New Roman"/>
                <w:sz w:val="24"/>
                <w:szCs w:val="24"/>
              </w:rPr>
              <w:t>Ngonded’a</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Jangwo</w:t>
            </w:r>
            <w:proofErr w:type="spellEnd"/>
            <w:r w:rsidRPr="00C04FA4">
              <w:rPr>
                <w:rFonts w:ascii="Times New Roman" w:hAnsi="Times New Roman" w:cs="Times New Roman"/>
                <w:sz w:val="24"/>
                <w:szCs w:val="24"/>
              </w:rPr>
              <w:t xml:space="preserve"> </w:t>
            </w:r>
            <w:r w:rsidR="00595A28" w:rsidRPr="00C04FA4">
              <w:rPr>
                <w:rFonts w:ascii="Times New Roman" w:hAnsi="Times New Roman" w:cs="Times New Roman"/>
                <w:sz w:val="24"/>
                <w:szCs w:val="24"/>
              </w:rPr>
              <w:t>(single)</w:t>
            </w:r>
          </w:p>
        </w:tc>
        <w:tc>
          <w:tcPr>
            <w:tcW w:w="2236" w:type="dxa"/>
          </w:tcPr>
          <w:p w:rsidR="00595A28" w:rsidRPr="00C04FA4" w:rsidRDefault="00595A28" w:rsidP="00C04FA4">
            <w:pPr>
              <w:spacing w:line="360" w:lineRule="auto"/>
              <w:rPr>
                <w:rFonts w:ascii="Times New Roman" w:hAnsi="Times New Roman" w:cs="Times New Roman"/>
                <w:sz w:val="24"/>
                <w:szCs w:val="24"/>
              </w:rPr>
            </w:pPr>
            <w:r w:rsidRPr="00C04FA4">
              <w:rPr>
                <w:rFonts w:ascii="Times New Roman" w:hAnsi="Times New Roman" w:cs="Times New Roman"/>
                <w:sz w:val="24"/>
                <w:szCs w:val="24"/>
                <w:lang w:val="fr-CM"/>
              </w:rPr>
              <w:t>Disque vinyle</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r w:rsidR="00595A28" w:rsidRPr="00C04FA4" w:rsidTr="00C33961">
        <w:tc>
          <w:tcPr>
            <w:tcW w:w="562" w:type="dxa"/>
          </w:tcPr>
          <w:p w:rsidR="00595A28" w:rsidRPr="00C04FA4" w:rsidRDefault="00595A28" w:rsidP="00C04FA4">
            <w:pPr>
              <w:spacing w:line="360" w:lineRule="auto"/>
              <w:rPr>
                <w:rFonts w:ascii="Times New Roman" w:hAnsi="Times New Roman" w:cs="Times New Roman"/>
                <w:sz w:val="24"/>
                <w:szCs w:val="24"/>
                <w:lang w:val="fr-CM"/>
              </w:rPr>
            </w:pPr>
            <w:r w:rsidRPr="00C04FA4">
              <w:rPr>
                <w:rFonts w:ascii="Times New Roman" w:hAnsi="Times New Roman" w:cs="Times New Roman"/>
                <w:sz w:val="24"/>
                <w:szCs w:val="24"/>
                <w:lang w:val="fr-CM"/>
              </w:rPr>
              <w:t>13</w:t>
            </w:r>
          </w:p>
        </w:tc>
        <w:tc>
          <w:tcPr>
            <w:tcW w:w="4330" w:type="dxa"/>
          </w:tcPr>
          <w:p w:rsidR="00595A28" w:rsidRPr="00C04FA4" w:rsidRDefault="00C04FA4" w:rsidP="00C04FA4">
            <w:pPr>
              <w:spacing w:line="360" w:lineRule="auto"/>
              <w:rPr>
                <w:rFonts w:ascii="Times New Roman" w:hAnsi="Times New Roman" w:cs="Times New Roman"/>
                <w:sz w:val="24"/>
                <w:szCs w:val="24"/>
              </w:rPr>
            </w:pPr>
            <w:r w:rsidRPr="00C04FA4">
              <w:rPr>
                <w:rFonts w:ascii="Times New Roman" w:hAnsi="Times New Roman" w:cs="Times New Roman"/>
                <w:sz w:val="24"/>
                <w:szCs w:val="24"/>
              </w:rPr>
              <w:t xml:space="preserve">The best of  </w:t>
            </w:r>
            <w:r w:rsidR="00595A28" w:rsidRPr="00C04FA4">
              <w:rPr>
                <w:rFonts w:ascii="Times New Roman" w:hAnsi="Times New Roman" w:cs="Times New Roman"/>
                <w:sz w:val="24"/>
                <w:szCs w:val="24"/>
              </w:rPr>
              <w:t>(compilation)</w:t>
            </w:r>
          </w:p>
        </w:tc>
        <w:tc>
          <w:tcPr>
            <w:tcW w:w="2236" w:type="dxa"/>
          </w:tcPr>
          <w:p w:rsidR="00595A28" w:rsidRPr="00C04FA4" w:rsidRDefault="00595A28" w:rsidP="00C04FA4">
            <w:pPr>
              <w:spacing w:line="360" w:lineRule="auto"/>
              <w:rPr>
                <w:rFonts w:ascii="Times New Roman" w:hAnsi="Times New Roman" w:cs="Times New Roman"/>
                <w:sz w:val="24"/>
                <w:szCs w:val="24"/>
              </w:rPr>
            </w:pPr>
            <w:r w:rsidRPr="00C04FA4">
              <w:rPr>
                <w:rFonts w:ascii="Times New Roman" w:hAnsi="Times New Roman" w:cs="Times New Roman"/>
                <w:sz w:val="24"/>
                <w:szCs w:val="24"/>
              </w:rPr>
              <w:t>CD</w:t>
            </w:r>
          </w:p>
        </w:tc>
        <w:tc>
          <w:tcPr>
            <w:tcW w:w="2268" w:type="dxa"/>
          </w:tcPr>
          <w:p w:rsidR="00595A28" w:rsidRPr="00C04FA4" w:rsidRDefault="00595A28" w:rsidP="00C04FA4">
            <w:pPr>
              <w:spacing w:line="360" w:lineRule="auto"/>
              <w:rPr>
                <w:rFonts w:ascii="Times New Roman" w:hAnsi="Times New Roman" w:cs="Times New Roman"/>
                <w:sz w:val="24"/>
                <w:szCs w:val="24"/>
              </w:rPr>
            </w:pPr>
            <w:proofErr w:type="spellStart"/>
            <w:r w:rsidRPr="00C04FA4">
              <w:rPr>
                <w:rFonts w:ascii="Times New Roman" w:hAnsi="Times New Roman" w:cs="Times New Roman"/>
                <w:sz w:val="24"/>
                <w:szCs w:val="24"/>
              </w:rPr>
              <w:t>Année</w:t>
            </w:r>
            <w:proofErr w:type="spellEnd"/>
            <w:r w:rsidRPr="00C04FA4">
              <w:rPr>
                <w:rFonts w:ascii="Times New Roman" w:hAnsi="Times New Roman" w:cs="Times New Roman"/>
                <w:sz w:val="24"/>
                <w:szCs w:val="24"/>
              </w:rPr>
              <w:t xml:space="preserve"> </w:t>
            </w:r>
            <w:proofErr w:type="spellStart"/>
            <w:r w:rsidRPr="00C04FA4">
              <w:rPr>
                <w:rFonts w:ascii="Times New Roman" w:hAnsi="Times New Roman" w:cs="Times New Roman"/>
                <w:sz w:val="24"/>
                <w:szCs w:val="24"/>
              </w:rPr>
              <w:t>indéterminé</w:t>
            </w:r>
            <w:proofErr w:type="spellEnd"/>
          </w:p>
        </w:tc>
      </w:tr>
    </w:tbl>
    <w:p w:rsidR="00773B11" w:rsidRPr="00C04FA4" w:rsidRDefault="00773B11" w:rsidP="00C36AB4">
      <w:pPr>
        <w:rPr>
          <w:rFonts w:ascii="Times New Roman" w:hAnsi="Times New Roman" w:cs="Times New Roman"/>
          <w:sz w:val="8"/>
        </w:rPr>
      </w:pPr>
    </w:p>
    <w:p w:rsidR="00773B11" w:rsidRPr="00C33961" w:rsidRDefault="00595A28" w:rsidP="00C36AB4">
      <w:pPr>
        <w:rPr>
          <w:rFonts w:ascii="Times New Roman" w:hAnsi="Times New Roman" w:cs="Times New Roman"/>
          <w:b/>
          <w:lang w:val="fr-CM"/>
        </w:rPr>
      </w:pPr>
      <w:r w:rsidRPr="00C33961">
        <w:rPr>
          <w:rFonts w:ascii="Times New Roman" w:hAnsi="Times New Roman" w:cs="Times New Roman"/>
          <w:b/>
          <w:lang w:val="fr-CM"/>
        </w:rPr>
        <w:t xml:space="preserve">Source: </w:t>
      </w:r>
      <w:hyperlink r:id="rId83" w:history="1">
        <w:r w:rsidRPr="00C33961">
          <w:rPr>
            <w:rStyle w:val="Lienhypertexte"/>
            <w:rFonts w:ascii="Times New Roman" w:hAnsi="Times New Roman" w:cs="Times New Roman"/>
            <w:b/>
            <w:lang w:val="fr-CM"/>
          </w:rPr>
          <w:t>https://www.discogs.com/artist/1949029-Salle-John</w:t>
        </w:r>
      </w:hyperlink>
      <w:r w:rsidRPr="00C33961">
        <w:rPr>
          <w:rFonts w:ascii="Times New Roman" w:hAnsi="Times New Roman" w:cs="Times New Roman"/>
          <w:b/>
          <w:lang w:val="fr-CM"/>
        </w:rPr>
        <w:t>, consulté le 16 novembre 2025</w:t>
      </w:r>
    </w:p>
    <w:p w:rsidR="00FF27BF" w:rsidRPr="00595A28" w:rsidRDefault="00C36AB4" w:rsidP="00C36AB4">
      <w:pPr>
        <w:rPr>
          <w:lang w:val="fr-CM"/>
        </w:rPr>
      </w:pPr>
      <w:r>
        <w:rPr>
          <w:noProof/>
          <w:lang w:val="fr-FR" w:eastAsia="fr-FR"/>
        </w:rPr>
        <w:lastRenderedPageBreak/>
        <mc:AlternateContent>
          <mc:Choice Requires="wps">
            <w:drawing>
              <wp:anchor distT="0" distB="0" distL="114300" distR="114300" simplePos="0" relativeHeight="251694080" behindDoc="1" locked="0" layoutInCell="1" allowOverlap="1" wp14:anchorId="337BE2D6" wp14:editId="32BA08BB">
                <wp:simplePos x="0" y="0"/>
                <wp:positionH relativeFrom="margin">
                  <wp:align>center</wp:align>
                </wp:positionH>
                <wp:positionV relativeFrom="paragraph">
                  <wp:posOffset>10160</wp:posOffset>
                </wp:positionV>
                <wp:extent cx="3053301" cy="781050"/>
                <wp:effectExtent l="0" t="0" r="13970" b="19050"/>
                <wp:wrapNone/>
                <wp:docPr id="31" name="Rectangle à coins arrondis 31"/>
                <wp:cNvGraphicFramePr/>
                <a:graphic xmlns:a="http://schemas.openxmlformats.org/drawingml/2006/main">
                  <a:graphicData uri="http://schemas.microsoft.com/office/word/2010/wordprocessingShape">
                    <wps:wsp>
                      <wps:cNvSpPr/>
                      <wps:spPr>
                        <a:xfrm>
                          <a:off x="0" y="0"/>
                          <a:ext cx="3053301" cy="781050"/>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F4C24" id="Rectangle à coins arrondis 31" o:spid="_x0000_s1026" style="position:absolute;margin-left:0;margin-top:.8pt;width:240.4pt;height:61.5pt;z-index:-25162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" fillcolor="#0070c0" strokecolor="#41719c" strokeweight="1pt">
                <v:fill color2="#0070c0" colors="0 #0070c0;22938f window;46531f window;1 #0070c0" focus="100%" type="gradient"/>
                <v:stroke joinstyle="miter"/>
                <w10:wrap anchorx="margin"/>
              </v:roundrect>
            </w:pict>
          </mc:Fallback>
        </mc:AlternateContent>
      </w:r>
    </w:p>
    <w:p w:rsidR="005F6D75" w:rsidRDefault="00C36AB4" w:rsidP="00C36AB4">
      <w:pPr>
        <w:pStyle w:val="Titre1"/>
        <w:rPr>
          <w:lang w:val="fr-FR"/>
        </w:rPr>
      </w:pPr>
      <w:bookmarkStart w:id="117" w:name="_Toc214181644"/>
      <w:bookmarkStart w:id="118" w:name="_Toc214181667"/>
      <w:r>
        <w:rPr>
          <w:lang w:val="fr-FR"/>
        </w:rPr>
        <w:t xml:space="preserve">CHAPITRE </w:t>
      </w:r>
      <w:r w:rsidR="00CA239F">
        <w:rPr>
          <w:lang w:val="fr-FR"/>
        </w:rPr>
        <w:t>VII</w:t>
      </w:r>
      <w:r>
        <w:rPr>
          <w:lang w:val="fr-FR"/>
        </w:rPr>
        <w:t> :</w:t>
      </w:r>
      <w:r w:rsidR="008D1C67">
        <w:rPr>
          <w:lang w:val="fr-FR"/>
        </w:rPr>
        <w:t xml:space="preserve"> </w:t>
      </w:r>
      <w:r w:rsidR="005F6D75" w:rsidRPr="008D1C67">
        <w:rPr>
          <w:lang w:val="fr-FR"/>
        </w:rPr>
        <w:t>MBOLE</w:t>
      </w:r>
      <w:bookmarkEnd w:id="114"/>
      <w:bookmarkEnd w:id="115"/>
      <w:bookmarkEnd w:id="117"/>
      <w:bookmarkEnd w:id="118"/>
    </w:p>
    <w:p w:rsidR="00C36AB4" w:rsidRPr="00C36AB4" w:rsidRDefault="00C36AB4" w:rsidP="00C36AB4">
      <w:pPr>
        <w:rPr>
          <w:lang w:val="fr-FR"/>
        </w:rPr>
      </w:pPr>
    </w:p>
    <w:p w:rsidR="00EC5185" w:rsidRPr="00EC5185" w:rsidRDefault="00EC5185" w:rsidP="00EC5185">
      <w:pPr>
        <w:pStyle w:val="NormalWeb"/>
        <w:shd w:val="clear" w:color="auto" w:fill="FFFFFF"/>
        <w:spacing w:before="120" w:beforeAutospacing="0" w:after="120" w:afterAutospacing="0" w:line="360" w:lineRule="auto"/>
        <w:jc w:val="both"/>
        <w:rPr>
          <w:b/>
          <w:lang w:val="fr-FR"/>
        </w:rPr>
      </w:pPr>
      <w:r w:rsidRPr="00EC5185">
        <w:rPr>
          <w:b/>
          <w:lang w:val="fr-FR"/>
        </w:rPr>
        <w:t xml:space="preserve">    </w:t>
      </w:r>
      <w:r>
        <w:rPr>
          <w:b/>
          <w:lang w:val="fr-FR"/>
        </w:rPr>
        <w:t xml:space="preserve">Origine et </w:t>
      </w:r>
      <w:r w:rsidRPr="00EC5185">
        <w:rPr>
          <w:b/>
          <w:lang w:val="fr-FR"/>
        </w:rPr>
        <w:t>historique</w:t>
      </w:r>
    </w:p>
    <w:p w:rsidR="005B4509" w:rsidRPr="00906FC8" w:rsidRDefault="00EC5185" w:rsidP="00EC5185">
      <w:pPr>
        <w:pStyle w:val="NormalWeb"/>
        <w:shd w:val="clear" w:color="auto" w:fill="FFFFFF"/>
        <w:spacing w:before="120" w:beforeAutospacing="0" w:after="120" w:afterAutospacing="0" w:line="360" w:lineRule="auto"/>
        <w:jc w:val="both"/>
        <w:rPr>
          <w:lang w:val="fr-FR"/>
        </w:rPr>
      </w:pPr>
      <w:r>
        <w:rPr>
          <w:lang w:val="fr-FR"/>
        </w:rPr>
        <w:t xml:space="preserve">      </w:t>
      </w:r>
      <w:r w:rsidR="005B4509" w:rsidRPr="00906FC8">
        <w:rPr>
          <w:lang w:val="fr-FR"/>
        </w:rPr>
        <w:t xml:space="preserve">Des veillées funèbres aux studios d'enregistrement, le genre musical </w:t>
      </w:r>
      <w:proofErr w:type="spellStart"/>
      <w:r w:rsidR="005B4509" w:rsidRPr="00906FC8">
        <w:rPr>
          <w:lang w:val="fr-FR"/>
        </w:rPr>
        <w:t>Mbolé</w:t>
      </w:r>
      <w:proofErr w:type="spellEnd"/>
      <w:r w:rsidR="005B4509" w:rsidRPr="00906FC8">
        <w:rPr>
          <w:lang w:val="fr-FR"/>
        </w:rPr>
        <w:t xml:space="preserve"> est devenu le son de la rue dans les quartiers populaires de Yaoundé, la capitale du Cameroun. Apparus au début des années 2000 et ayant explosé en 2016, les rythmes enjoués du genre ont tissé leur chemin dans le paysage culturel du pays.</w:t>
      </w:r>
      <w:r w:rsidR="00C7613D" w:rsidRPr="00906FC8">
        <w:rPr>
          <w:lang w:val="fr-FR"/>
        </w:rPr>
        <w:t xml:space="preserve"> </w:t>
      </w:r>
      <w:r w:rsidR="005B4509" w:rsidRPr="00906FC8">
        <w:rPr>
          <w:lang w:val="fr-FR"/>
        </w:rPr>
        <w:t>À l'origine, il s'agissait d'une forme de musique scandée lors des veillées funèbres pour réconforter les personnes en deuil. Aujourd'hui, il fait partie du courant culturel dominant au Cameroun et constitue une forme d'expression puissante pour sa jeunesse frustrée.</w:t>
      </w:r>
      <w:r w:rsidR="00C7613D" w:rsidRPr="00906FC8">
        <w:rPr>
          <w:lang w:val="fr-FR"/>
        </w:rPr>
        <w:t xml:space="preserve"> </w:t>
      </w:r>
      <w:r w:rsidR="005B4509" w:rsidRPr="00906FC8">
        <w:rPr>
          <w:lang w:val="fr-FR"/>
        </w:rPr>
        <w:t xml:space="preserve">Le </w:t>
      </w:r>
      <w:proofErr w:type="spellStart"/>
      <w:r w:rsidR="005B4509" w:rsidRPr="00906FC8">
        <w:rPr>
          <w:lang w:val="fr-FR"/>
        </w:rPr>
        <w:t>mbole</w:t>
      </w:r>
      <w:proofErr w:type="spellEnd"/>
      <w:r w:rsidR="005B4509" w:rsidRPr="00906FC8">
        <w:rPr>
          <w:lang w:val="fr-FR"/>
        </w:rPr>
        <w:t xml:space="preserve"> (prononcé "</w:t>
      </w:r>
      <w:proofErr w:type="spellStart"/>
      <w:r w:rsidR="005B4509" w:rsidRPr="00906FC8">
        <w:rPr>
          <w:lang w:val="fr-FR"/>
        </w:rPr>
        <w:t>em-bo-lay</w:t>
      </w:r>
      <w:proofErr w:type="spellEnd"/>
      <w:r w:rsidR="005B4509" w:rsidRPr="00906FC8">
        <w:rPr>
          <w:lang w:val="fr-FR"/>
        </w:rPr>
        <w:t>") s'est développé il y a environ un quart de siècle dans les quartiers pauvres de Yaoundé, la capitale de ce pays d'Afrique centrale.</w:t>
      </w:r>
      <w:r w:rsidR="00C7613D" w:rsidRPr="00906FC8">
        <w:rPr>
          <w:lang w:val="fr-FR"/>
        </w:rPr>
        <w:t xml:space="preserve"> </w:t>
      </w:r>
      <w:r w:rsidR="005B4509" w:rsidRPr="00906FC8">
        <w:rPr>
          <w:lang w:val="fr-FR"/>
        </w:rPr>
        <w:t>Au départ, il s'agissait d'une sorte de va-et-vient lors de veillées funèbres entre un chanteur, qui inventait des paroles et les chantait, et des "répondeurs", qui répétaient les paroles et donnaient le rythme à l'aide de seaux, de casseroles ou d'autres instruments.</w:t>
      </w:r>
      <w:r w:rsidR="00C7613D" w:rsidRPr="00906FC8">
        <w:rPr>
          <w:lang w:val="fr-FR"/>
        </w:rPr>
        <w:t xml:space="preserve"> </w:t>
      </w:r>
      <w:r w:rsidR="005B4509" w:rsidRPr="00906FC8">
        <w:rPr>
          <w:lang w:val="fr-FR"/>
        </w:rPr>
        <w:t xml:space="preserve">"On invitait les gens autour de soi, on formait un cercle et on commençait à jouer pour divertir les gens", explique Etienne </w:t>
      </w:r>
      <w:proofErr w:type="spellStart"/>
      <w:r w:rsidR="005B4509" w:rsidRPr="00906FC8">
        <w:rPr>
          <w:lang w:val="fr-FR"/>
        </w:rPr>
        <w:t>Koumato</w:t>
      </w:r>
      <w:proofErr w:type="spellEnd"/>
      <w:r w:rsidR="005B4509" w:rsidRPr="00906FC8">
        <w:rPr>
          <w:lang w:val="fr-FR"/>
        </w:rPr>
        <w:t xml:space="preserve">, un étudiant en biologie de 24 ans qui se produit dans un groupe de </w:t>
      </w:r>
      <w:proofErr w:type="spellStart"/>
      <w:r w:rsidR="005B4509" w:rsidRPr="00906FC8">
        <w:rPr>
          <w:lang w:val="fr-FR"/>
        </w:rPr>
        <w:t>mbole</w:t>
      </w:r>
      <w:proofErr w:type="spellEnd"/>
      <w:r w:rsidR="005B4509" w:rsidRPr="00906FC8">
        <w:rPr>
          <w:lang w:val="fr-FR"/>
        </w:rPr>
        <w:t xml:space="preserve"> appelé Ligue des Premiers et qui est signé par une maison de disques spécialisée.</w:t>
      </w:r>
      <w:r w:rsidR="00C7613D" w:rsidRPr="00906FC8">
        <w:rPr>
          <w:lang w:val="fr-FR"/>
        </w:rPr>
        <w:t xml:space="preserve"> </w:t>
      </w:r>
      <w:r w:rsidR="005B4509" w:rsidRPr="00906FC8">
        <w:rPr>
          <w:lang w:val="fr-FR"/>
        </w:rPr>
        <w:t xml:space="preserve">"Au début, le </w:t>
      </w:r>
      <w:proofErr w:type="spellStart"/>
      <w:r w:rsidR="005B4509" w:rsidRPr="00906FC8">
        <w:rPr>
          <w:lang w:val="fr-FR"/>
        </w:rPr>
        <w:t>mbole</w:t>
      </w:r>
      <w:proofErr w:type="spellEnd"/>
      <w:r w:rsidR="005B4509" w:rsidRPr="00906FC8">
        <w:rPr>
          <w:lang w:val="fr-FR"/>
        </w:rPr>
        <w:t xml:space="preserve"> était stigmatisé. Les gens le considéraient comme une musique de caniveau, comme le rap", dit-il.</w:t>
      </w:r>
      <w:r w:rsidR="00C7613D" w:rsidRPr="00906FC8">
        <w:rPr>
          <w:lang w:val="fr-FR"/>
        </w:rPr>
        <w:t xml:space="preserve"> </w:t>
      </w:r>
      <w:r w:rsidR="005B4509" w:rsidRPr="00906FC8">
        <w:rPr>
          <w:lang w:val="fr-FR"/>
        </w:rPr>
        <w:t>"Mais sous cette image, elle s'est adaptée et a conquis les gens".</w:t>
      </w:r>
    </w:p>
    <w:p w:rsidR="005B4509" w:rsidRPr="00906FC8" w:rsidRDefault="00FF27BF" w:rsidP="008D1C67">
      <w:pPr>
        <w:pStyle w:val="Titre3"/>
        <w:rPr>
          <w:lang w:val="fr-FR"/>
        </w:rPr>
      </w:pPr>
      <w:bookmarkStart w:id="119" w:name="_Toc213138602"/>
      <w:bookmarkStart w:id="120" w:name="_Toc214181645"/>
      <w:r>
        <w:rPr>
          <w:lang w:val="fr-FR"/>
        </w:rPr>
        <w:t>VII</w:t>
      </w:r>
      <w:r w:rsidR="008D1C67">
        <w:rPr>
          <w:lang w:val="fr-FR"/>
        </w:rPr>
        <w:t xml:space="preserve">.1. </w:t>
      </w:r>
      <w:r w:rsidR="0040272B" w:rsidRPr="00906FC8">
        <w:rPr>
          <w:lang w:val="fr-FR"/>
        </w:rPr>
        <w:t>Evolution</w:t>
      </w:r>
      <w:bookmarkEnd w:id="119"/>
      <w:bookmarkEnd w:id="120"/>
      <w:r w:rsidR="0040272B" w:rsidRPr="00906FC8">
        <w:rPr>
          <w:lang w:val="fr-FR"/>
        </w:rPr>
        <w:t xml:space="preserve"> </w:t>
      </w:r>
    </w:p>
    <w:p w:rsidR="00C7613D" w:rsidRPr="00906FC8" w:rsidRDefault="005B4509"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 xml:space="preserve">Le </w:t>
      </w:r>
      <w:proofErr w:type="spellStart"/>
      <w:r w:rsidR="002025A5" w:rsidRPr="00906FC8">
        <w:rPr>
          <w:lang w:val="fr-FR"/>
        </w:rPr>
        <w:t>mbol</w:t>
      </w:r>
      <w:r w:rsidR="00C36AB4">
        <w:rPr>
          <w:lang w:val="fr-FR"/>
        </w:rPr>
        <w:t>é</w:t>
      </w:r>
      <w:proofErr w:type="spellEnd"/>
      <w:r w:rsidRPr="00906FC8">
        <w:rPr>
          <w:lang w:val="fr-FR"/>
        </w:rPr>
        <w:t xml:space="preserve"> s'est répandu dans les mariages, les baptêmes et autres cérémonies, devenant progressivement plus sophistiqué grâce à l'introduction d'instruments tels que les claviers et le grand tambour ouest-africain, le djembé. Il y a environ six ans, le </w:t>
      </w:r>
      <w:proofErr w:type="spellStart"/>
      <w:r w:rsidRPr="00906FC8">
        <w:rPr>
          <w:lang w:val="fr-FR"/>
        </w:rPr>
        <w:t>mbole</w:t>
      </w:r>
      <w:proofErr w:type="spellEnd"/>
      <w:r w:rsidRPr="00906FC8">
        <w:rPr>
          <w:lang w:val="fr-FR"/>
        </w:rPr>
        <w:t xml:space="preserve"> a commencé à se généraliser, et il est désormais considéré comme un genre musical national.</w:t>
      </w:r>
    </w:p>
    <w:p w:rsidR="005B4509" w:rsidRPr="00906FC8" w:rsidRDefault="005B4509"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 xml:space="preserve">"Il n'y a pas une seule station de télévision ou de radio qui ne diffuse pas de </w:t>
      </w:r>
      <w:proofErr w:type="spellStart"/>
      <w:r w:rsidRPr="00906FC8">
        <w:rPr>
          <w:lang w:val="fr-FR"/>
        </w:rPr>
        <w:t>mbole</w:t>
      </w:r>
      <w:proofErr w:type="spellEnd"/>
      <w:r w:rsidRPr="00906FC8">
        <w:rPr>
          <w:lang w:val="fr-FR"/>
        </w:rPr>
        <w:t xml:space="preserve">", a déclaré Yannick </w:t>
      </w:r>
      <w:proofErr w:type="spellStart"/>
      <w:r w:rsidRPr="00906FC8">
        <w:rPr>
          <w:lang w:val="fr-FR"/>
        </w:rPr>
        <w:t>Mindja</w:t>
      </w:r>
      <w:proofErr w:type="spellEnd"/>
      <w:r w:rsidRPr="00906FC8">
        <w:rPr>
          <w:lang w:val="fr-FR"/>
        </w:rPr>
        <w:t>, qui a réalisé un documentaire sur l'ascension de cette musique.</w:t>
      </w:r>
      <w:r w:rsidR="00C7613D" w:rsidRPr="00906FC8">
        <w:rPr>
          <w:lang w:val="fr-FR"/>
        </w:rPr>
        <w:t xml:space="preserve"> </w:t>
      </w:r>
      <w:r w:rsidRPr="00906FC8">
        <w:rPr>
          <w:lang w:val="fr-FR"/>
        </w:rPr>
        <w:t xml:space="preserve">"Nous avions l'afro-beat, qui venait du Nigéria, mais quand vous écoutez le </w:t>
      </w:r>
      <w:proofErr w:type="spellStart"/>
      <w:r w:rsidRPr="00906FC8">
        <w:rPr>
          <w:lang w:val="fr-FR"/>
        </w:rPr>
        <w:t>mbole</w:t>
      </w:r>
      <w:proofErr w:type="spellEnd"/>
      <w:r w:rsidRPr="00906FC8">
        <w:rPr>
          <w:lang w:val="fr-FR"/>
        </w:rPr>
        <w:t xml:space="preserve">, vous entendez tous les sons du Cameroun", a-t-il ajouté, pointant du doigt les formes de musique traditionnelle appelées </w:t>
      </w:r>
      <w:proofErr w:type="spellStart"/>
      <w:r w:rsidRPr="00906FC8">
        <w:rPr>
          <w:lang w:val="fr-FR"/>
        </w:rPr>
        <w:t>bend</w:t>
      </w:r>
      <w:proofErr w:type="spellEnd"/>
      <w:r w:rsidRPr="00906FC8">
        <w:rPr>
          <w:lang w:val="fr-FR"/>
        </w:rPr>
        <w:t xml:space="preserve"> </w:t>
      </w:r>
      <w:r w:rsidRPr="00906FC8">
        <w:rPr>
          <w:lang w:val="fr-FR"/>
        </w:rPr>
        <w:lastRenderedPageBreak/>
        <w:t xml:space="preserve">skin, </w:t>
      </w:r>
      <w:proofErr w:type="spellStart"/>
      <w:r w:rsidRPr="00906FC8">
        <w:rPr>
          <w:lang w:val="fr-FR"/>
        </w:rPr>
        <w:t>makossa</w:t>
      </w:r>
      <w:proofErr w:type="spellEnd"/>
      <w:r w:rsidRPr="00906FC8">
        <w:rPr>
          <w:lang w:val="fr-FR"/>
        </w:rPr>
        <w:t xml:space="preserve"> et </w:t>
      </w:r>
      <w:proofErr w:type="spellStart"/>
      <w:r w:rsidRPr="00906FC8">
        <w:rPr>
          <w:lang w:val="fr-FR"/>
        </w:rPr>
        <w:t>bikutsi</w:t>
      </w:r>
      <w:proofErr w:type="spellEnd"/>
      <w:r w:rsidRPr="00906FC8">
        <w:rPr>
          <w:lang w:val="fr-FR"/>
        </w:rPr>
        <w:t>.</w:t>
      </w:r>
      <w:r w:rsidR="00C7613D" w:rsidRPr="00906FC8">
        <w:rPr>
          <w:lang w:val="fr-FR"/>
        </w:rPr>
        <w:t xml:space="preserve"> </w:t>
      </w:r>
      <w:r w:rsidRPr="00906FC8">
        <w:rPr>
          <w:lang w:val="fr-FR"/>
        </w:rPr>
        <w:t xml:space="preserve">"Le </w:t>
      </w:r>
      <w:proofErr w:type="spellStart"/>
      <w:r w:rsidRPr="00906FC8">
        <w:rPr>
          <w:lang w:val="fr-FR"/>
        </w:rPr>
        <w:t>mbole</w:t>
      </w:r>
      <w:proofErr w:type="spellEnd"/>
      <w:r w:rsidRPr="00906FC8">
        <w:rPr>
          <w:lang w:val="fr-FR"/>
        </w:rPr>
        <w:t xml:space="preserve"> est le petit-fils du </w:t>
      </w:r>
      <w:proofErr w:type="spellStart"/>
      <w:r w:rsidRPr="00906FC8">
        <w:rPr>
          <w:lang w:val="fr-FR"/>
        </w:rPr>
        <w:t>bikutsi</w:t>
      </w:r>
      <w:proofErr w:type="spellEnd"/>
      <w:r w:rsidRPr="00906FC8">
        <w:rPr>
          <w:lang w:val="fr-FR"/>
        </w:rPr>
        <w:t xml:space="preserve"> et le neveu du </w:t>
      </w:r>
      <w:proofErr w:type="spellStart"/>
      <w:r w:rsidRPr="00906FC8">
        <w:rPr>
          <w:lang w:val="fr-FR"/>
        </w:rPr>
        <w:t>makossa</w:t>
      </w:r>
      <w:proofErr w:type="spellEnd"/>
      <w:r w:rsidRPr="00906FC8">
        <w:rPr>
          <w:lang w:val="fr-FR"/>
        </w:rPr>
        <w:t xml:space="preserve">, mais quand vous l'écoutez, vous vous sentez immédiatement camerounais", a déclaré Lionel </w:t>
      </w:r>
      <w:proofErr w:type="spellStart"/>
      <w:r w:rsidRPr="00906FC8">
        <w:rPr>
          <w:lang w:val="fr-FR"/>
        </w:rPr>
        <w:t>Malongo</w:t>
      </w:r>
      <w:proofErr w:type="spellEnd"/>
      <w:r w:rsidRPr="00906FC8">
        <w:rPr>
          <w:lang w:val="fr-FR"/>
        </w:rPr>
        <w:t xml:space="preserve"> Belinga, qui se produit sous le nom de Petit Malo.</w:t>
      </w:r>
    </w:p>
    <w:p w:rsidR="005B4509" w:rsidRPr="00906FC8" w:rsidRDefault="005B4509"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 xml:space="preserve">Derrière le succès médiatique, le </w:t>
      </w:r>
      <w:proofErr w:type="spellStart"/>
      <w:r w:rsidRPr="00906FC8">
        <w:rPr>
          <w:lang w:val="fr-FR"/>
        </w:rPr>
        <w:t>mbole</w:t>
      </w:r>
      <w:proofErr w:type="spellEnd"/>
      <w:r w:rsidRPr="00906FC8">
        <w:rPr>
          <w:lang w:val="fr-FR"/>
        </w:rPr>
        <w:t xml:space="preserve"> reste une forme d'expression polyvalente et est toujours très ancré dans les quartiers pauvres. Pauvreté, drogue et insécurité sont des thèmes récurrents chez ses jeunes interprètes, dont certains ont un statut quasi iconique dans leur quartier.</w:t>
      </w:r>
      <w:r w:rsidR="009C617E">
        <w:rPr>
          <w:lang w:val="fr-FR"/>
        </w:rPr>
        <w:t xml:space="preserve"> </w:t>
      </w:r>
      <w:r w:rsidRPr="00906FC8">
        <w:rPr>
          <w:lang w:val="fr-FR"/>
        </w:rPr>
        <w:t xml:space="preserve">En 2016, Petit Malo a enregistré son premier tube </w:t>
      </w:r>
      <w:proofErr w:type="spellStart"/>
      <w:r w:rsidRPr="00906FC8">
        <w:rPr>
          <w:lang w:val="fr-FR"/>
        </w:rPr>
        <w:t>mbole</w:t>
      </w:r>
      <w:proofErr w:type="spellEnd"/>
      <w:r w:rsidRPr="00906FC8">
        <w:rPr>
          <w:lang w:val="fr-FR"/>
        </w:rPr>
        <w:t xml:space="preserve">, "Dans mon </w:t>
      </w:r>
      <w:proofErr w:type="spellStart"/>
      <w:r w:rsidRPr="00906FC8">
        <w:rPr>
          <w:lang w:val="fr-FR"/>
        </w:rPr>
        <w:t>kwatta</w:t>
      </w:r>
      <w:proofErr w:type="spellEnd"/>
      <w:r w:rsidRPr="00906FC8">
        <w:rPr>
          <w:lang w:val="fr-FR"/>
        </w:rPr>
        <w:t xml:space="preserve">" ("Dans mon quartier"), qui dépeint la vie à </w:t>
      </w:r>
      <w:proofErr w:type="spellStart"/>
      <w:r w:rsidRPr="00906FC8">
        <w:rPr>
          <w:lang w:val="fr-FR"/>
        </w:rPr>
        <w:t>Nkoldongo</w:t>
      </w:r>
      <w:proofErr w:type="spellEnd"/>
      <w:r w:rsidRPr="00906FC8">
        <w:rPr>
          <w:lang w:val="fr-FR"/>
        </w:rPr>
        <w:t>, un quartier délabré de Yaoundé.</w:t>
      </w:r>
      <w:r w:rsidR="0040272B" w:rsidRPr="00906FC8">
        <w:rPr>
          <w:lang w:val="fr-FR"/>
        </w:rPr>
        <w:t xml:space="preserve"> </w:t>
      </w:r>
      <w:r w:rsidRPr="00906FC8">
        <w:rPr>
          <w:lang w:val="fr-FR"/>
        </w:rPr>
        <w:t>Le quartier est un dédale où les eaux usées coulent en ruisseaux dans les rues étroites et non pavées.</w:t>
      </w:r>
    </w:p>
    <w:p w:rsidR="005B4509" w:rsidRPr="00906FC8" w:rsidRDefault="005B4509"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De nombreuses maisons n'ont pas de porte mais juste un tissu pour couvrir leur entrée, accroché au-dessus de quelques chaussures, montrant que des gens vivent là.</w:t>
      </w:r>
      <w:r w:rsidR="0040272B" w:rsidRPr="00906FC8">
        <w:rPr>
          <w:lang w:val="fr-FR"/>
        </w:rPr>
        <w:t xml:space="preserve"> </w:t>
      </w:r>
      <w:r w:rsidRPr="00906FC8">
        <w:rPr>
          <w:lang w:val="fr-FR"/>
        </w:rPr>
        <w:t>Le son des voix et du djembé fait accourir les jeunes du quartier.</w:t>
      </w:r>
      <w:r w:rsidR="0040272B" w:rsidRPr="00906FC8">
        <w:rPr>
          <w:lang w:val="fr-FR"/>
        </w:rPr>
        <w:t xml:space="preserve"> </w:t>
      </w:r>
      <w:r w:rsidRPr="00906FC8">
        <w:rPr>
          <w:lang w:val="fr-FR"/>
        </w:rPr>
        <w:t>"Petit Malo est un bon chanteur", dit Herman Sone, un fan de 15 ans. "Il chante la paix et l'espoir, et plein de bonnes choses".</w:t>
      </w:r>
    </w:p>
    <w:p w:rsidR="005B4509" w:rsidRDefault="005B4509" w:rsidP="009C617E">
      <w:pPr>
        <w:pStyle w:val="NormalWeb"/>
        <w:shd w:val="clear" w:color="auto" w:fill="FFFFFF"/>
        <w:spacing w:before="120" w:beforeAutospacing="0" w:after="120" w:afterAutospacing="0" w:line="360" w:lineRule="auto"/>
        <w:ind w:firstLine="567"/>
        <w:jc w:val="both"/>
        <w:rPr>
          <w:lang w:val="fr-FR"/>
        </w:rPr>
      </w:pPr>
      <w:r w:rsidRPr="00906FC8">
        <w:rPr>
          <w:lang w:val="fr-FR"/>
        </w:rPr>
        <w:t xml:space="preserve">Les chanteuses se frayent également un chemin dans un genre qui "est encore très masculin", explique Jeanne Manga, 29 ans, qui, sous le nom de </w:t>
      </w:r>
      <w:proofErr w:type="spellStart"/>
      <w:r w:rsidRPr="00906FC8">
        <w:rPr>
          <w:lang w:val="fr-FR"/>
        </w:rPr>
        <w:t>Jay-Ni</w:t>
      </w:r>
      <w:proofErr w:type="spellEnd"/>
      <w:r w:rsidRPr="00906FC8">
        <w:rPr>
          <w:lang w:val="fr-FR"/>
        </w:rPr>
        <w:t xml:space="preserve">, a créé un groupe de </w:t>
      </w:r>
      <w:proofErr w:type="spellStart"/>
      <w:r w:rsidRPr="00906FC8">
        <w:rPr>
          <w:lang w:val="fr-FR"/>
        </w:rPr>
        <w:t>mbole</w:t>
      </w:r>
      <w:proofErr w:type="spellEnd"/>
      <w:r w:rsidRPr="00906FC8">
        <w:rPr>
          <w:lang w:val="fr-FR"/>
        </w:rPr>
        <w:t xml:space="preserve"> réservé aux filles.</w:t>
      </w:r>
      <w:r w:rsidR="0040272B" w:rsidRPr="00906FC8">
        <w:rPr>
          <w:lang w:val="fr-FR"/>
        </w:rPr>
        <w:t xml:space="preserve"> </w:t>
      </w:r>
      <w:r w:rsidRPr="00906FC8">
        <w:rPr>
          <w:lang w:val="fr-FR"/>
        </w:rPr>
        <w:t xml:space="preserve">Le </w:t>
      </w:r>
      <w:proofErr w:type="spellStart"/>
      <w:r w:rsidRPr="00906FC8">
        <w:rPr>
          <w:lang w:val="fr-FR"/>
        </w:rPr>
        <w:t>mbole</w:t>
      </w:r>
      <w:proofErr w:type="spellEnd"/>
      <w:r w:rsidRPr="00906FC8">
        <w:rPr>
          <w:lang w:val="fr-FR"/>
        </w:rPr>
        <w:t xml:space="preserve"> est un excellent moyen de dénoncer le sexisme, dit-elle.</w:t>
      </w:r>
      <w:r w:rsidR="0040272B" w:rsidRPr="00906FC8">
        <w:rPr>
          <w:lang w:val="fr-FR"/>
        </w:rPr>
        <w:t xml:space="preserve"> </w:t>
      </w:r>
      <w:r w:rsidRPr="00906FC8">
        <w:rPr>
          <w:lang w:val="fr-FR"/>
        </w:rPr>
        <w:t xml:space="preserve">"Dans mes textes, je parle par exemple des hommes qui invitent les femmes à sortir et attendent ensuite des faveurs sexuelles en retour", a-t-elle déclaré. "Nous ne sommes pas des cibles, et le </w:t>
      </w:r>
      <w:proofErr w:type="spellStart"/>
      <w:r w:rsidRPr="00906FC8">
        <w:rPr>
          <w:lang w:val="fr-FR"/>
        </w:rPr>
        <w:t>mbole</w:t>
      </w:r>
      <w:proofErr w:type="spellEnd"/>
      <w:r w:rsidRPr="00906FC8">
        <w:rPr>
          <w:lang w:val="fr-FR"/>
        </w:rPr>
        <w:t xml:space="preserve"> nous donne l'occasion de le dire".</w:t>
      </w:r>
    </w:p>
    <w:p w:rsidR="000F5288" w:rsidRPr="00906FC8" w:rsidRDefault="000F5288" w:rsidP="009C617E">
      <w:pPr>
        <w:pStyle w:val="NormalWeb"/>
        <w:shd w:val="clear" w:color="auto" w:fill="FFFFFF"/>
        <w:spacing w:before="120" w:beforeAutospacing="0" w:after="120" w:afterAutospacing="0" w:line="360" w:lineRule="auto"/>
        <w:ind w:firstLine="567"/>
        <w:jc w:val="both"/>
        <w:rPr>
          <w:lang w:val="fr-FR"/>
        </w:rPr>
      </w:pPr>
      <w:r>
        <w:rPr>
          <w:lang w:val="fr-FR"/>
        </w:rPr>
        <w:t xml:space="preserve">Source : </w:t>
      </w:r>
      <w:r w:rsidRPr="000F5288">
        <w:rPr>
          <w:lang w:val="fr-FR"/>
        </w:rPr>
        <w:t xml:space="preserve">Cameroun : le </w:t>
      </w:r>
      <w:proofErr w:type="spellStart"/>
      <w:r w:rsidRPr="000F5288">
        <w:rPr>
          <w:lang w:val="fr-FR"/>
        </w:rPr>
        <w:t>mbolé</w:t>
      </w:r>
      <w:proofErr w:type="spellEnd"/>
      <w:r w:rsidR="00C84282">
        <w:rPr>
          <w:lang w:val="fr-FR"/>
        </w:rPr>
        <w:t xml:space="preserve">, son de la vie et de la mort, </w:t>
      </w:r>
      <w:proofErr w:type="spellStart"/>
      <w:r w:rsidRPr="000F5288">
        <w:rPr>
          <w:lang w:val="fr-FR"/>
        </w:rPr>
        <w:t>Africanews</w:t>
      </w:r>
      <w:proofErr w:type="spellEnd"/>
      <w:r w:rsidRPr="000F5288">
        <w:rPr>
          <w:lang w:val="fr-FR"/>
        </w:rPr>
        <w:t xml:space="preserve">.  </w:t>
      </w:r>
    </w:p>
    <w:p w:rsidR="00FD1D69" w:rsidRDefault="00FF27BF" w:rsidP="008D1C67">
      <w:pPr>
        <w:pStyle w:val="Titre3"/>
        <w:rPr>
          <w:lang w:val="fr-FR"/>
        </w:rPr>
      </w:pPr>
      <w:bookmarkStart w:id="121" w:name="_Toc213138603"/>
      <w:bookmarkStart w:id="122" w:name="_Toc214181646"/>
      <w:r>
        <w:rPr>
          <w:lang w:val="fr-FR"/>
        </w:rPr>
        <w:t>VII</w:t>
      </w:r>
      <w:r w:rsidR="008D1C67">
        <w:rPr>
          <w:lang w:val="fr-FR"/>
        </w:rPr>
        <w:t xml:space="preserve">.2. </w:t>
      </w:r>
      <w:r w:rsidR="00FD1D69" w:rsidRPr="00906FC8">
        <w:rPr>
          <w:lang w:val="fr-FR"/>
        </w:rPr>
        <w:t>Particularité</w:t>
      </w:r>
      <w:bookmarkEnd w:id="121"/>
      <w:bookmarkEnd w:id="122"/>
      <w:r w:rsidR="00FD1D69" w:rsidRPr="00906FC8">
        <w:rPr>
          <w:lang w:val="fr-FR"/>
        </w:rPr>
        <w:t xml:space="preserve"> </w:t>
      </w:r>
    </w:p>
    <w:p w:rsidR="00990949" w:rsidRPr="00990949" w:rsidRDefault="00990949" w:rsidP="00C36AB4">
      <w:pPr>
        <w:pStyle w:val="NormalWeb"/>
        <w:shd w:val="clear" w:color="auto" w:fill="FFFFFF"/>
        <w:spacing w:before="120" w:beforeAutospacing="0" w:after="120" w:afterAutospacing="0" w:line="360" w:lineRule="auto"/>
        <w:ind w:firstLine="567"/>
        <w:jc w:val="both"/>
        <w:rPr>
          <w:lang w:val="fr-FR"/>
        </w:rPr>
      </w:pPr>
      <w:r w:rsidRPr="00990949">
        <w:rPr>
          <w:lang w:val="fr-FR"/>
        </w:rPr>
        <w:t xml:space="preserve">Le </w:t>
      </w:r>
      <w:proofErr w:type="spellStart"/>
      <w:r w:rsidRPr="00990949">
        <w:rPr>
          <w:lang w:val="fr-FR"/>
        </w:rPr>
        <w:t>Mbolé</w:t>
      </w:r>
      <w:proofErr w:type="spellEnd"/>
      <w:r w:rsidRPr="00990949">
        <w:rPr>
          <w:lang w:val="fr-FR"/>
        </w:rPr>
        <w:t xml:space="preserve"> est un genre musical originaire des quartiers populaires de Yaoundé, né dans les années 2000. Sa particularité réside dans son rythme entraînant, marqué par des percussions artisanales (bouteilles, seaux, boîtes), une voix parlée-chantée, souvent en </w:t>
      </w:r>
      <w:proofErr w:type="spellStart"/>
      <w:r w:rsidRPr="00990949">
        <w:rPr>
          <w:lang w:val="fr-FR"/>
        </w:rPr>
        <w:t>camfranglais</w:t>
      </w:r>
      <w:proofErr w:type="spellEnd"/>
      <w:r w:rsidRPr="00990949">
        <w:rPr>
          <w:lang w:val="fr-FR"/>
        </w:rPr>
        <w:t xml:space="preserve">, et des textes ancrés dans la réalité sociale des jeunes (débrouillardise, pauvreté, humour, critique sociale). Il se distingue aussi par sa simplicité de production : il peut être joué avec peu de moyens, ce qui en fait un genre très accessible. Le </w:t>
      </w:r>
      <w:proofErr w:type="spellStart"/>
      <w:r w:rsidRPr="00990949">
        <w:rPr>
          <w:lang w:val="fr-FR"/>
        </w:rPr>
        <w:t>Mbolé</w:t>
      </w:r>
      <w:proofErr w:type="spellEnd"/>
      <w:r w:rsidRPr="00990949">
        <w:rPr>
          <w:lang w:val="fr-FR"/>
        </w:rPr>
        <w:t xml:space="preserve"> se reconnaît par une ambiance de rue, une danse expressive, et une énergie collective, souvent spontanée. Il est devenu un symbole de la culture urbaine jeune au Cameroun.</w:t>
      </w:r>
    </w:p>
    <w:p w:rsidR="00990949" w:rsidRPr="00C36AB4" w:rsidRDefault="00026FD5" w:rsidP="00C36AB4">
      <w:pPr>
        <w:pStyle w:val="NormalWeb"/>
        <w:shd w:val="clear" w:color="auto" w:fill="FFFFFF"/>
        <w:spacing w:before="120" w:beforeAutospacing="0" w:after="120" w:afterAutospacing="0" w:line="360" w:lineRule="auto"/>
        <w:jc w:val="both"/>
        <w:rPr>
          <w:lang w:val="fr-FR"/>
        </w:rPr>
      </w:pPr>
      <w:r w:rsidRPr="0070539C">
        <w:lastRenderedPageBreak/>
        <w:t>Source:</w:t>
      </w:r>
      <w:r w:rsidR="00990949" w:rsidRPr="0070539C">
        <w:t xml:space="preserve"> Cameroonians living in slums express their emotions through ‘</w:t>
      </w:r>
      <w:proofErr w:type="spellStart"/>
      <w:r w:rsidR="00990949" w:rsidRPr="0070539C">
        <w:t>Mbol</w:t>
      </w:r>
      <w:r w:rsidR="006B61B2" w:rsidRPr="0070539C">
        <w:t>e</w:t>
      </w:r>
      <w:proofErr w:type="spellEnd"/>
      <w:r w:rsidR="006B61B2" w:rsidRPr="0070539C">
        <w:t>’ music,</w:t>
      </w:r>
      <w:r w:rsidR="00990949" w:rsidRPr="0070539C">
        <w:t xml:space="preserve"> Africa Press. </w:t>
      </w:r>
      <w:r w:rsidR="006B61B2" w:rsidRPr="0070539C">
        <w:t xml:space="preserve">         </w:t>
      </w:r>
      <w:r w:rsidR="00990949" w:rsidRPr="00990949">
        <w:rPr>
          <w:lang w:val="fr-FR"/>
        </w:rPr>
        <w:t xml:space="preserve">Cameroun : le </w:t>
      </w:r>
      <w:proofErr w:type="spellStart"/>
      <w:r w:rsidR="00990949" w:rsidRPr="00990949">
        <w:rPr>
          <w:lang w:val="fr-FR"/>
        </w:rPr>
        <w:t>mbolé</w:t>
      </w:r>
      <w:proofErr w:type="spellEnd"/>
      <w:r w:rsidR="00990949" w:rsidRPr="00990949">
        <w:rPr>
          <w:lang w:val="fr-FR"/>
        </w:rPr>
        <w:t>, son de la vie et</w:t>
      </w:r>
      <w:r w:rsidR="006B61B2">
        <w:rPr>
          <w:lang w:val="fr-FR"/>
        </w:rPr>
        <w:t xml:space="preserve"> de la mort,  </w:t>
      </w:r>
      <w:proofErr w:type="spellStart"/>
      <w:r w:rsidR="006B61B2">
        <w:rPr>
          <w:lang w:val="fr-FR"/>
        </w:rPr>
        <w:t>Africanews</w:t>
      </w:r>
      <w:proofErr w:type="spellEnd"/>
      <w:r w:rsidR="006B61B2">
        <w:rPr>
          <w:lang w:val="fr-FR"/>
        </w:rPr>
        <w:t xml:space="preserve">. </w:t>
      </w:r>
      <w:r w:rsidR="00990949" w:rsidRPr="00990949">
        <w:rPr>
          <w:lang w:val="fr-FR"/>
        </w:rPr>
        <w:t xml:space="preserve"> </w:t>
      </w:r>
    </w:p>
    <w:p w:rsidR="00363D93" w:rsidRPr="00FF27BF" w:rsidRDefault="00FF27BF" w:rsidP="00C36AB4">
      <w:pPr>
        <w:pStyle w:val="Titre3"/>
        <w:rPr>
          <w:lang w:val="fr-FR"/>
        </w:rPr>
      </w:pPr>
      <w:bookmarkStart w:id="123" w:name="_Toc214181647"/>
      <w:r w:rsidRPr="00FF27BF">
        <w:rPr>
          <w:lang w:val="fr-FR"/>
        </w:rPr>
        <w:t>VII</w:t>
      </w:r>
      <w:r w:rsidR="00363D93" w:rsidRPr="00FF27BF">
        <w:rPr>
          <w:lang w:val="fr-FR"/>
        </w:rPr>
        <w:t>.3. Influences des genres étrangers</w:t>
      </w:r>
      <w:bookmarkEnd w:id="123"/>
    </w:p>
    <w:p w:rsidR="00B65F7C" w:rsidRPr="00B65F7C" w:rsidRDefault="00B65F7C" w:rsidP="00C36AB4">
      <w:pPr>
        <w:pStyle w:val="NormalWeb"/>
        <w:shd w:val="clear" w:color="auto" w:fill="FFFFFF"/>
        <w:spacing w:before="120" w:beforeAutospacing="0" w:after="120" w:afterAutospacing="0" w:line="360" w:lineRule="auto"/>
        <w:ind w:firstLine="567"/>
        <w:jc w:val="both"/>
        <w:rPr>
          <w:lang w:val="fr-FR"/>
        </w:rPr>
      </w:pPr>
      <w:proofErr w:type="spellStart"/>
      <w:r w:rsidRPr="00C36AB4">
        <w:rPr>
          <w:lang w:val="fr-FR"/>
        </w:rPr>
        <w:t>Mbolé</w:t>
      </w:r>
      <w:proofErr w:type="spellEnd"/>
      <w:r w:rsidRPr="00C36AB4">
        <w:rPr>
          <w:lang w:val="fr-FR"/>
        </w:rPr>
        <w:t xml:space="preserve">, bien qu’originaire des quartiers populaires de Yaoundé, a été influencé par plusieurs genres étrangers. On retrouve une forte influence du hip-hop et du rap, visibles dans le flow parlé-chanté, les rythmes répétitifs et les textes engagés, souvent en </w:t>
      </w:r>
      <w:proofErr w:type="spellStart"/>
      <w:r w:rsidRPr="00C36AB4">
        <w:rPr>
          <w:lang w:val="fr-FR"/>
        </w:rPr>
        <w:t>camfranglais</w:t>
      </w:r>
      <w:proofErr w:type="spellEnd"/>
      <w:r w:rsidRPr="00C36AB4">
        <w:rPr>
          <w:lang w:val="fr-FR"/>
        </w:rPr>
        <w:t xml:space="preserve">, à l’image des cultures urbaines mondiales. Le coupé-décalé (Côte d’Ivoire) et l’Afrobeats nigérian ont aussi marqué le </w:t>
      </w:r>
      <w:proofErr w:type="spellStart"/>
      <w:r w:rsidRPr="00C36AB4">
        <w:rPr>
          <w:lang w:val="fr-FR"/>
        </w:rPr>
        <w:t>Mbolé</w:t>
      </w:r>
      <w:proofErr w:type="spellEnd"/>
      <w:r w:rsidRPr="00C36AB4">
        <w:rPr>
          <w:lang w:val="fr-FR"/>
        </w:rPr>
        <w:t xml:space="preserve">, notamment par leur structure rythmique dansante, leurs beats électroniques, et leur style scénique énergique. Ces influences ont permis au </w:t>
      </w:r>
      <w:proofErr w:type="spellStart"/>
      <w:r w:rsidRPr="00C36AB4">
        <w:rPr>
          <w:lang w:val="fr-FR"/>
        </w:rPr>
        <w:t>Mbolé</w:t>
      </w:r>
      <w:proofErr w:type="spellEnd"/>
      <w:r w:rsidRPr="00C36AB4">
        <w:rPr>
          <w:lang w:val="fr-FR"/>
        </w:rPr>
        <w:t xml:space="preserve"> de s’ouvrir à un public plus large, de passer des coins de rue aux plateaux TV et réseaux sociaux, tout en gardant son essence de musique de rue et de dénonciation sociale</w:t>
      </w:r>
      <w:r w:rsidRPr="00B65F7C">
        <w:rPr>
          <w:lang w:val="fr-FR"/>
        </w:rPr>
        <w:t>.</w:t>
      </w:r>
    </w:p>
    <w:p w:rsidR="00FF27BF" w:rsidRDefault="00B65F7C" w:rsidP="00C36AB4">
      <w:pPr>
        <w:pStyle w:val="Titre3"/>
        <w:rPr>
          <w:lang w:val="fr-FR"/>
        </w:rPr>
      </w:pPr>
      <w:bookmarkStart w:id="124" w:name="_Toc214181648"/>
      <w:r>
        <w:rPr>
          <w:lang w:val="fr-FR"/>
        </w:rPr>
        <w:t>VII.4. Instrument de musique</w:t>
      </w:r>
      <w:bookmarkEnd w:id="124"/>
    </w:p>
    <w:p w:rsidR="00CB63E3" w:rsidRPr="00C36AB4" w:rsidRDefault="00CB63E3" w:rsidP="00CB63E3">
      <w:pPr>
        <w:rPr>
          <w:rFonts w:ascii="Times New Roman" w:hAnsi="Times New Roman" w:cs="Times New Roman"/>
          <w:b/>
          <w:sz w:val="24"/>
          <w:szCs w:val="24"/>
          <w:lang w:val="fr-FR"/>
        </w:rPr>
      </w:pPr>
      <w:r w:rsidRPr="00C36AB4">
        <w:rPr>
          <w:rFonts w:ascii="Times New Roman" w:hAnsi="Times New Roman" w:cs="Times New Roman"/>
          <w:b/>
          <w:sz w:val="24"/>
          <w:szCs w:val="24"/>
          <w:lang w:val="fr-FR"/>
        </w:rPr>
        <w:t xml:space="preserve">1. Seaux, casseroles, boîtes de conserve (percussions artisanales)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Instruments de base dans le </w:t>
      </w:r>
      <w:proofErr w:type="spellStart"/>
      <w:r w:rsidRPr="00C36AB4">
        <w:rPr>
          <w:rFonts w:ascii="Times New Roman" w:hAnsi="Times New Roman" w:cs="Times New Roman"/>
          <w:sz w:val="24"/>
          <w:szCs w:val="24"/>
          <w:lang w:val="fr-FR"/>
        </w:rPr>
        <w:t>Mbolé</w:t>
      </w:r>
      <w:proofErr w:type="spellEnd"/>
      <w:r w:rsidRPr="00C36AB4">
        <w:rPr>
          <w:rFonts w:ascii="Times New Roman" w:hAnsi="Times New Roman" w:cs="Times New Roman"/>
          <w:sz w:val="24"/>
          <w:szCs w:val="24"/>
          <w:lang w:val="fr-FR"/>
        </w:rPr>
        <w:t xml:space="preserve"> traditionnel.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Produisent des sons secs et rythmés, frappés à la main ou avec des bâtons.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Symbolisent l’ingéniosité des jeunes des quartiers populaires.</w:t>
      </w:r>
    </w:p>
    <w:p w:rsidR="00CB63E3" w:rsidRPr="00C36AB4" w:rsidRDefault="00CB63E3" w:rsidP="00CB63E3">
      <w:pPr>
        <w:rPr>
          <w:rFonts w:ascii="Times New Roman" w:hAnsi="Times New Roman" w:cs="Times New Roman"/>
          <w:b/>
          <w:sz w:val="24"/>
          <w:szCs w:val="24"/>
          <w:lang w:val="fr-FR"/>
        </w:rPr>
      </w:pPr>
      <w:r w:rsidRPr="00C36AB4">
        <w:rPr>
          <w:rFonts w:ascii="Times New Roman" w:hAnsi="Times New Roman" w:cs="Times New Roman"/>
          <w:b/>
          <w:sz w:val="24"/>
          <w:szCs w:val="24"/>
          <w:lang w:val="fr-FR"/>
        </w:rPr>
        <w:t xml:space="preserve">2. Bouteilles en verre ou plastique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Servent de cloches ou claves, pour marquer le tempo.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Produisent un son clair et percutant quand elles sont frappées avec des baguettes.</w:t>
      </w:r>
    </w:p>
    <w:p w:rsidR="00CB63E3" w:rsidRPr="00C36AB4" w:rsidRDefault="00CB63E3" w:rsidP="00CB63E3">
      <w:pPr>
        <w:rPr>
          <w:rFonts w:ascii="Times New Roman" w:hAnsi="Times New Roman" w:cs="Times New Roman"/>
          <w:b/>
          <w:sz w:val="24"/>
          <w:szCs w:val="24"/>
          <w:lang w:val="fr-FR"/>
        </w:rPr>
      </w:pPr>
      <w:r w:rsidRPr="00C36AB4">
        <w:rPr>
          <w:rFonts w:ascii="Times New Roman" w:hAnsi="Times New Roman" w:cs="Times New Roman"/>
          <w:b/>
          <w:sz w:val="24"/>
          <w:szCs w:val="24"/>
          <w:lang w:val="fr-FR"/>
        </w:rPr>
        <w:t xml:space="preserve">3. Synthétiseur / ordinateur (dans les versions modernes)  </w:t>
      </w:r>
    </w:p>
    <w:p w:rsidR="00CB63E3"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 xml:space="preserve">Utilisé pour créer des beats électroniques.  </w:t>
      </w:r>
    </w:p>
    <w:p w:rsidR="00B65F7C" w:rsidRPr="00C36AB4" w:rsidRDefault="00CB63E3" w:rsidP="00C36AB4">
      <w:pPr>
        <w:pStyle w:val="Paragraphedeliste"/>
        <w:numPr>
          <w:ilvl w:val="0"/>
          <w:numId w:val="36"/>
        </w:numPr>
        <w:spacing w:line="360" w:lineRule="auto"/>
        <w:jc w:val="both"/>
        <w:rPr>
          <w:rFonts w:ascii="Times New Roman" w:hAnsi="Times New Roman" w:cs="Times New Roman"/>
          <w:sz w:val="24"/>
          <w:szCs w:val="24"/>
          <w:lang w:val="fr-FR"/>
        </w:rPr>
      </w:pPr>
      <w:r w:rsidRPr="00C36AB4">
        <w:rPr>
          <w:rFonts w:ascii="Times New Roman" w:hAnsi="Times New Roman" w:cs="Times New Roman"/>
          <w:sz w:val="24"/>
          <w:szCs w:val="24"/>
          <w:lang w:val="fr-FR"/>
        </w:rPr>
        <w:t>Permet de structurer le morceau, ajouter des effets ou des basses.</w:t>
      </w:r>
    </w:p>
    <w:p w:rsidR="00CB63E3" w:rsidRPr="00C36AB4" w:rsidRDefault="00CB63E3" w:rsidP="00CB63E3">
      <w:pPr>
        <w:rPr>
          <w:rFonts w:ascii="Times New Roman" w:hAnsi="Times New Roman" w:cs="Times New Roman"/>
          <w:b/>
          <w:sz w:val="24"/>
          <w:szCs w:val="24"/>
          <w:lang w:val="fr-FR"/>
        </w:rPr>
      </w:pPr>
      <w:r w:rsidRPr="00C36AB4">
        <w:rPr>
          <w:rFonts w:ascii="Times New Roman" w:hAnsi="Times New Roman" w:cs="Times New Roman"/>
          <w:b/>
          <w:sz w:val="24"/>
          <w:szCs w:val="24"/>
          <w:lang w:val="fr-FR"/>
        </w:rPr>
        <w:t xml:space="preserve">Source : CRTV Culture – Le </w:t>
      </w:r>
      <w:proofErr w:type="spellStart"/>
      <w:r w:rsidRPr="00C36AB4">
        <w:rPr>
          <w:rFonts w:ascii="Times New Roman" w:hAnsi="Times New Roman" w:cs="Times New Roman"/>
          <w:b/>
          <w:sz w:val="24"/>
          <w:szCs w:val="24"/>
          <w:lang w:val="fr-FR"/>
        </w:rPr>
        <w:t>Mbolé</w:t>
      </w:r>
      <w:proofErr w:type="spellEnd"/>
      <w:r w:rsidRPr="00C36AB4">
        <w:rPr>
          <w:rFonts w:ascii="Times New Roman" w:hAnsi="Times New Roman" w:cs="Times New Roman"/>
          <w:b/>
          <w:sz w:val="24"/>
          <w:szCs w:val="24"/>
          <w:lang w:val="fr-FR"/>
        </w:rPr>
        <w:t xml:space="preserve"> et ses instruments de fortune  </w:t>
      </w:r>
    </w:p>
    <w:p w:rsidR="00CB63E3" w:rsidRPr="00C36AB4" w:rsidRDefault="00CB63E3" w:rsidP="00CB63E3">
      <w:pPr>
        <w:rPr>
          <w:rFonts w:ascii="Times New Roman" w:hAnsi="Times New Roman" w:cs="Times New Roman"/>
          <w:b/>
          <w:sz w:val="24"/>
          <w:szCs w:val="24"/>
        </w:rPr>
      </w:pPr>
      <w:r w:rsidRPr="0070539C">
        <w:rPr>
          <w:rFonts w:ascii="Times New Roman" w:hAnsi="Times New Roman" w:cs="Times New Roman"/>
          <w:b/>
          <w:sz w:val="24"/>
          <w:szCs w:val="24"/>
          <w:lang w:val="fr-CM"/>
        </w:rPr>
        <w:t xml:space="preserve">              </w:t>
      </w:r>
      <w:r w:rsidRPr="00C36AB4">
        <w:rPr>
          <w:rFonts w:ascii="Times New Roman" w:hAnsi="Times New Roman" w:cs="Times New Roman"/>
          <w:b/>
          <w:sz w:val="24"/>
          <w:szCs w:val="24"/>
        </w:rPr>
        <w:t xml:space="preserve">Music </w:t>
      </w:r>
      <w:proofErr w:type="gramStart"/>
      <w:r w:rsidRPr="00C36AB4">
        <w:rPr>
          <w:rFonts w:ascii="Times New Roman" w:hAnsi="Times New Roman" w:cs="Times New Roman"/>
          <w:b/>
          <w:sz w:val="24"/>
          <w:szCs w:val="24"/>
        </w:rPr>
        <w:t>In</w:t>
      </w:r>
      <w:proofErr w:type="gramEnd"/>
      <w:r w:rsidRPr="00C36AB4">
        <w:rPr>
          <w:rFonts w:ascii="Times New Roman" w:hAnsi="Times New Roman" w:cs="Times New Roman"/>
          <w:b/>
          <w:sz w:val="24"/>
          <w:szCs w:val="24"/>
        </w:rPr>
        <w:t xml:space="preserve"> Africa – Instrumentation in </w:t>
      </w:r>
      <w:proofErr w:type="spellStart"/>
      <w:r w:rsidRPr="00C36AB4">
        <w:rPr>
          <w:rFonts w:ascii="Times New Roman" w:hAnsi="Times New Roman" w:cs="Times New Roman"/>
          <w:b/>
          <w:sz w:val="24"/>
          <w:szCs w:val="24"/>
        </w:rPr>
        <w:t>Mbolé</w:t>
      </w:r>
      <w:proofErr w:type="spellEnd"/>
      <w:r w:rsidRPr="00C36AB4">
        <w:rPr>
          <w:rFonts w:ascii="Times New Roman" w:hAnsi="Times New Roman" w:cs="Times New Roman"/>
          <w:b/>
          <w:sz w:val="24"/>
          <w:szCs w:val="24"/>
        </w:rPr>
        <w:t xml:space="preserve">  </w:t>
      </w:r>
    </w:p>
    <w:p w:rsidR="00CB63E3" w:rsidRDefault="00CB63E3" w:rsidP="00CB63E3">
      <w:pPr>
        <w:rPr>
          <w:rFonts w:ascii="Times New Roman" w:hAnsi="Times New Roman" w:cs="Times New Roman"/>
          <w:b/>
          <w:sz w:val="24"/>
          <w:szCs w:val="24"/>
          <w:lang w:val="fr-FR"/>
        </w:rPr>
      </w:pPr>
      <w:r w:rsidRPr="0070539C">
        <w:rPr>
          <w:rFonts w:ascii="Times New Roman" w:hAnsi="Times New Roman" w:cs="Times New Roman"/>
          <w:b/>
          <w:sz w:val="24"/>
          <w:szCs w:val="24"/>
        </w:rPr>
        <w:t xml:space="preserve">               </w:t>
      </w:r>
      <w:r w:rsidRPr="00C36AB4">
        <w:rPr>
          <w:rFonts w:ascii="Times New Roman" w:hAnsi="Times New Roman" w:cs="Times New Roman"/>
          <w:b/>
          <w:sz w:val="24"/>
          <w:szCs w:val="24"/>
          <w:lang w:val="fr-FR"/>
        </w:rPr>
        <w:t xml:space="preserve">Interviews d’artistes </w:t>
      </w:r>
      <w:proofErr w:type="spellStart"/>
      <w:r w:rsidRPr="00C36AB4">
        <w:rPr>
          <w:rFonts w:ascii="Times New Roman" w:hAnsi="Times New Roman" w:cs="Times New Roman"/>
          <w:b/>
          <w:sz w:val="24"/>
          <w:szCs w:val="24"/>
          <w:lang w:val="fr-FR"/>
        </w:rPr>
        <w:t>Mbolé</w:t>
      </w:r>
      <w:proofErr w:type="spellEnd"/>
      <w:r w:rsidRPr="00C36AB4">
        <w:rPr>
          <w:rFonts w:ascii="Times New Roman" w:hAnsi="Times New Roman" w:cs="Times New Roman"/>
          <w:b/>
          <w:sz w:val="24"/>
          <w:szCs w:val="24"/>
          <w:lang w:val="fr-FR"/>
        </w:rPr>
        <w:t xml:space="preserve"> (Happy d’</w:t>
      </w:r>
      <w:proofErr w:type="spellStart"/>
      <w:r w:rsidRPr="00C36AB4">
        <w:rPr>
          <w:rFonts w:ascii="Times New Roman" w:hAnsi="Times New Roman" w:cs="Times New Roman"/>
          <w:b/>
          <w:sz w:val="24"/>
          <w:szCs w:val="24"/>
          <w:lang w:val="fr-FR"/>
        </w:rPr>
        <w:t>Efoulan</w:t>
      </w:r>
      <w:proofErr w:type="spellEnd"/>
      <w:r w:rsidR="00874519">
        <w:rPr>
          <w:rFonts w:ascii="Times New Roman" w:hAnsi="Times New Roman" w:cs="Times New Roman"/>
          <w:b/>
          <w:sz w:val="24"/>
          <w:szCs w:val="24"/>
          <w:lang w:val="fr-FR"/>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b/>
          <w:sz w:val="24"/>
          <w:szCs w:val="24"/>
          <w:lang w:val="fr-FR"/>
        </w:rPr>
        <w:fldChar w:fldCharType="end"/>
      </w:r>
      <w:r w:rsidRPr="00C36AB4">
        <w:rPr>
          <w:rFonts w:ascii="Times New Roman" w:hAnsi="Times New Roman" w:cs="Times New Roman"/>
          <w:b/>
          <w:sz w:val="24"/>
          <w:szCs w:val="24"/>
          <w:lang w:val="fr-FR"/>
        </w:rPr>
        <w:t xml:space="preserve">, Petit </w:t>
      </w:r>
      <w:proofErr w:type="spellStart"/>
      <w:r w:rsidRPr="00C36AB4">
        <w:rPr>
          <w:rFonts w:ascii="Times New Roman" w:hAnsi="Times New Roman" w:cs="Times New Roman"/>
          <w:b/>
          <w:sz w:val="24"/>
          <w:szCs w:val="24"/>
          <w:lang w:val="fr-FR"/>
        </w:rPr>
        <w:t>Bozard</w:t>
      </w:r>
      <w:proofErr w:type="spellEnd"/>
      <w:r w:rsidRPr="00C36AB4">
        <w:rPr>
          <w:rFonts w:ascii="Times New Roman" w:hAnsi="Times New Roman" w:cs="Times New Roman"/>
          <w:b/>
          <w:sz w:val="24"/>
          <w:szCs w:val="24"/>
          <w:lang w:val="fr-FR"/>
        </w:rPr>
        <w:t>)</w:t>
      </w:r>
    </w:p>
    <w:p w:rsidR="00026FD5" w:rsidRDefault="00026FD5" w:rsidP="00CB63E3">
      <w:pPr>
        <w:rPr>
          <w:rFonts w:ascii="Times New Roman" w:hAnsi="Times New Roman" w:cs="Times New Roman"/>
          <w:b/>
          <w:sz w:val="24"/>
          <w:szCs w:val="24"/>
          <w:lang w:val="fr-FR"/>
        </w:rPr>
      </w:pPr>
    </w:p>
    <w:p w:rsidR="00550ADE" w:rsidRPr="00FF27BF" w:rsidRDefault="00FF27BF" w:rsidP="00C36AB4">
      <w:pPr>
        <w:pStyle w:val="Titre3"/>
        <w:rPr>
          <w:lang w:val="fr-FR"/>
        </w:rPr>
      </w:pPr>
      <w:bookmarkStart w:id="125" w:name="_Toc214181649"/>
      <w:r w:rsidRPr="00FF27BF">
        <w:rPr>
          <w:lang w:val="fr-FR"/>
        </w:rPr>
        <w:lastRenderedPageBreak/>
        <w:t>VII</w:t>
      </w:r>
      <w:r w:rsidR="00550ADE" w:rsidRPr="00FF27BF">
        <w:rPr>
          <w:lang w:val="fr-FR"/>
        </w:rPr>
        <w:t>.</w:t>
      </w:r>
      <w:r w:rsidRPr="00FF27BF">
        <w:rPr>
          <w:lang w:val="fr-FR"/>
        </w:rPr>
        <w:t>5</w:t>
      </w:r>
      <w:r w:rsidR="00550ADE" w:rsidRPr="00FF27BF">
        <w:rPr>
          <w:lang w:val="fr-FR"/>
        </w:rPr>
        <w:t>. Figures proue</w:t>
      </w:r>
      <w:bookmarkEnd w:id="125"/>
    </w:p>
    <w:p w:rsidR="00943A55" w:rsidRPr="00C36AB4" w:rsidRDefault="00943A55" w:rsidP="00943A55">
      <w:pPr>
        <w:spacing w:line="360" w:lineRule="auto"/>
        <w:rPr>
          <w:rFonts w:ascii="Times New Roman" w:hAnsi="Times New Roman" w:cs="Times New Roman"/>
          <w:b/>
          <w:sz w:val="24"/>
          <w:szCs w:val="24"/>
        </w:rPr>
      </w:pPr>
      <w:r>
        <w:rPr>
          <w:rFonts w:ascii="Times New Roman" w:hAnsi="Times New Roman" w:cs="Times New Roman"/>
          <w:b/>
          <w:sz w:val="24"/>
          <w:szCs w:val="24"/>
        </w:rPr>
        <w:t>HAPPY D’EFOULAN</w:t>
      </w:r>
    </w:p>
    <w:p w:rsidR="00C36AB4" w:rsidRPr="00026FD5" w:rsidRDefault="00026FD5" w:rsidP="00026FD5">
      <w:pPr>
        <w:pStyle w:val="Lgende"/>
        <w:rPr>
          <w:rFonts w:ascii="Times New Roman" w:hAnsi="Times New Roman" w:cs="Times New Roman"/>
          <w:b/>
          <w:i w:val="0"/>
          <w:color w:val="000000" w:themeColor="text1"/>
          <w:sz w:val="24"/>
          <w:szCs w:val="24"/>
        </w:rPr>
      </w:pPr>
      <w:bookmarkStart w:id="126" w:name="_Toc214178425"/>
      <w:r w:rsidRPr="00026FD5">
        <w:rPr>
          <w:rFonts w:ascii="Times New Roman" w:hAnsi="Times New Roman" w:cs="Times New Roman"/>
          <w:b/>
          <w:i w:val="0"/>
          <w:color w:val="000000" w:themeColor="text1"/>
          <w:sz w:val="24"/>
          <w:szCs w:val="24"/>
        </w:rPr>
        <w:t xml:space="preserve">Figure </w:t>
      </w:r>
      <w:r w:rsidRPr="00026FD5">
        <w:rPr>
          <w:rFonts w:ascii="Times New Roman" w:hAnsi="Times New Roman" w:cs="Times New Roman"/>
          <w:b/>
          <w:i w:val="0"/>
          <w:color w:val="000000" w:themeColor="text1"/>
          <w:sz w:val="24"/>
          <w:szCs w:val="24"/>
        </w:rPr>
        <w:fldChar w:fldCharType="begin"/>
      </w:r>
      <w:r w:rsidRPr="00026FD5">
        <w:rPr>
          <w:rFonts w:ascii="Times New Roman" w:hAnsi="Times New Roman" w:cs="Times New Roman"/>
          <w:b/>
          <w:i w:val="0"/>
          <w:color w:val="000000" w:themeColor="text1"/>
          <w:sz w:val="24"/>
          <w:szCs w:val="24"/>
        </w:rPr>
        <w:instrText xml:space="preserve"> SEQ Figure \* ARABIC </w:instrText>
      </w:r>
      <w:r w:rsidRPr="00026FD5">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7</w:t>
      </w:r>
      <w:r w:rsidRPr="00026FD5">
        <w:rPr>
          <w:rFonts w:ascii="Times New Roman" w:hAnsi="Times New Roman" w:cs="Times New Roman"/>
          <w:b/>
          <w:i w:val="0"/>
          <w:color w:val="000000" w:themeColor="text1"/>
          <w:sz w:val="24"/>
          <w:szCs w:val="24"/>
        </w:rPr>
        <w:fldChar w:fldCharType="end"/>
      </w:r>
      <w:r w:rsidR="006470D3" w:rsidRPr="00026FD5">
        <w:rPr>
          <w:rFonts w:ascii="Times New Roman" w:hAnsi="Times New Roman" w:cs="Times New Roman"/>
          <w:b/>
          <w:i w:val="0"/>
          <w:color w:val="000000" w:themeColor="text1"/>
          <w:sz w:val="24"/>
          <w:szCs w:val="24"/>
        </w:rPr>
        <w:t xml:space="preserve">: </w:t>
      </w:r>
      <w:r w:rsidRPr="00026FD5">
        <w:rPr>
          <w:rFonts w:ascii="Times New Roman" w:hAnsi="Times New Roman" w:cs="Times New Roman"/>
          <w:i w:val="0"/>
          <w:color w:val="000000" w:themeColor="text1"/>
          <w:sz w:val="24"/>
          <w:szCs w:val="24"/>
        </w:rPr>
        <w:t>P</w:t>
      </w:r>
      <w:r w:rsidR="006470D3" w:rsidRPr="00026FD5">
        <w:rPr>
          <w:rFonts w:ascii="Times New Roman" w:hAnsi="Times New Roman" w:cs="Times New Roman"/>
          <w:i w:val="0"/>
          <w:color w:val="000000" w:themeColor="text1"/>
          <w:sz w:val="24"/>
          <w:szCs w:val="24"/>
        </w:rPr>
        <w:t xml:space="preserve">hoto de Happy </w:t>
      </w:r>
      <w:proofErr w:type="spellStart"/>
      <w:r w:rsidR="006470D3" w:rsidRPr="00026FD5">
        <w:rPr>
          <w:rFonts w:ascii="Times New Roman" w:hAnsi="Times New Roman" w:cs="Times New Roman"/>
          <w:i w:val="0"/>
          <w:color w:val="000000" w:themeColor="text1"/>
          <w:sz w:val="24"/>
          <w:szCs w:val="24"/>
        </w:rPr>
        <w:t>d’Efoulan</w:t>
      </w:r>
      <w:bookmarkEnd w:id="126"/>
      <w:proofErr w:type="spellEnd"/>
    </w:p>
    <w:p w:rsidR="00C36AB4" w:rsidRPr="00CB73C9" w:rsidRDefault="00C36AB4" w:rsidP="00CB73C9">
      <w:pPr>
        <w:spacing w:line="360" w:lineRule="auto"/>
        <w:jc w:val="center"/>
        <w:rPr>
          <w:rFonts w:ascii="Times New Roman" w:hAnsi="Times New Roman" w:cs="Times New Roman"/>
          <w:sz w:val="24"/>
          <w:szCs w:val="24"/>
        </w:rPr>
      </w:pPr>
      <w:r w:rsidRPr="00C36AB4">
        <w:rPr>
          <w:rFonts w:ascii="Times New Roman" w:hAnsi="Times New Roman" w:cs="Times New Roman"/>
          <w:noProof/>
          <w:sz w:val="24"/>
          <w:szCs w:val="24"/>
          <w:lang w:val="fr-FR" w:eastAsia="fr-FR"/>
        </w:rPr>
        <w:drawing>
          <wp:inline distT="0" distB="0" distL="0" distR="0" wp14:anchorId="0E28F6D8" wp14:editId="54926E38">
            <wp:extent cx="2552369" cy="3684648"/>
            <wp:effectExtent l="0" t="0" r="635" b="0"/>
            <wp:docPr id="32" name="Image 32" descr="Happy d'Efou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ppy d'Efoula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53268" cy="3685946"/>
                    </a:xfrm>
                    <a:prstGeom prst="rect">
                      <a:avLst/>
                    </a:prstGeom>
                    <a:noFill/>
                    <a:ln>
                      <a:noFill/>
                    </a:ln>
                  </pic:spPr>
                </pic:pic>
              </a:graphicData>
            </a:graphic>
          </wp:inline>
        </w:drawing>
      </w:r>
    </w:p>
    <w:p w:rsidR="00C36AB4" w:rsidRPr="00EC5185" w:rsidRDefault="00943A55" w:rsidP="00026FD5">
      <w:pPr>
        <w:spacing w:before="120" w:after="120" w:line="360" w:lineRule="auto"/>
        <w:ind w:firstLine="567"/>
        <w:jc w:val="both"/>
        <w:rPr>
          <w:rFonts w:ascii="Times New Roman" w:hAnsi="Times New Roman" w:cs="Times New Roman"/>
          <w:sz w:val="24"/>
          <w:szCs w:val="24"/>
          <w:lang w:val="fr-CM"/>
        </w:rPr>
      </w:pPr>
      <w:r>
        <w:rPr>
          <w:rFonts w:ascii="Times New Roman" w:hAnsi="Times New Roman" w:cs="Times New Roman"/>
          <w:sz w:val="24"/>
          <w:szCs w:val="24"/>
          <w:lang w:val="fr-CM"/>
        </w:rPr>
        <w:t xml:space="preserve">De </w:t>
      </w:r>
      <w:r w:rsidR="006C3B4B">
        <w:rPr>
          <w:rFonts w:ascii="Times New Roman" w:hAnsi="Times New Roman" w:cs="Times New Roman"/>
          <w:sz w:val="24"/>
          <w:szCs w:val="24"/>
          <w:lang w:val="fr-CM"/>
        </w:rPr>
        <w:t>son vrai n</w:t>
      </w:r>
      <w:r>
        <w:rPr>
          <w:rFonts w:ascii="Times New Roman" w:hAnsi="Times New Roman" w:cs="Times New Roman"/>
          <w:sz w:val="24"/>
          <w:szCs w:val="24"/>
          <w:lang w:val="fr-CM"/>
        </w:rPr>
        <w:t>om ESSINDI Roger,</w:t>
      </w:r>
      <w:r w:rsidR="006C3B4B">
        <w:rPr>
          <w:rFonts w:ascii="Times New Roman" w:hAnsi="Times New Roman" w:cs="Times New Roman"/>
          <w:sz w:val="24"/>
          <w:szCs w:val="24"/>
          <w:lang w:val="fr-CM"/>
        </w:rPr>
        <w:t xml:space="preserve"> âgé de 24 ans, </w:t>
      </w:r>
      <w:r w:rsidR="00C36AB4" w:rsidRPr="0070539C">
        <w:rPr>
          <w:rFonts w:ascii="Times New Roman" w:hAnsi="Times New Roman" w:cs="Times New Roman"/>
          <w:sz w:val="24"/>
          <w:szCs w:val="24"/>
          <w:lang w:val="fr-CM"/>
        </w:rPr>
        <w:t>Happy d’</w:t>
      </w:r>
      <w:proofErr w:type="spellStart"/>
      <w:r w:rsidR="00C36AB4" w:rsidRPr="0070539C">
        <w:rPr>
          <w:rFonts w:ascii="Times New Roman" w:hAnsi="Times New Roman" w:cs="Times New Roman"/>
          <w:sz w:val="24"/>
          <w:szCs w:val="24"/>
          <w:lang w:val="fr-CM"/>
        </w:rPr>
        <w:t>Efoulan</w:t>
      </w:r>
      <w:proofErr w:type="spellEnd"/>
      <w:r w:rsidR="00874519">
        <w:rPr>
          <w:rFonts w:ascii="Times New Roman" w:hAnsi="Times New Roman" w:cs="Times New Roman"/>
          <w:sz w:val="24"/>
          <w:szCs w:val="24"/>
          <w:lang w:val="fr-CM"/>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sz w:val="24"/>
          <w:szCs w:val="24"/>
          <w:lang w:val="fr-CM"/>
        </w:rPr>
        <w:fldChar w:fldCharType="end"/>
      </w:r>
      <w:r w:rsidR="00C36AB4" w:rsidRPr="0070539C">
        <w:rPr>
          <w:rFonts w:ascii="Times New Roman" w:hAnsi="Times New Roman" w:cs="Times New Roman"/>
          <w:sz w:val="24"/>
          <w:szCs w:val="24"/>
          <w:lang w:val="fr-CM"/>
        </w:rPr>
        <w:t xml:space="preserve"> </w:t>
      </w:r>
      <w:r w:rsidR="006C3B4B">
        <w:rPr>
          <w:rFonts w:ascii="Times New Roman" w:hAnsi="Times New Roman" w:cs="Times New Roman"/>
          <w:sz w:val="24"/>
          <w:szCs w:val="24"/>
          <w:lang w:val="fr-CM"/>
        </w:rPr>
        <w:t xml:space="preserve"> fait </w:t>
      </w:r>
      <w:proofErr w:type="spellStart"/>
      <w:r w:rsidR="006C3B4B">
        <w:rPr>
          <w:rFonts w:ascii="Times New Roman" w:hAnsi="Times New Roman" w:cs="Times New Roman"/>
          <w:sz w:val="24"/>
          <w:szCs w:val="24"/>
          <w:lang w:val="fr-CM"/>
        </w:rPr>
        <w:t>sont</w:t>
      </w:r>
      <w:proofErr w:type="spellEnd"/>
      <w:r w:rsidR="006C3B4B">
        <w:rPr>
          <w:rFonts w:ascii="Times New Roman" w:hAnsi="Times New Roman" w:cs="Times New Roman"/>
          <w:sz w:val="24"/>
          <w:szCs w:val="24"/>
          <w:lang w:val="fr-CM"/>
        </w:rPr>
        <w:t xml:space="preserve"> entrée dans la musique vers 2019. Il </w:t>
      </w:r>
      <w:r w:rsidR="00C36AB4" w:rsidRPr="0070539C">
        <w:rPr>
          <w:rFonts w:ascii="Times New Roman" w:hAnsi="Times New Roman" w:cs="Times New Roman"/>
          <w:sz w:val="24"/>
          <w:szCs w:val="24"/>
          <w:lang w:val="fr-CM"/>
        </w:rPr>
        <w:t xml:space="preserve">est un artiste musicien camerounais qui s’investit dans le </w:t>
      </w:r>
      <w:proofErr w:type="spellStart"/>
      <w:r w:rsidR="00C36AB4" w:rsidRPr="0070539C">
        <w:rPr>
          <w:rFonts w:ascii="Times New Roman" w:hAnsi="Times New Roman" w:cs="Times New Roman"/>
          <w:sz w:val="24"/>
          <w:szCs w:val="24"/>
          <w:lang w:val="fr-CM"/>
        </w:rPr>
        <w:t>Mbolé</w:t>
      </w:r>
      <w:proofErr w:type="spellEnd"/>
      <w:r w:rsidR="00C36AB4" w:rsidRPr="0070539C">
        <w:rPr>
          <w:rFonts w:ascii="Times New Roman" w:hAnsi="Times New Roman" w:cs="Times New Roman"/>
          <w:sz w:val="24"/>
          <w:szCs w:val="24"/>
          <w:lang w:val="fr-CM"/>
        </w:rPr>
        <w:t>, un nouveau rythme musical qui gagne du terrain dans l’industrie musicale</w:t>
      </w:r>
      <w:r w:rsidR="006C3B4B">
        <w:rPr>
          <w:rFonts w:ascii="Times New Roman" w:hAnsi="Times New Roman" w:cs="Times New Roman"/>
          <w:sz w:val="24"/>
          <w:szCs w:val="24"/>
          <w:lang w:val="fr-CM"/>
        </w:rPr>
        <w:t xml:space="preserve"> du pays. Son titre </w:t>
      </w:r>
      <w:proofErr w:type="spellStart"/>
      <w:r w:rsidR="006C3B4B" w:rsidRPr="006C3B4B">
        <w:rPr>
          <w:rFonts w:ascii="Times New Roman" w:hAnsi="Times New Roman" w:cs="Times New Roman"/>
          <w:b/>
          <w:sz w:val="24"/>
          <w:szCs w:val="24"/>
          <w:lang w:val="fr-CM"/>
        </w:rPr>
        <w:t>Tchapeu</w:t>
      </w:r>
      <w:proofErr w:type="spellEnd"/>
      <w:r w:rsidR="006C3B4B" w:rsidRPr="006C3B4B">
        <w:rPr>
          <w:rFonts w:ascii="Times New Roman" w:hAnsi="Times New Roman" w:cs="Times New Roman"/>
          <w:b/>
          <w:sz w:val="24"/>
          <w:szCs w:val="24"/>
          <w:lang w:val="fr-CM"/>
        </w:rPr>
        <w:t xml:space="preserve"> </w:t>
      </w:r>
      <w:proofErr w:type="spellStart"/>
      <w:r w:rsidR="006C3B4B" w:rsidRPr="006C3B4B">
        <w:rPr>
          <w:rFonts w:ascii="Times New Roman" w:hAnsi="Times New Roman" w:cs="Times New Roman"/>
          <w:b/>
          <w:sz w:val="24"/>
          <w:szCs w:val="24"/>
          <w:lang w:val="fr-CM"/>
        </w:rPr>
        <w:t>Tchapeu</w:t>
      </w:r>
      <w:proofErr w:type="spellEnd"/>
      <w:r w:rsidR="006C3B4B">
        <w:rPr>
          <w:rFonts w:ascii="Times New Roman" w:hAnsi="Times New Roman" w:cs="Times New Roman"/>
          <w:sz w:val="24"/>
          <w:szCs w:val="24"/>
          <w:lang w:val="fr-CM"/>
        </w:rPr>
        <w:t xml:space="preserve">  </w:t>
      </w:r>
      <w:r w:rsidR="00C36AB4" w:rsidRPr="0070539C">
        <w:rPr>
          <w:rFonts w:ascii="Times New Roman" w:hAnsi="Times New Roman" w:cs="Times New Roman"/>
          <w:sz w:val="24"/>
          <w:szCs w:val="24"/>
          <w:lang w:val="fr-CM"/>
        </w:rPr>
        <w:t xml:space="preserve"> </w:t>
      </w:r>
      <w:r w:rsidR="001A2244">
        <w:rPr>
          <w:rFonts w:ascii="Times New Roman" w:hAnsi="Times New Roman" w:cs="Times New Roman"/>
          <w:sz w:val="24"/>
          <w:szCs w:val="24"/>
          <w:lang w:val="fr-CM"/>
        </w:rPr>
        <w:t>a</w:t>
      </w:r>
      <w:r w:rsidR="006C3B4B">
        <w:rPr>
          <w:rFonts w:ascii="Times New Roman" w:hAnsi="Times New Roman" w:cs="Times New Roman"/>
          <w:sz w:val="24"/>
          <w:szCs w:val="24"/>
          <w:lang w:val="fr-CM"/>
        </w:rPr>
        <w:t xml:space="preserve"> du</w:t>
      </w:r>
      <w:r w:rsidR="00C36AB4" w:rsidRPr="0070539C">
        <w:rPr>
          <w:rFonts w:ascii="Times New Roman" w:hAnsi="Times New Roman" w:cs="Times New Roman"/>
          <w:sz w:val="24"/>
          <w:szCs w:val="24"/>
          <w:lang w:val="fr-CM"/>
        </w:rPr>
        <w:t xml:space="preserve"> su</w:t>
      </w:r>
      <w:r w:rsidR="006C3B4B">
        <w:rPr>
          <w:rFonts w:ascii="Times New Roman" w:hAnsi="Times New Roman" w:cs="Times New Roman"/>
          <w:sz w:val="24"/>
          <w:szCs w:val="24"/>
          <w:lang w:val="fr-CM"/>
        </w:rPr>
        <w:t xml:space="preserve">ccès </w:t>
      </w:r>
      <w:r w:rsidR="001A2244">
        <w:rPr>
          <w:rFonts w:ascii="Times New Roman" w:hAnsi="Times New Roman" w:cs="Times New Roman"/>
          <w:sz w:val="24"/>
          <w:szCs w:val="24"/>
          <w:lang w:val="fr-CM"/>
        </w:rPr>
        <w:t>et enregistre</w:t>
      </w:r>
      <w:r w:rsidR="00C36AB4" w:rsidRPr="0070539C">
        <w:rPr>
          <w:rFonts w:ascii="Times New Roman" w:hAnsi="Times New Roman" w:cs="Times New Roman"/>
          <w:sz w:val="24"/>
          <w:szCs w:val="24"/>
          <w:lang w:val="fr-CM"/>
        </w:rPr>
        <w:t xml:space="preserve"> près de 7 millions de vues sur </w:t>
      </w:r>
      <w:proofErr w:type="spellStart"/>
      <w:r w:rsidR="00C36AB4" w:rsidRPr="0070539C">
        <w:rPr>
          <w:rFonts w:ascii="Times New Roman" w:hAnsi="Times New Roman" w:cs="Times New Roman"/>
          <w:sz w:val="24"/>
          <w:szCs w:val="24"/>
          <w:lang w:val="fr-CM"/>
        </w:rPr>
        <w:t>Youtube</w:t>
      </w:r>
      <w:proofErr w:type="spellEnd"/>
      <w:r w:rsidR="00C36AB4" w:rsidRPr="0070539C">
        <w:rPr>
          <w:rFonts w:ascii="Times New Roman" w:hAnsi="Times New Roman" w:cs="Times New Roman"/>
          <w:sz w:val="24"/>
          <w:szCs w:val="24"/>
          <w:lang w:val="fr-CM"/>
        </w:rPr>
        <w:t xml:space="preserve">. </w:t>
      </w:r>
      <w:r w:rsidR="00C36AB4" w:rsidRPr="006C3B4B">
        <w:rPr>
          <w:rFonts w:ascii="Times New Roman" w:hAnsi="Times New Roman" w:cs="Times New Roman"/>
          <w:sz w:val="24"/>
          <w:szCs w:val="24"/>
          <w:lang w:val="fr-CM"/>
        </w:rPr>
        <w:t xml:space="preserve">Un véritable record pour un artiste du </w:t>
      </w:r>
      <w:proofErr w:type="spellStart"/>
      <w:r w:rsidR="00C36AB4" w:rsidRPr="006C3B4B">
        <w:rPr>
          <w:rFonts w:ascii="Times New Roman" w:hAnsi="Times New Roman" w:cs="Times New Roman"/>
          <w:sz w:val="24"/>
          <w:szCs w:val="24"/>
          <w:lang w:val="fr-CM"/>
        </w:rPr>
        <w:t>Mbolé</w:t>
      </w:r>
      <w:proofErr w:type="spellEnd"/>
      <w:r w:rsidR="001A2244">
        <w:rPr>
          <w:rFonts w:ascii="Times New Roman" w:hAnsi="Times New Roman" w:cs="Times New Roman"/>
          <w:sz w:val="24"/>
          <w:szCs w:val="24"/>
          <w:lang w:val="fr-CM"/>
        </w:rPr>
        <w:t xml:space="preserve"> qui devient populaire</w:t>
      </w:r>
      <w:r w:rsidR="00C36AB4" w:rsidRPr="006C3B4B">
        <w:rPr>
          <w:rFonts w:ascii="Times New Roman" w:hAnsi="Times New Roman" w:cs="Times New Roman"/>
          <w:sz w:val="24"/>
          <w:szCs w:val="24"/>
          <w:lang w:val="fr-CM"/>
        </w:rPr>
        <w:t>.</w:t>
      </w:r>
    </w:p>
    <w:p w:rsidR="00C36AB4" w:rsidRPr="0070539C" w:rsidRDefault="00C36AB4" w:rsidP="00026FD5">
      <w:pPr>
        <w:spacing w:before="120" w:after="120" w:line="360" w:lineRule="auto"/>
        <w:ind w:firstLine="567"/>
        <w:jc w:val="both"/>
        <w:rPr>
          <w:rFonts w:ascii="Times New Roman" w:hAnsi="Times New Roman" w:cs="Times New Roman"/>
          <w:sz w:val="24"/>
          <w:szCs w:val="24"/>
          <w:lang w:val="fr-CM"/>
        </w:rPr>
      </w:pPr>
      <w:r w:rsidRPr="0070539C">
        <w:rPr>
          <w:rFonts w:ascii="Times New Roman" w:hAnsi="Times New Roman" w:cs="Times New Roman"/>
          <w:sz w:val="24"/>
          <w:szCs w:val="24"/>
          <w:lang w:val="fr-CM"/>
        </w:rPr>
        <w:t>Happy d’</w:t>
      </w:r>
      <w:proofErr w:type="spellStart"/>
      <w:r w:rsidRPr="0070539C">
        <w:rPr>
          <w:rFonts w:ascii="Times New Roman" w:hAnsi="Times New Roman" w:cs="Times New Roman"/>
          <w:sz w:val="24"/>
          <w:szCs w:val="24"/>
          <w:lang w:val="fr-CM"/>
        </w:rPr>
        <w:t>Efoulan</w:t>
      </w:r>
      <w:proofErr w:type="spellEnd"/>
      <w:r w:rsidR="00874519">
        <w:rPr>
          <w:rFonts w:ascii="Times New Roman" w:hAnsi="Times New Roman" w:cs="Times New Roman"/>
          <w:sz w:val="24"/>
          <w:szCs w:val="24"/>
          <w:lang w:val="fr-CM"/>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sz w:val="24"/>
          <w:szCs w:val="24"/>
          <w:lang w:val="fr-CM"/>
        </w:rPr>
        <w:fldChar w:fldCharType="end"/>
      </w:r>
      <w:r w:rsidRPr="0070539C">
        <w:rPr>
          <w:rFonts w:ascii="Times New Roman" w:hAnsi="Times New Roman" w:cs="Times New Roman"/>
          <w:sz w:val="24"/>
          <w:szCs w:val="24"/>
          <w:lang w:val="fr-CM"/>
        </w:rPr>
        <w:t xml:space="preserve"> fait ses premiers pas dans la musique alors qu’il est élève dans un établissement secondaire à </w:t>
      </w:r>
      <w:proofErr w:type="spellStart"/>
      <w:r w:rsidRPr="0070539C">
        <w:rPr>
          <w:rFonts w:ascii="Times New Roman" w:hAnsi="Times New Roman" w:cs="Times New Roman"/>
          <w:sz w:val="24"/>
          <w:szCs w:val="24"/>
          <w:lang w:val="fr-CM"/>
        </w:rPr>
        <w:t>Akono</w:t>
      </w:r>
      <w:proofErr w:type="spellEnd"/>
      <w:r w:rsidRPr="0070539C">
        <w:rPr>
          <w:rFonts w:ascii="Times New Roman" w:hAnsi="Times New Roman" w:cs="Times New Roman"/>
          <w:sz w:val="24"/>
          <w:szCs w:val="24"/>
          <w:lang w:val="fr-CM"/>
        </w:rPr>
        <w:t xml:space="preserve"> dans le centre Cameroun. Il est membre d’un groupe musical appelé « la fanfare » dans lequel il occupe la fonction de chef percussionniste.</w:t>
      </w:r>
    </w:p>
    <w:p w:rsidR="00C36AB4" w:rsidRPr="0070539C" w:rsidRDefault="00C36AB4" w:rsidP="00026FD5">
      <w:pPr>
        <w:spacing w:before="120" w:after="120" w:line="360" w:lineRule="auto"/>
        <w:ind w:firstLine="567"/>
        <w:jc w:val="both"/>
        <w:rPr>
          <w:rFonts w:ascii="Times New Roman" w:hAnsi="Times New Roman" w:cs="Times New Roman"/>
          <w:sz w:val="24"/>
          <w:szCs w:val="24"/>
          <w:lang w:val="fr-CM"/>
        </w:rPr>
      </w:pPr>
      <w:r w:rsidRPr="0070539C">
        <w:rPr>
          <w:rFonts w:ascii="Times New Roman" w:hAnsi="Times New Roman" w:cs="Times New Roman"/>
          <w:sz w:val="24"/>
          <w:szCs w:val="24"/>
          <w:lang w:val="fr-CM"/>
        </w:rPr>
        <w:t xml:space="preserve">Régulier à Yaoundé la capitale, il tombe amoureux du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 xml:space="preserve"> et très vite, son talent se fait remarquer au quartier « </w:t>
      </w:r>
      <w:proofErr w:type="spellStart"/>
      <w:r w:rsidRPr="0070539C">
        <w:rPr>
          <w:rFonts w:ascii="Times New Roman" w:hAnsi="Times New Roman" w:cs="Times New Roman"/>
          <w:sz w:val="24"/>
          <w:szCs w:val="24"/>
          <w:lang w:val="fr-CM"/>
        </w:rPr>
        <w:t>Efoulan</w:t>
      </w:r>
      <w:proofErr w:type="spellEnd"/>
      <w:r w:rsidRPr="0070539C">
        <w:rPr>
          <w:rFonts w:ascii="Times New Roman" w:hAnsi="Times New Roman" w:cs="Times New Roman"/>
          <w:sz w:val="24"/>
          <w:szCs w:val="24"/>
          <w:lang w:val="fr-CM"/>
        </w:rPr>
        <w:t xml:space="preserve"> » à travers ses improvisations et ses séances d’animation à succès dans les veillées funèbres et autres cérémonies. Happy intègre un groupe de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 xml:space="preserve"> nommé « les jokers d’</w:t>
      </w:r>
      <w:proofErr w:type="spellStart"/>
      <w:r w:rsidRPr="0070539C">
        <w:rPr>
          <w:rFonts w:ascii="Times New Roman" w:hAnsi="Times New Roman" w:cs="Times New Roman"/>
          <w:sz w:val="24"/>
          <w:szCs w:val="24"/>
          <w:lang w:val="fr-CM"/>
        </w:rPr>
        <w:t>Efoulan</w:t>
      </w:r>
      <w:proofErr w:type="spellEnd"/>
      <w:r w:rsidRPr="0070539C">
        <w:rPr>
          <w:rFonts w:ascii="Times New Roman" w:hAnsi="Times New Roman" w:cs="Times New Roman"/>
          <w:sz w:val="24"/>
          <w:szCs w:val="24"/>
          <w:lang w:val="fr-CM"/>
        </w:rPr>
        <w:t> ». Après moult prestations en live dans les festivités, Happy d’</w:t>
      </w:r>
      <w:proofErr w:type="spellStart"/>
      <w:r w:rsidRPr="0070539C">
        <w:rPr>
          <w:rFonts w:ascii="Times New Roman" w:hAnsi="Times New Roman" w:cs="Times New Roman"/>
          <w:sz w:val="24"/>
          <w:szCs w:val="24"/>
          <w:lang w:val="fr-CM"/>
        </w:rPr>
        <w:t>Efoulan</w:t>
      </w:r>
      <w:proofErr w:type="spellEnd"/>
      <w:r w:rsidR="00874519">
        <w:rPr>
          <w:rFonts w:ascii="Times New Roman" w:hAnsi="Times New Roman" w:cs="Times New Roman"/>
          <w:sz w:val="24"/>
          <w:szCs w:val="24"/>
          <w:lang w:val="fr-CM"/>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sz w:val="24"/>
          <w:szCs w:val="24"/>
          <w:lang w:val="fr-CM"/>
        </w:rPr>
        <w:fldChar w:fldCharType="end"/>
      </w:r>
      <w:r w:rsidRPr="0070539C">
        <w:rPr>
          <w:rFonts w:ascii="Times New Roman" w:hAnsi="Times New Roman" w:cs="Times New Roman"/>
          <w:sz w:val="24"/>
          <w:szCs w:val="24"/>
          <w:lang w:val="fr-CM"/>
        </w:rPr>
        <w:t xml:space="preserve"> est repéré </w:t>
      </w:r>
      <w:r w:rsidRPr="0070539C">
        <w:rPr>
          <w:rFonts w:ascii="Times New Roman" w:hAnsi="Times New Roman" w:cs="Times New Roman"/>
          <w:sz w:val="24"/>
          <w:szCs w:val="24"/>
          <w:lang w:val="fr-CM"/>
        </w:rPr>
        <w:lastRenderedPageBreak/>
        <w:t xml:space="preserve">par un talentueux producteur, le célèbre Sa Majesté Junior </w:t>
      </w:r>
      <w:proofErr w:type="spellStart"/>
      <w:r w:rsidRPr="0070539C">
        <w:rPr>
          <w:rFonts w:ascii="Times New Roman" w:hAnsi="Times New Roman" w:cs="Times New Roman"/>
          <w:sz w:val="24"/>
          <w:szCs w:val="24"/>
          <w:lang w:val="fr-CM"/>
        </w:rPr>
        <w:t>Abega</w:t>
      </w:r>
      <w:proofErr w:type="spellEnd"/>
      <w:r w:rsidRPr="0070539C">
        <w:rPr>
          <w:rFonts w:ascii="Times New Roman" w:hAnsi="Times New Roman" w:cs="Times New Roman"/>
          <w:sz w:val="24"/>
          <w:szCs w:val="24"/>
          <w:lang w:val="fr-CM"/>
        </w:rPr>
        <w:t xml:space="preserve"> présenté également comme l’un des meilleurs </w:t>
      </w:r>
      <w:proofErr w:type="spellStart"/>
      <w:r w:rsidRPr="0070539C">
        <w:rPr>
          <w:rFonts w:ascii="Times New Roman" w:hAnsi="Times New Roman" w:cs="Times New Roman"/>
          <w:sz w:val="24"/>
          <w:szCs w:val="24"/>
          <w:lang w:val="fr-CM"/>
        </w:rPr>
        <w:t>beatmakers</w:t>
      </w:r>
      <w:proofErr w:type="spellEnd"/>
      <w:r w:rsidRPr="0070539C">
        <w:rPr>
          <w:rFonts w:ascii="Times New Roman" w:hAnsi="Times New Roman" w:cs="Times New Roman"/>
          <w:sz w:val="24"/>
          <w:szCs w:val="24"/>
          <w:lang w:val="fr-CM"/>
        </w:rPr>
        <w:t xml:space="preserve"> du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w:t>
      </w:r>
    </w:p>
    <w:p w:rsidR="00C36AB4" w:rsidRPr="0070539C" w:rsidRDefault="00C36AB4" w:rsidP="00C36AB4">
      <w:pPr>
        <w:spacing w:line="360" w:lineRule="auto"/>
        <w:ind w:firstLine="567"/>
        <w:jc w:val="both"/>
        <w:rPr>
          <w:rFonts w:ascii="Times New Roman" w:hAnsi="Times New Roman" w:cs="Times New Roman"/>
          <w:sz w:val="24"/>
          <w:szCs w:val="24"/>
          <w:lang w:val="fr-CM"/>
        </w:rPr>
      </w:pPr>
      <w:r w:rsidRPr="0070539C">
        <w:rPr>
          <w:rFonts w:ascii="Times New Roman" w:hAnsi="Times New Roman" w:cs="Times New Roman"/>
          <w:sz w:val="24"/>
          <w:szCs w:val="24"/>
          <w:lang w:val="fr-CM"/>
        </w:rPr>
        <w:t xml:space="preserve">En décembre 2020, il sort son tout premier projet solo intitulé « les pleurs du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 » sous le label « </w:t>
      </w:r>
      <w:proofErr w:type="spellStart"/>
      <w:r w:rsidRPr="0070539C">
        <w:rPr>
          <w:rFonts w:ascii="Times New Roman" w:hAnsi="Times New Roman" w:cs="Times New Roman"/>
          <w:sz w:val="24"/>
          <w:szCs w:val="24"/>
          <w:lang w:val="fr-CM"/>
        </w:rPr>
        <w:t>Nsalen</w:t>
      </w:r>
      <w:proofErr w:type="spellEnd"/>
      <w:r w:rsidRPr="0070539C">
        <w:rPr>
          <w:rFonts w:ascii="Times New Roman" w:hAnsi="Times New Roman" w:cs="Times New Roman"/>
          <w:sz w:val="24"/>
          <w:szCs w:val="24"/>
          <w:lang w:val="fr-CM"/>
        </w:rPr>
        <w:t xml:space="preserve"> y </w:t>
      </w:r>
      <w:proofErr w:type="spellStart"/>
      <w:r w:rsidRPr="0070539C">
        <w:rPr>
          <w:rFonts w:ascii="Times New Roman" w:hAnsi="Times New Roman" w:cs="Times New Roman"/>
          <w:sz w:val="24"/>
          <w:szCs w:val="24"/>
          <w:lang w:val="fr-CM"/>
        </w:rPr>
        <w:t>africa</w:t>
      </w:r>
      <w:proofErr w:type="spellEnd"/>
      <w:r w:rsidRPr="0070539C">
        <w:rPr>
          <w:rFonts w:ascii="Times New Roman" w:hAnsi="Times New Roman" w:cs="Times New Roman"/>
          <w:sz w:val="24"/>
          <w:szCs w:val="24"/>
          <w:lang w:val="fr-CM"/>
        </w:rPr>
        <w:t xml:space="preserve">. Le morceau est repris en cœur dans tout le pays, même les personnalités politiques ne sont pas en reste. En 6 jours seulement, le son fait plus de 200 000 vues sur </w:t>
      </w:r>
      <w:proofErr w:type="spellStart"/>
      <w:r w:rsidRPr="0070539C">
        <w:rPr>
          <w:rFonts w:ascii="Times New Roman" w:hAnsi="Times New Roman" w:cs="Times New Roman"/>
          <w:sz w:val="24"/>
          <w:szCs w:val="24"/>
          <w:lang w:val="fr-CM"/>
        </w:rPr>
        <w:t>youtube</w:t>
      </w:r>
      <w:proofErr w:type="spellEnd"/>
      <w:r w:rsidRPr="0070539C">
        <w:rPr>
          <w:rFonts w:ascii="Times New Roman" w:hAnsi="Times New Roman" w:cs="Times New Roman"/>
          <w:sz w:val="24"/>
          <w:szCs w:val="24"/>
          <w:lang w:val="fr-CM"/>
        </w:rPr>
        <w:t xml:space="preserve"> et devient ainsi la plus grande performance d’un artiste du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w:t>
      </w:r>
    </w:p>
    <w:p w:rsidR="00C36AB4" w:rsidRPr="0070539C" w:rsidRDefault="00C36AB4" w:rsidP="00C36AB4">
      <w:pPr>
        <w:spacing w:line="360" w:lineRule="auto"/>
        <w:ind w:firstLine="567"/>
        <w:jc w:val="both"/>
        <w:rPr>
          <w:rFonts w:ascii="Times New Roman" w:hAnsi="Times New Roman" w:cs="Times New Roman"/>
          <w:sz w:val="24"/>
          <w:szCs w:val="24"/>
          <w:lang w:val="fr-CM"/>
        </w:rPr>
      </w:pPr>
      <w:r w:rsidRPr="0070539C">
        <w:rPr>
          <w:rFonts w:ascii="Times New Roman" w:hAnsi="Times New Roman" w:cs="Times New Roman"/>
          <w:sz w:val="24"/>
          <w:szCs w:val="24"/>
          <w:lang w:val="fr-CM"/>
        </w:rPr>
        <w:t>Par la suite, Happy d’</w:t>
      </w:r>
      <w:proofErr w:type="spellStart"/>
      <w:r w:rsidRPr="0070539C">
        <w:rPr>
          <w:rFonts w:ascii="Times New Roman" w:hAnsi="Times New Roman" w:cs="Times New Roman"/>
          <w:sz w:val="24"/>
          <w:szCs w:val="24"/>
          <w:lang w:val="fr-CM"/>
        </w:rPr>
        <w:t>Efoulan</w:t>
      </w:r>
      <w:proofErr w:type="spellEnd"/>
      <w:r w:rsidR="00874519">
        <w:rPr>
          <w:rFonts w:ascii="Times New Roman" w:hAnsi="Times New Roman" w:cs="Times New Roman"/>
          <w:sz w:val="24"/>
          <w:szCs w:val="24"/>
          <w:lang w:val="fr-CM"/>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sz w:val="24"/>
          <w:szCs w:val="24"/>
          <w:lang w:val="fr-CM"/>
        </w:rPr>
        <w:fldChar w:fldCharType="end"/>
      </w:r>
      <w:r w:rsidRPr="0070539C">
        <w:rPr>
          <w:rFonts w:ascii="Times New Roman" w:hAnsi="Times New Roman" w:cs="Times New Roman"/>
          <w:sz w:val="24"/>
          <w:szCs w:val="24"/>
          <w:lang w:val="fr-CM"/>
        </w:rPr>
        <w:t xml:space="preserve"> enchaîne des hits et fait des </w:t>
      </w:r>
      <w:proofErr w:type="spellStart"/>
      <w:r w:rsidRPr="0070539C">
        <w:rPr>
          <w:rFonts w:ascii="Times New Roman" w:hAnsi="Times New Roman" w:cs="Times New Roman"/>
          <w:sz w:val="24"/>
          <w:szCs w:val="24"/>
          <w:lang w:val="fr-CM"/>
        </w:rPr>
        <w:t>featuring</w:t>
      </w:r>
      <w:proofErr w:type="spellEnd"/>
      <w:r w:rsidRPr="0070539C">
        <w:rPr>
          <w:rFonts w:ascii="Times New Roman" w:hAnsi="Times New Roman" w:cs="Times New Roman"/>
          <w:sz w:val="24"/>
          <w:szCs w:val="24"/>
          <w:lang w:val="fr-CM"/>
        </w:rPr>
        <w:t xml:space="preserve"> avec des célébrités comme Mani Bella du </w:t>
      </w:r>
      <w:proofErr w:type="spellStart"/>
      <w:r w:rsidRPr="0070539C">
        <w:rPr>
          <w:rFonts w:ascii="Times New Roman" w:hAnsi="Times New Roman" w:cs="Times New Roman"/>
          <w:sz w:val="24"/>
          <w:szCs w:val="24"/>
          <w:lang w:val="fr-CM"/>
        </w:rPr>
        <w:t>Bikutsi</w:t>
      </w:r>
      <w:proofErr w:type="spellEnd"/>
      <w:r w:rsidRPr="0070539C">
        <w:rPr>
          <w:rFonts w:ascii="Times New Roman" w:hAnsi="Times New Roman" w:cs="Times New Roman"/>
          <w:sz w:val="24"/>
          <w:szCs w:val="24"/>
          <w:lang w:val="fr-CM"/>
        </w:rPr>
        <w:t xml:space="preserve">, Lucky + 2 ou encore le célèbre Aveiro </w:t>
      </w:r>
      <w:proofErr w:type="spellStart"/>
      <w:r w:rsidRPr="0070539C">
        <w:rPr>
          <w:rFonts w:ascii="Times New Roman" w:hAnsi="Times New Roman" w:cs="Times New Roman"/>
          <w:sz w:val="24"/>
          <w:szCs w:val="24"/>
          <w:lang w:val="fr-CM"/>
        </w:rPr>
        <w:t>Djess</w:t>
      </w:r>
      <w:proofErr w:type="spellEnd"/>
      <w:r w:rsidRPr="0070539C">
        <w:rPr>
          <w:rFonts w:ascii="Times New Roman" w:hAnsi="Times New Roman" w:cs="Times New Roman"/>
          <w:sz w:val="24"/>
          <w:szCs w:val="24"/>
          <w:lang w:val="fr-CM"/>
        </w:rPr>
        <w:t>.</w:t>
      </w:r>
    </w:p>
    <w:p w:rsidR="00C36AB4" w:rsidRDefault="00C36AB4" w:rsidP="00C84282">
      <w:pPr>
        <w:spacing w:line="360" w:lineRule="auto"/>
        <w:ind w:firstLine="567"/>
        <w:jc w:val="both"/>
        <w:rPr>
          <w:rFonts w:ascii="Times New Roman" w:hAnsi="Times New Roman" w:cs="Times New Roman"/>
          <w:sz w:val="24"/>
          <w:szCs w:val="24"/>
          <w:lang w:val="fr-CM"/>
        </w:rPr>
      </w:pPr>
      <w:r w:rsidRPr="0070539C">
        <w:rPr>
          <w:rFonts w:ascii="Times New Roman" w:hAnsi="Times New Roman" w:cs="Times New Roman"/>
          <w:sz w:val="24"/>
          <w:szCs w:val="24"/>
          <w:lang w:val="fr-CM"/>
        </w:rPr>
        <w:t>Le succès de l’artiste Happy d’</w:t>
      </w:r>
      <w:proofErr w:type="spellStart"/>
      <w:r w:rsidRPr="0070539C">
        <w:rPr>
          <w:rFonts w:ascii="Times New Roman" w:hAnsi="Times New Roman" w:cs="Times New Roman"/>
          <w:sz w:val="24"/>
          <w:szCs w:val="24"/>
          <w:lang w:val="fr-CM"/>
        </w:rPr>
        <w:t>Efoulan</w:t>
      </w:r>
      <w:proofErr w:type="spellEnd"/>
      <w:r w:rsidR="00874519">
        <w:rPr>
          <w:rFonts w:ascii="Times New Roman" w:hAnsi="Times New Roman" w:cs="Times New Roman"/>
          <w:sz w:val="24"/>
          <w:szCs w:val="24"/>
          <w:lang w:val="fr-CM"/>
        </w:rPr>
        <w:fldChar w:fldCharType="begin"/>
      </w:r>
      <w:r w:rsidR="00874519" w:rsidRPr="00EE10BF">
        <w:rPr>
          <w:lang w:val="fr-CM"/>
        </w:rPr>
        <w:instrText xml:space="preserve"> XE "</w:instrText>
      </w:r>
      <w:r w:rsidR="00874519" w:rsidRPr="001A4CF9">
        <w:rPr>
          <w:rFonts w:ascii="Times New Roman" w:hAnsi="Times New Roman" w:cs="Times New Roman"/>
          <w:b/>
          <w:sz w:val="24"/>
          <w:szCs w:val="24"/>
          <w:lang w:val="fr-FR"/>
        </w:rPr>
        <w:instrText>Happy d’Efoulan</w:instrText>
      </w:r>
      <w:r w:rsidR="00874519" w:rsidRPr="00EE10BF">
        <w:rPr>
          <w:lang w:val="fr-CM"/>
        </w:rPr>
        <w:instrText xml:space="preserve">" </w:instrText>
      </w:r>
      <w:r w:rsidR="00874519">
        <w:rPr>
          <w:rFonts w:ascii="Times New Roman" w:hAnsi="Times New Roman" w:cs="Times New Roman"/>
          <w:sz w:val="24"/>
          <w:szCs w:val="24"/>
          <w:lang w:val="fr-CM"/>
        </w:rPr>
        <w:fldChar w:fldCharType="end"/>
      </w:r>
      <w:r w:rsidRPr="0070539C">
        <w:rPr>
          <w:rFonts w:ascii="Times New Roman" w:hAnsi="Times New Roman" w:cs="Times New Roman"/>
          <w:sz w:val="24"/>
          <w:szCs w:val="24"/>
          <w:lang w:val="fr-CM"/>
        </w:rPr>
        <w:t xml:space="preserve"> lui a permis de remporter plusieurs prix jusqu’ici. Il a par exemple été nommé « meilleur tube de l’année 2020 » aux </w:t>
      </w:r>
      <w:proofErr w:type="spellStart"/>
      <w:r w:rsidRPr="0070539C">
        <w:rPr>
          <w:rFonts w:ascii="Times New Roman" w:hAnsi="Times New Roman" w:cs="Times New Roman"/>
          <w:sz w:val="24"/>
          <w:szCs w:val="24"/>
          <w:lang w:val="fr-CM"/>
        </w:rPr>
        <w:t>Camerounweb</w:t>
      </w:r>
      <w:proofErr w:type="spellEnd"/>
      <w:r w:rsidRPr="0070539C">
        <w:rPr>
          <w:rFonts w:ascii="Times New Roman" w:hAnsi="Times New Roman" w:cs="Times New Roman"/>
          <w:sz w:val="24"/>
          <w:szCs w:val="24"/>
          <w:lang w:val="fr-CM"/>
        </w:rPr>
        <w:t xml:space="preserve"> </w:t>
      </w:r>
      <w:proofErr w:type="spellStart"/>
      <w:r w:rsidRPr="0070539C">
        <w:rPr>
          <w:rFonts w:ascii="Times New Roman" w:hAnsi="Times New Roman" w:cs="Times New Roman"/>
          <w:sz w:val="24"/>
          <w:szCs w:val="24"/>
          <w:lang w:val="fr-CM"/>
        </w:rPr>
        <w:t>Awards</w:t>
      </w:r>
      <w:proofErr w:type="spellEnd"/>
      <w:r w:rsidRPr="0070539C">
        <w:rPr>
          <w:rFonts w:ascii="Times New Roman" w:hAnsi="Times New Roman" w:cs="Times New Roman"/>
          <w:sz w:val="24"/>
          <w:szCs w:val="24"/>
          <w:lang w:val="fr-CM"/>
        </w:rPr>
        <w:t xml:space="preserve"> avec le titre « les pleurs du </w:t>
      </w:r>
      <w:proofErr w:type="spellStart"/>
      <w:r w:rsidRPr="0070539C">
        <w:rPr>
          <w:rFonts w:ascii="Times New Roman" w:hAnsi="Times New Roman" w:cs="Times New Roman"/>
          <w:sz w:val="24"/>
          <w:szCs w:val="24"/>
          <w:lang w:val="fr-CM"/>
        </w:rPr>
        <w:t>Mbolé</w:t>
      </w:r>
      <w:proofErr w:type="spellEnd"/>
      <w:r w:rsidRPr="0070539C">
        <w:rPr>
          <w:rFonts w:ascii="Times New Roman" w:hAnsi="Times New Roman" w:cs="Times New Roman"/>
          <w:sz w:val="24"/>
          <w:szCs w:val="24"/>
          <w:lang w:val="fr-CM"/>
        </w:rPr>
        <w:t xml:space="preserve"> », et révélation musicale de l’année 2021 aux Canal d’or, la plus prestigieuse </w:t>
      </w:r>
      <w:r w:rsidR="00C84282">
        <w:rPr>
          <w:rFonts w:ascii="Times New Roman" w:hAnsi="Times New Roman" w:cs="Times New Roman"/>
          <w:sz w:val="24"/>
          <w:szCs w:val="24"/>
          <w:lang w:val="fr-CM"/>
        </w:rPr>
        <w:t>récompense musicale du Cameroun.</w:t>
      </w:r>
    </w:p>
    <w:p w:rsidR="00C84282" w:rsidRPr="00026FD5" w:rsidRDefault="00026FD5" w:rsidP="00026FD5">
      <w:pPr>
        <w:pStyle w:val="Lgende"/>
        <w:jc w:val="both"/>
        <w:rPr>
          <w:rFonts w:ascii="Times New Roman" w:hAnsi="Times New Roman" w:cs="Times New Roman"/>
          <w:b/>
          <w:i w:val="0"/>
          <w:color w:val="000000" w:themeColor="text1"/>
          <w:sz w:val="24"/>
          <w:szCs w:val="24"/>
          <w:lang w:val="fr-CM"/>
        </w:rPr>
      </w:pPr>
      <w:bookmarkStart w:id="127" w:name="_Toc214178307"/>
      <w:r w:rsidRPr="00026FD5">
        <w:rPr>
          <w:rFonts w:ascii="Times New Roman" w:hAnsi="Times New Roman" w:cs="Times New Roman"/>
          <w:b/>
          <w:i w:val="0"/>
          <w:color w:val="000000" w:themeColor="text1"/>
          <w:sz w:val="24"/>
          <w:szCs w:val="24"/>
        </w:rPr>
        <w:t xml:space="preserve">Tableau </w:t>
      </w:r>
      <w:r w:rsidRPr="00026FD5">
        <w:rPr>
          <w:rFonts w:ascii="Times New Roman" w:hAnsi="Times New Roman" w:cs="Times New Roman"/>
          <w:b/>
          <w:i w:val="0"/>
          <w:color w:val="000000" w:themeColor="text1"/>
          <w:sz w:val="24"/>
          <w:szCs w:val="24"/>
        </w:rPr>
        <w:fldChar w:fldCharType="begin"/>
      </w:r>
      <w:r w:rsidRPr="00026FD5">
        <w:rPr>
          <w:rFonts w:ascii="Times New Roman" w:hAnsi="Times New Roman" w:cs="Times New Roman"/>
          <w:b/>
          <w:i w:val="0"/>
          <w:color w:val="000000" w:themeColor="text1"/>
          <w:sz w:val="24"/>
          <w:szCs w:val="24"/>
        </w:rPr>
        <w:instrText xml:space="preserve"> SEQ Tableau \* ARABIC </w:instrText>
      </w:r>
      <w:r w:rsidRPr="00026FD5">
        <w:rPr>
          <w:rFonts w:ascii="Times New Roman" w:hAnsi="Times New Roman" w:cs="Times New Roman"/>
          <w:b/>
          <w:i w:val="0"/>
          <w:color w:val="000000" w:themeColor="text1"/>
          <w:sz w:val="24"/>
          <w:szCs w:val="24"/>
        </w:rPr>
        <w:fldChar w:fldCharType="separate"/>
      </w:r>
      <w:r w:rsidR="00AF5259">
        <w:rPr>
          <w:rFonts w:ascii="Times New Roman" w:hAnsi="Times New Roman" w:cs="Times New Roman"/>
          <w:b/>
          <w:i w:val="0"/>
          <w:noProof/>
          <w:color w:val="000000" w:themeColor="text1"/>
          <w:sz w:val="24"/>
          <w:szCs w:val="24"/>
        </w:rPr>
        <w:t>9</w:t>
      </w:r>
      <w:r w:rsidRPr="00026FD5">
        <w:rPr>
          <w:rFonts w:ascii="Times New Roman" w:hAnsi="Times New Roman" w:cs="Times New Roman"/>
          <w:b/>
          <w:i w:val="0"/>
          <w:color w:val="000000" w:themeColor="text1"/>
          <w:sz w:val="24"/>
          <w:szCs w:val="24"/>
        </w:rPr>
        <w:fldChar w:fldCharType="end"/>
      </w:r>
      <w:r w:rsidR="00C84282" w:rsidRPr="00026FD5">
        <w:rPr>
          <w:rFonts w:ascii="Times New Roman" w:hAnsi="Times New Roman" w:cs="Times New Roman"/>
          <w:b/>
          <w:i w:val="0"/>
          <w:color w:val="000000" w:themeColor="text1"/>
          <w:sz w:val="24"/>
          <w:szCs w:val="24"/>
          <w:lang w:val="fr-CM"/>
        </w:rPr>
        <w:t xml:space="preserve">: </w:t>
      </w:r>
      <w:r w:rsidR="00C84282" w:rsidRPr="00026FD5">
        <w:rPr>
          <w:rFonts w:ascii="Times New Roman" w:hAnsi="Times New Roman" w:cs="Times New Roman"/>
          <w:i w:val="0"/>
          <w:color w:val="000000" w:themeColor="text1"/>
          <w:sz w:val="24"/>
          <w:szCs w:val="24"/>
          <w:lang w:val="fr-CM"/>
        </w:rPr>
        <w:t>Discographie de Happy d’</w:t>
      </w:r>
      <w:proofErr w:type="spellStart"/>
      <w:r w:rsidR="00C84282" w:rsidRPr="00026FD5">
        <w:rPr>
          <w:rFonts w:ascii="Times New Roman" w:hAnsi="Times New Roman" w:cs="Times New Roman"/>
          <w:i w:val="0"/>
          <w:color w:val="000000" w:themeColor="text1"/>
          <w:sz w:val="24"/>
          <w:szCs w:val="24"/>
          <w:lang w:val="fr-CM"/>
        </w:rPr>
        <w:t>Efoulan</w:t>
      </w:r>
      <w:bookmarkEnd w:id="127"/>
      <w:proofErr w:type="spellEnd"/>
    </w:p>
    <w:tbl>
      <w:tblPr>
        <w:tblStyle w:val="Grilledutableau"/>
        <w:tblW w:w="0" w:type="auto"/>
        <w:tblLook w:val="04A0" w:firstRow="1" w:lastRow="0" w:firstColumn="1" w:lastColumn="0" w:noHBand="0" w:noVBand="1"/>
      </w:tblPr>
      <w:tblGrid>
        <w:gridCol w:w="562"/>
        <w:gridCol w:w="4136"/>
        <w:gridCol w:w="2349"/>
        <w:gridCol w:w="2349"/>
      </w:tblGrid>
      <w:tr w:rsidR="001A2244" w:rsidTr="00026FD5">
        <w:tc>
          <w:tcPr>
            <w:tcW w:w="562" w:type="dxa"/>
          </w:tcPr>
          <w:p w:rsidR="001A2244" w:rsidRPr="00C84282" w:rsidRDefault="001A2244" w:rsidP="00137669">
            <w:pPr>
              <w:spacing w:line="360" w:lineRule="auto"/>
              <w:jc w:val="center"/>
              <w:rPr>
                <w:rFonts w:ascii="Times New Roman" w:hAnsi="Times New Roman" w:cs="Times New Roman"/>
                <w:b/>
                <w:sz w:val="24"/>
                <w:szCs w:val="24"/>
                <w:lang w:val="fr-CM"/>
              </w:rPr>
            </w:pPr>
            <w:r w:rsidRPr="00C84282">
              <w:rPr>
                <w:rFonts w:ascii="Times New Roman" w:hAnsi="Times New Roman" w:cs="Times New Roman"/>
                <w:b/>
                <w:sz w:val="24"/>
                <w:szCs w:val="24"/>
                <w:lang w:val="fr-CM"/>
              </w:rPr>
              <w:t>N°</w:t>
            </w:r>
          </w:p>
        </w:tc>
        <w:tc>
          <w:tcPr>
            <w:tcW w:w="4136" w:type="dxa"/>
          </w:tcPr>
          <w:p w:rsidR="001A2244" w:rsidRPr="00C84282" w:rsidRDefault="001A2244" w:rsidP="00137669">
            <w:pPr>
              <w:spacing w:line="360" w:lineRule="auto"/>
              <w:jc w:val="center"/>
              <w:rPr>
                <w:rFonts w:ascii="Times New Roman" w:hAnsi="Times New Roman" w:cs="Times New Roman"/>
                <w:b/>
                <w:sz w:val="24"/>
                <w:szCs w:val="24"/>
                <w:lang w:val="fr-CM"/>
              </w:rPr>
            </w:pPr>
            <w:r w:rsidRPr="00C84282">
              <w:rPr>
                <w:rFonts w:ascii="Times New Roman" w:hAnsi="Times New Roman" w:cs="Times New Roman"/>
                <w:b/>
                <w:sz w:val="24"/>
                <w:szCs w:val="24"/>
                <w:lang w:val="fr-CM"/>
              </w:rPr>
              <w:t>TITRE D’ALBUM</w:t>
            </w:r>
          </w:p>
        </w:tc>
        <w:tc>
          <w:tcPr>
            <w:tcW w:w="2349" w:type="dxa"/>
          </w:tcPr>
          <w:p w:rsidR="001A2244" w:rsidRPr="00C84282" w:rsidRDefault="001A2244" w:rsidP="00137669">
            <w:pPr>
              <w:spacing w:line="360" w:lineRule="auto"/>
              <w:jc w:val="center"/>
              <w:rPr>
                <w:rFonts w:ascii="Times New Roman" w:hAnsi="Times New Roman" w:cs="Times New Roman"/>
                <w:b/>
                <w:sz w:val="24"/>
                <w:szCs w:val="24"/>
                <w:lang w:val="fr-CM"/>
              </w:rPr>
            </w:pPr>
            <w:r w:rsidRPr="00C84282">
              <w:rPr>
                <w:rFonts w:ascii="Times New Roman" w:hAnsi="Times New Roman" w:cs="Times New Roman"/>
                <w:b/>
                <w:sz w:val="24"/>
                <w:szCs w:val="24"/>
                <w:lang w:val="fr-CM"/>
              </w:rPr>
              <w:t>TYPE DE SUPPORT</w:t>
            </w:r>
          </w:p>
        </w:tc>
        <w:tc>
          <w:tcPr>
            <w:tcW w:w="2349" w:type="dxa"/>
          </w:tcPr>
          <w:p w:rsidR="001A2244" w:rsidRPr="00C84282" w:rsidRDefault="001A2244" w:rsidP="00137669">
            <w:pPr>
              <w:spacing w:line="360" w:lineRule="auto"/>
              <w:jc w:val="center"/>
              <w:rPr>
                <w:rFonts w:ascii="Times New Roman" w:hAnsi="Times New Roman" w:cs="Times New Roman"/>
                <w:b/>
                <w:sz w:val="24"/>
                <w:szCs w:val="24"/>
                <w:lang w:val="fr-CM"/>
              </w:rPr>
            </w:pPr>
            <w:r w:rsidRPr="00C84282">
              <w:rPr>
                <w:rFonts w:ascii="Times New Roman" w:hAnsi="Times New Roman" w:cs="Times New Roman"/>
                <w:b/>
                <w:sz w:val="24"/>
                <w:szCs w:val="24"/>
                <w:lang w:val="fr-CM"/>
              </w:rPr>
              <w:t>ANNEE DE PRODUCTION1</w:t>
            </w:r>
          </w:p>
        </w:tc>
      </w:tr>
      <w:tr w:rsidR="001A2244" w:rsidTr="00026FD5">
        <w:tc>
          <w:tcPr>
            <w:tcW w:w="562" w:type="dxa"/>
          </w:tcPr>
          <w:p w:rsidR="001A2244" w:rsidRDefault="001A2244"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1</w:t>
            </w:r>
          </w:p>
        </w:tc>
        <w:tc>
          <w:tcPr>
            <w:tcW w:w="4136" w:type="dxa"/>
          </w:tcPr>
          <w:p w:rsidR="001A2244" w:rsidRDefault="00CB73C9" w:rsidP="00C36AB4">
            <w:pPr>
              <w:spacing w:line="360" w:lineRule="auto"/>
              <w:jc w:val="both"/>
              <w:rPr>
                <w:rFonts w:ascii="Times New Roman" w:hAnsi="Times New Roman" w:cs="Times New Roman"/>
                <w:sz w:val="24"/>
                <w:szCs w:val="24"/>
                <w:lang w:val="fr-CM"/>
              </w:rPr>
            </w:pPr>
            <w:proofErr w:type="spellStart"/>
            <w:r w:rsidRPr="00CB73C9">
              <w:rPr>
                <w:rFonts w:ascii="Times New Roman" w:hAnsi="Times New Roman" w:cs="Times New Roman"/>
                <w:sz w:val="24"/>
                <w:szCs w:val="24"/>
                <w:lang w:val="fr-CM"/>
              </w:rPr>
              <w:t>Tchapeu</w:t>
            </w:r>
            <w:proofErr w:type="spellEnd"/>
            <w:r w:rsidRPr="00CB73C9">
              <w:rPr>
                <w:rFonts w:ascii="Times New Roman" w:hAnsi="Times New Roman" w:cs="Times New Roman"/>
                <w:sz w:val="24"/>
                <w:szCs w:val="24"/>
                <w:lang w:val="fr-CM"/>
              </w:rPr>
              <w:t xml:space="preserve"> </w:t>
            </w:r>
            <w:proofErr w:type="spellStart"/>
            <w:r w:rsidRPr="00CB73C9">
              <w:rPr>
                <w:rFonts w:ascii="Times New Roman" w:hAnsi="Times New Roman" w:cs="Times New Roman"/>
                <w:sz w:val="24"/>
                <w:szCs w:val="24"/>
                <w:lang w:val="fr-CM"/>
              </w:rPr>
              <w:t>Tchapeu</w:t>
            </w:r>
            <w:proofErr w:type="spellEnd"/>
            <w:r w:rsidRPr="00CB73C9">
              <w:rPr>
                <w:rFonts w:ascii="Times New Roman" w:hAnsi="Times New Roman" w:cs="Times New Roman"/>
                <w:sz w:val="24"/>
                <w:szCs w:val="24"/>
                <w:lang w:val="fr-CM"/>
              </w:rPr>
              <w:t xml:space="preserve"> (Les pleurs du </w:t>
            </w:r>
            <w:proofErr w:type="spellStart"/>
            <w:r w:rsidRPr="00CB73C9">
              <w:rPr>
                <w:rFonts w:ascii="Times New Roman" w:hAnsi="Times New Roman" w:cs="Times New Roman"/>
                <w:sz w:val="24"/>
                <w:szCs w:val="24"/>
                <w:lang w:val="fr-CM"/>
              </w:rPr>
              <w:t>mbolé</w:t>
            </w:r>
            <w:proofErr w:type="spellEnd"/>
            <w:r w:rsidRPr="00CB73C9">
              <w:rPr>
                <w:rFonts w:ascii="Times New Roman" w:hAnsi="Times New Roman" w:cs="Times New Roman"/>
                <w:sz w:val="24"/>
                <w:szCs w:val="24"/>
                <w:lang w:val="fr-CM"/>
              </w:rPr>
              <w:t>)</w:t>
            </w:r>
          </w:p>
        </w:tc>
        <w:tc>
          <w:tcPr>
            <w:tcW w:w="2349" w:type="dxa"/>
          </w:tcPr>
          <w:p w:rsidR="001A2244" w:rsidRDefault="001A2244" w:rsidP="00C36AB4">
            <w:pPr>
              <w:spacing w:line="360" w:lineRule="auto"/>
              <w:jc w:val="both"/>
              <w:rPr>
                <w:rFonts w:ascii="Times New Roman" w:hAnsi="Times New Roman" w:cs="Times New Roman"/>
                <w:sz w:val="24"/>
                <w:szCs w:val="24"/>
                <w:lang w:val="fr-CM"/>
              </w:rPr>
            </w:pPr>
          </w:p>
        </w:tc>
        <w:tc>
          <w:tcPr>
            <w:tcW w:w="2349" w:type="dxa"/>
          </w:tcPr>
          <w:p w:rsidR="001A2244"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2020</w:t>
            </w:r>
          </w:p>
        </w:tc>
      </w:tr>
      <w:tr w:rsidR="001A2244" w:rsidTr="00026FD5">
        <w:tc>
          <w:tcPr>
            <w:tcW w:w="562" w:type="dxa"/>
          </w:tcPr>
          <w:p w:rsidR="001A2244" w:rsidRDefault="001A2244"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2</w:t>
            </w:r>
          </w:p>
        </w:tc>
        <w:tc>
          <w:tcPr>
            <w:tcW w:w="4136" w:type="dxa"/>
          </w:tcPr>
          <w:p w:rsidR="001A2244" w:rsidRDefault="00CB73C9" w:rsidP="00C36AB4">
            <w:pPr>
              <w:spacing w:line="360" w:lineRule="auto"/>
              <w:jc w:val="both"/>
              <w:rPr>
                <w:rFonts w:ascii="Times New Roman" w:hAnsi="Times New Roman" w:cs="Times New Roman"/>
                <w:sz w:val="24"/>
                <w:szCs w:val="24"/>
                <w:lang w:val="fr-CM"/>
              </w:rPr>
            </w:pPr>
            <w:r w:rsidRPr="00CB73C9">
              <w:rPr>
                <w:rFonts w:ascii="Times New Roman" w:hAnsi="Times New Roman" w:cs="Times New Roman"/>
                <w:sz w:val="24"/>
                <w:szCs w:val="24"/>
                <w:lang w:val="fr-CM"/>
              </w:rPr>
              <w:t xml:space="preserve">La joie du </w:t>
            </w:r>
            <w:proofErr w:type="spellStart"/>
            <w:r w:rsidRPr="00CB73C9">
              <w:rPr>
                <w:rFonts w:ascii="Times New Roman" w:hAnsi="Times New Roman" w:cs="Times New Roman"/>
                <w:sz w:val="24"/>
                <w:szCs w:val="24"/>
                <w:lang w:val="fr-CM"/>
              </w:rPr>
              <w:t>mbolé</w:t>
            </w:r>
            <w:proofErr w:type="spellEnd"/>
          </w:p>
        </w:tc>
        <w:tc>
          <w:tcPr>
            <w:tcW w:w="2349" w:type="dxa"/>
          </w:tcPr>
          <w:p w:rsidR="001A2244" w:rsidRDefault="001A2244" w:rsidP="00C36AB4">
            <w:pPr>
              <w:spacing w:line="360" w:lineRule="auto"/>
              <w:jc w:val="both"/>
              <w:rPr>
                <w:rFonts w:ascii="Times New Roman" w:hAnsi="Times New Roman" w:cs="Times New Roman"/>
                <w:sz w:val="24"/>
                <w:szCs w:val="24"/>
                <w:lang w:val="fr-CM"/>
              </w:rPr>
            </w:pPr>
          </w:p>
        </w:tc>
        <w:tc>
          <w:tcPr>
            <w:tcW w:w="2349" w:type="dxa"/>
          </w:tcPr>
          <w:p w:rsidR="001A2244"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2021</w:t>
            </w:r>
          </w:p>
        </w:tc>
      </w:tr>
      <w:tr w:rsidR="001A2244" w:rsidTr="00026FD5">
        <w:tc>
          <w:tcPr>
            <w:tcW w:w="562" w:type="dxa"/>
          </w:tcPr>
          <w:p w:rsidR="001A2244" w:rsidRDefault="001A2244"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3</w:t>
            </w:r>
          </w:p>
        </w:tc>
        <w:tc>
          <w:tcPr>
            <w:tcW w:w="4136" w:type="dxa"/>
          </w:tcPr>
          <w:p w:rsidR="001A2244" w:rsidRDefault="00CB73C9" w:rsidP="00C36AB4">
            <w:pPr>
              <w:spacing w:line="360" w:lineRule="auto"/>
              <w:jc w:val="both"/>
              <w:rPr>
                <w:rFonts w:ascii="Times New Roman" w:hAnsi="Times New Roman" w:cs="Times New Roman"/>
                <w:sz w:val="24"/>
                <w:szCs w:val="24"/>
                <w:lang w:val="fr-CM"/>
              </w:rPr>
            </w:pPr>
            <w:r w:rsidRPr="00CB73C9">
              <w:rPr>
                <w:rFonts w:ascii="Times New Roman" w:hAnsi="Times New Roman" w:cs="Times New Roman"/>
                <w:sz w:val="24"/>
                <w:szCs w:val="24"/>
                <w:lang w:val="fr-CM"/>
              </w:rPr>
              <w:t>Je n'ai rien fai</w:t>
            </w:r>
            <w:r>
              <w:rPr>
                <w:rFonts w:ascii="Times New Roman" w:hAnsi="Times New Roman" w:cs="Times New Roman"/>
                <w:sz w:val="24"/>
                <w:szCs w:val="24"/>
                <w:lang w:val="fr-CM"/>
              </w:rPr>
              <w:t>t</w:t>
            </w:r>
          </w:p>
        </w:tc>
        <w:tc>
          <w:tcPr>
            <w:tcW w:w="2349" w:type="dxa"/>
          </w:tcPr>
          <w:p w:rsidR="001A2244" w:rsidRDefault="001A2244" w:rsidP="00C36AB4">
            <w:pPr>
              <w:spacing w:line="360" w:lineRule="auto"/>
              <w:jc w:val="both"/>
              <w:rPr>
                <w:rFonts w:ascii="Times New Roman" w:hAnsi="Times New Roman" w:cs="Times New Roman"/>
                <w:sz w:val="24"/>
                <w:szCs w:val="24"/>
                <w:lang w:val="fr-CM"/>
              </w:rPr>
            </w:pPr>
          </w:p>
        </w:tc>
        <w:tc>
          <w:tcPr>
            <w:tcW w:w="2349" w:type="dxa"/>
          </w:tcPr>
          <w:p w:rsidR="001A2244"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2021</w:t>
            </w:r>
          </w:p>
        </w:tc>
      </w:tr>
      <w:tr w:rsidR="001A2244" w:rsidTr="00026FD5">
        <w:tc>
          <w:tcPr>
            <w:tcW w:w="562" w:type="dxa"/>
          </w:tcPr>
          <w:p w:rsidR="001A2244" w:rsidRDefault="001A2244"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4</w:t>
            </w:r>
          </w:p>
        </w:tc>
        <w:tc>
          <w:tcPr>
            <w:tcW w:w="4136" w:type="dxa"/>
          </w:tcPr>
          <w:p w:rsidR="001A2244" w:rsidRDefault="00CB73C9"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Dieu merci</w:t>
            </w:r>
          </w:p>
        </w:tc>
        <w:tc>
          <w:tcPr>
            <w:tcW w:w="2349" w:type="dxa"/>
          </w:tcPr>
          <w:p w:rsidR="001A2244" w:rsidRDefault="001A2244" w:rsidP="00C36AB4">
            <w:pPr>
              <w:spacing w:line="360" w:lineRule="auto"/>
              <w:jc w:val="both"/>
              <w:rPr>
                <w:rFonts w:ascii="Times New Roman" w:hAnsi="Times New Roman" w:cs="Times New Roman"/>
                <w:sz w:val="24"/>
                <w:szCs w:val="24"/>
                <w:lang w:val="fr-CM"/>
              </w:rPr>
            </w:pPr>
          </w:p>
        </w:tc>
        <w:tc>
          <w:tcPr>
            <w:tcW w:w="2349" w:type="dxa"/>
          </w:tcPr>
          <w:p w:rsidR="001A2244"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2021</w:t>
            </w:r>
          </w:p>
        </w:tc>
      </w:tr>
      <w:tr w:rsidR="001A2244" w:rsidTr="00026FD5">
        <w:tc>
          <w:tcPr>
            <w:tcW w:w="562" w:type="dxa"/>
          </w:tcPr>
          <w:p w:rsidR="001A2244" w:rsidRDefault="001A2244" w:rsidP="00C36AB4">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5</w:t>
            </w:r>
          </w:p>
        </w:tc>
        <w:tc>
          <w:tcPr>
            <w:tcW w:w="4136" w:type="dxa"/>
          </w:tcPr>
          <w:p w:rsidR="001A2244" w:rsidRDefault="00CB73C9" w:rsidP="00C36AB4">
            <w:pPr>
              <w:spacing w:line="360" w:lineRule="auto"/>
              <w:jc w:val="both"/>
              <w:rPr>
                <w:rFonts w:ascii="Times New Roman" w:hAnsi="Times New Roman" w:cs="Times New Roman"/>
                <w:sz w:val="24"/>
                <w:szCs w:val="24"/>
                <w:lang w:val="fr-CM"/>
              </w:rPr>
            </w:pPr>
            <w:r w:rsidRPr="00CB73C9">
              <w:rPr>
                <w:rFonts w:ascii="Times New Roman" w:hAnsi="Times New Roman" w:cs="Times New Roman"/>
                <w:sz w:val="24"/>
                <w:szCs w:val="24"/>
                <w:lang w:val="fr-CM"/>
              </w:rPr>
              <w:t>Quand c'est bon c'est bon</w:t>
            </w:r>
          </w:p>
        </w:tc>
        <w:tc>
          <w:tcPr>
            <w:tcW w:w="2349" w:type="dxa"/>
          </w:tcPr>
          <w:p w:rsidR="001A2244" w:rsidRDefault="001A2244" w:rsidP="00C36AB4">
            <w:pPr>
              <w:spacing w:line="360" w:lineRule="auto"/>
              <w:jc w:val="both"/>
              <w:rPr>
                <w:rFonts w:ascii="Times New Roman" w:hAnsi="Times New Roman" w:cs="Times New Roman"/>
                <w:sz w:val="24"/>
                <w:szCs w:val="24"/>
                <w:lang w:val="fr-CM"/>
              </w:rPr>
            </w:pPr>
          </w:p>
        </w:tc>
        <w:tc>
          <w:tcPr>
            <w:tcW w:w="2349" w:type="dxa"/>
          </w:tcPr>
          <w:p w:rsidR="001A2244"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2022</w:t>
            </w:r>
          </w:p>
        </w:tc>
      </w:tr>
      <w:tr w:rsidR="00CB73C9" w:rsidTr="00026FD5">
        <w:tc>
          <w:tcPr>
            <w:tcW w:w="562" w:type="dxa"/>
          </w:tcPr>
          <w:p w:rsidR="00CB73C9" w:rsidRDefault="00CB73C9" w:rsidP="00CB73C9">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6</w:t>
            </w:r>
          </w:p>
        </w:tc>
        <w:tc>
          <w:tcPr>
            <w:tcW w:w="4136" w:type="dxa"/>
          </w:tcPr>
          <w:p w:rsidR="00CB73C9" w:rsidRDefault="00CB73C9" w:rsidP="00CB73C9">
            <w:pPr>
              <w:spacing w:line="360" w:lineRule="auto"/>
              <w:jc w:val="both"/>
              <w:rPr>
                <w:rFonts w:ascii="Times New Roman" w:hAnsi="Times New Roman" w:cs="Times New Roman"/>
                <w:sz w:val="24"/>
                <w:szCs w:val="24"/>
                <w:lang w:val="fr-CM"/>
              </w:rPr>
            </w:pPr>
            <w:proofErr w:type="spellStart"/>
            <w:r w:rsidRPr="00CB73C9">
              <w:rPr>
                <w:rFonts w:ascii="Times New Roman" w:hAnsi="Times New Roman" w:cs="Times New Roman"/>
                <w:sz w:val="24"/>
                <w:szCs w:val="24"/>
                <w:lang w:val="fr-CM"/>
              </w:rPr>
              <w:t>Mbole</w:t>
            </w:r>
            <w:proofErr w:type="spellEnd"/>
            <w:r w:rsidRPr="00CB73C9">
              <w:rPr>
                <w:rFonts w:ascii="Times New Roman" w:hAnsi="Times New Roman" w:cs="Times New Roman"/>
                <w:sz w:val="24"/>
                <w:szCs w:val="24"/>
                <w:lang w:val="fr-CM"/>
              </w:rPr>
              <w:t xml:space="preserve"> </w:t>
            </w:r>
            <w:proofErr w:type="spellStart"/>
            <w:r w:rsidRPr="00CB73C9">
              <w:rPr>
                <w:rFonts w:ascii="Times New Roman" w:hAnsi="Times New Roman" w:cs="Times New Roman"/>
                <w:sz w:val="24"/>
                <w:szCs w:val="24"/>
                <w:lang w:val="fr-CM"/>
              </w:rPr>
              <w:t>Goat</w:t>
            </w:r>
            <w:proofErr w:type="spellEnd"/>
            <w:r w:rsidRPr="00CB73C9">
              <w:rPr>
                <w:rFonts w:ascii="Times New Roman" w:hAnsi="Times New Roman" w:cs="Times New Roman"/>
                <w:sz w:val="24"/>
                <w:szCs w:val="24"/>
                <w:lang w:val="fr-CM"/>
              </w:rPr>
              <w:t xml:space="preserve"> (</w:t>
            </w:r>
            <w:proofErr w:type="spellStart"/>
            <w:r w:rsidRPr="00CB73C9">
              <w:rPr>
                <w:rFonts w:ascii="Times New Roman" w:hAnsi="Times New Roman" w:cs="Times New Roman"/>
                <w:sz w:val="24"/>
                <w:szCs w:val="24"/>
                <w:lang w:val="fr-CM"/>
              </w:rPr>
              <w:t>Bomaye</w:t>
            </w:r>
            <w:proofErr w:type="spellEnd"/>
            <w:r w:rsidRPr="00CB73C9">
              <w:rPr>
                <w:rFonts w:ascii="Times New Roman" w:hAnsi="Times New Roman" w:cs="Times New Roman"/>
                <w:sz w:val="24"/>
                <w:szCs w:val="24"/>
                <w:lang w:val="fr-CM"/>
              </w:rPr>
              <w:t>)</w:t>
            </w:r>
          </w:p>
        </w:tc>
        <w:tc>
          <w:tcPr>
            <w:tcW w:w="2349" w:type="dxa"/>
          </w:tcPr>
          <w:p w:rsidR="00CB73C9" w:rsidRDefault="00CB73C9" w:rsidP="00CB73C9">
            <w:pPr>
              <w:spacing w:line="360" w:lineRule="auto"/>
              <w:jc w:val="both"/>
              <w:rPr>
                <w:rFonts w:ascii="Times New Roman" w:hAnsi="Times New Roman" w:cs="Times New Roman"/>
                <w:sz w:val="24"/>
                <w:szCs w:val="24"/>
                <w:lang w:val="fr-CM"/>
              </w:rPr>
            </w:pPr>
          </w:p>
        </w:tc>
        <w:tc>
          <w:tcPr>
            <w:tcW w:w="2349" w:type="dxa"/>
          </w:tcPr>
          <w:p w:rsidR="00CB73C9"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2025</w:t>
            </w:r>
          </w:p>
        </w:tc>
      </w:tr>
      <w:tr w:rsidR="00CB73C9" w:rsidTr="00026FD5">
        <w:tc>
          <w:tcPr>
            <w:tcW w:w="562" w:type="dxa"/>
          </w:tcPr>
          <w:p w:rsidR="00CB73C9" w:rsidRDefault="00CB73C9" w:rsidP="00CB73C9">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7</w:t>
            </w:r>
          </w:p>
        </w:tc>
        <w:tc>
          <w:tcPr>
            <w:tcW w:w="4136" w:type="dxa"/>
          </w:tcPr>
          <w:p w:rsidR="00CB73C9" w:rsidRDefault="00CB73C9" w:rsidP="00CB73C9">
            <w:pPr>
              <w:spacing w:line="360" w:lineRule="auto"/>
              <w:jc w:val="both"/>
              <w:rPr>
                <w:rFonts w:ascii="Times New Roman" w:hAnsi="Times New Roman" w:cs="Times New Roman"/>
                <w:sz w:val="24"/>
                <w:szCs w:val="24"/>
                <w:lang w:val="fr-CM"/>
              </w:rPr>
            </w:pPr>
            <w:proofErr w:type="spellStart"/>
            <w:r w:rsidRPr="00CB73C9">
              <w:rPr>
                <w:rFonts w:ascii="Times New Roman" w:hAnsi="Times New Roman" w:cs="Times New Roman"/>
                <w:sz w:val="24"/>
                <w:szCs w:val="24"/>
                <w:lang w:val="fr-CM"/>
              </w:rPr>
              <w:t>Showbizz</w:t>
            </w:r>
            <w:proofErr w:type="spellEnd"/>
          </w:p>
        </w:tc>
        <w:tc>
          <w:tcPr>
            <w:tcW w:w="2349" w:type="dxa"/>
          </w:tcPr>
          <w:p w:rsidR="00CB73C9" w:rsidRDefault="00CB73C9" w:rsidP="00CB73C9">
            <w:pPr>
              <w:spacing w:line="360" w:lineRule="auto"/>
              <w:jc w:val="both"/>
              <w:rPr>
                <w:rFonts w:ascii="Times New Roman" w:hAnsi="Times New Roman" w:cs="Times New Roman"/>
                <w:sz w:val="24"/>
                <w:szCs w:val="24"/>
                <w:lang w:val="fr-CM"/>
              </w:rPr>
            </w:pPr>
          </w:p>
        </w:tc>
        <w:tc>
          <w:tcPr>
            <w:tcW w:w="2349" w:type="dxa"/>
          </w:tcPr>
          <w:p w:rsidR="00CB73C9" w:rsidRDefault="00CB73C9" w:rsidP="00137669">
            <w:pPr>
              <w:spacing w:line="360" w:lineRule="auto"/>
              <w:jc w:val="center"/>
              <w:rPr>
                <w:rFonts w:ascii="Times New Roman" w:hAnsi="Times New Roman" w:cs="Times New Roman"/>
                <w:sz w:val="24"/>
                <w:szCs w:val="24"/>
                <w:lang w:val="fr-CM"/>
              </w:rPr>
            </w:pPr>
            <w:r>
              <w:rPr>
                <w:rFonts w:ascii="Times New Roman" w:hAnsi="Times New Roman" w:cs="Times New Roman"/>
                <w:sz w:val="24"/>
                <w:szCs w:val="24"/>
                <w:lang w:val="fr-CM"/>
              </w:rPr>
              <w:t>2025</w:t>
            </w:r>
          </w:p>
        </w:tc>
      </w:tr>
    </w:tbl>
    <w:p w:rsidR="00C36AB4" w:rsidRPr="0070539C" w:rsidRDefault="00C36AB4" w:rsidP="00C36AB4">
      <w:pPr>
        <w:spacing w:line="360" w:lineRule="auto"/>
        <w:jc w:val="both"/>
        <w:rPr>
          <w:rFonts w:ascii="Times New Roman" w:hAnsi="Times New Roman" w:cs="Times New Roman"/>
          <w:sz w:val="24"/>
          <w:szCs w:val="24"/>
          <w:lang w:val="fr-CM"/>
        </w:rPr>
      </w:pPr>
    </w:p>
    <w:p w:rsidR="00C36AB4" w:rsidRDefault="00EF043B">
      <w:pPr>
        <w:rPr>
          <w:rFonts w:ascii="Times New Roman" w:hAnsi="Times New Roman" w:cs="Times New Roman"/>
          <w:sz w:val="24"/>
          <w:szCs w:val="24"/>
          <w:lang w:val="fr-FR"/>
        </w:rPr>
      </w:pPr>
      <w:r w:rsidRPr="00C84282">
        <w:rPr>
          <w:rFonts w:ascii="Times New Roman" w:hAnsi="Times New Roman" w:cs="Times New Roman"/>
          <w:b/>
          <w:sz w:val="24"/>
          <w:szCs w:val="24"/>
          <w:lang w:val="fr-FR"/>
        </w:rPr>
        <w:t>Source :</w:t>
      </w:r>
      <w:r>
        <w:rPr>
          <w:rFonts w:ascii="Times New Roman" w:hAnsi="Times New Roman" w:cs="Times New Roman"/>
          <w:sz w:val="24"/>
          <w:szCs w:val="24"/>
          <w:lang w:val="fr-FR"/>
        </w:rPr>
        <w:t xml:space="preserve"> </w:t>
      </w:r>
      <w:r w:rsidRPr="00EF043B">
        <w:rPr>
          <w:rFonts w:ascii="Times New Roman" w:hAnsi="Times New Roman" w:cs="Times New Roman"/>
          <w:sz w:val="24"/>
          <w:szCs w:val="24"/>
          <w:lang w:val="fr-FR"/>
        </w:rPr>
        <w:t xml:space="preserve">https://www.qobuz.com/fr-fr/interpreter/happy-defoulan/10158807 </w:t>
      </w:r>
      <w:r w:rsidR="00C36AB4">
        <w:rPr>
          <w:rFonts w:ascii="Times New Roman" w:hAnsi="Times New Roman" w:cs="Times New Roman"/>
          <w:sz w:val="24"/>
          <w:szCs w:val="24"/>
          <w:lang w:val="fr-FR"/>
        </w:rPr>
        <w:br w:type="page"/>
      </w:r>
    </w:p>
    <w:p w:rsidR="002D6F41" w:rsidRDefault="002D6F41" w:rsidP="00EA1E8E">
      <w:pPr>
        <w:spacing w:line="360" w:lineRule="auto"/>
        <w:jc w:val="both"/>
        <w:rPr>
          <w:rFonts w:ascii="Times New Roman" w:hAnsi="Times New Roman" w:cs="Times New Roman"/>
          <w:sz w:val="24"/>
          <w:szCs w:val="24"/>
          <w:lang w:val="fr-FR"/>
        </w:rPr>
      </w:pPr>
      <w:r>
        <w:rPr>
          <w:noProof/>
          <w:lang w:val="fr-FR" w:eastAsia="fr-FR"/>
        </w:rPr>
        <w:lastRenderedPageBreak/>
        <mc:AlternateContent>
          <mc:Choice Requires="wps">
            <w:drawing>
              <wp:anchor distT="0" distB="0" distL="114300" distR="114300" simplePos="0" relativeHeight="251669504" behindDoc="1" locked="0" layoutInCell="1" allowOverlap="1" wp14:anchorId="76F4C9D2" wp14:editId="27EF80B7">
                <wp:simplePos x="0" y="0"/>
                <wp:positionH relativeFrom="margin">
                  <wp:posOffset>1912368</wp:posOffset>
                </wp:positionH>
                <wp:positionV relativeFrom="paragraph">
                  <wp:posOffset>201666</wp:posOffset>
                </wp:positionV>
                <wp:extent cx="2077517" cy="585216"/>
                <wp:effectExtent l="0" t="0" r="18415" b="24765"/>
                <wp:wrapNone/>
                <wp:docPr id="12" name="Rectangle à coins arrondis 12"/>
                <wp:cNvGraphicFramePr/>
                <a:graphic xmlns:a="http://schemas.openxmlformats.org/drawingml/2006/main">
                  <a:graphicData uri="http://schemas.microsoft.com/office/word/2010/wordprocessingShape">
                    <wps:wsp>
                      <wps:cNvSpPr/>
                      <wps:spPr>
                        <a:xfrm>
                          <a:off x="0" y="0"/>
                          <a:ext cx="2077517" cy="585216"/>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667BE" id="Rectangle à coins arrondis 12" o:spid="_x0000_s1026" style="position:absolute;margin-left:150.6pt;margin-top:15.9pt;width:163.6pt;height:46.1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" fillcolor="#0070c0" strokecolor="#41719c" strokeweight="1pt">
                <v:fill color2="#0070c0" colors="0 #0070c0;22938f window;46531f window;1 #0070c0" focus="100%" type="gradient"/>
                <v:stroke joinstyle="miter"/>
                <w10:wrap anchorx="margin"/>
              </v:roundrect>
            </w:pict>
          </mc:Fallback>
        </mc:AlternateContent>
      </w:r>
    </w:p>
    <w:p w:rsidR="002D6F41" w:rsidRPr="002E1879" w:rsidRDefault="002D6F41" w:rsidP="002E1879">
      <w:pPr>
        <w:pStyle w:val="Titre1"/>
        <w:rPr>
          <w:lang w:val="fr-FR"/>
        </w:rPr>
      </w:pPr>
      <w:bookmarkStart w:id="128" w:name="_Toc214181650"/>
      <w:bookmarkStart w:id="129" w:name="_Toc214181668"/>
      <w:r w:rsidRPr="002D6F41">
        <w:rPr>
          <w:lang w:val="fr-FR"/>
        </w:rPr>
        <w:t>CONCLUSION</w:t>
      </w:r>
      <w:bookmarkEnd w:id="128"/>
      <w:bookmarkEnd w:id="129"/>
    </w:p>
    <w:p w:rsidR="006470D3" w:rsidRPr="006470D3" w:rsidRDefault="006470D3" w:rsidP="006470D3">
      <w:pPr>
        <w:spacing w:line="360" w:lineRule="auto"/>
        <w:jc w:val="both"/>
        <w:rPr>
          <w:rFonts w:ascii="Times New Roman" w:hAnsi="Times New Roman" w:cs="Times New Roman"/>
          <w:sz w:val="24"/>
          <w:szCs w:val="24"/>
          <w:lang w:val="fr-FR"/>
        </w:rPr>
      </w:pPr>
    </w:p>
    <w:p w:rsidR="002D6F41" w:rsidRDefault="002E1879" w:rsidP="006470D3">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6470D3" w:rsidRPr="006470D3">
        <w:rPr>
          <w:rFonts w:ascii="Times New Roman" w:hAnsi="Times New Roman" w:cs="Times New Roman"/>
          <w:sz w:val="24"/>
          <w:szCs w:val="24"/>
          <w:lang w:val="fr-FR"/>
        </w:rPr>
        <w:t xml:space="preserve">En somme, ce travail documentaire consacré aux genres musicaux camerounais nous a permis de découvrir la richesse, la diversité et l’originalité du patrimoine musical du Cameroun. Du </w:t>
      </w:r>
      <w:proofErr w:type="spellStart"/>
      <w:r w:rsidR="006470D3" w:rsidRPr="006470D3">
        <w:rPr>
          <w:rFonts w:ascii="Times New Roman" w:hAnsi="Times New Roman" w:cs="Times New Roman"/>
          <w:sz w:val="24"/>
          <w:szCs w:val="24"/>
          <w:lang w:val="fr-FR"/>
        </w:rPr>
        <w:t>makossa</w:t>
      </w:r>
      <w:proofErr w:type="spellEnd"/>
      <w:r w:rsidR="006470D3" w:rsidRPr="006470D3">
        <w:rPr>
          <w:rFonts w:ascii="Times New Roman" w:hAnsi="Times New Roman" w:cs="Times New Roman"/>
          <w:sz w:val="24"/>
          <w:szCs w:val="24"/>
          <w:lang w:val="fr-FR"/>
        </w:rPr>
        <w:t xml:space="preserve"> au </w:t>
      </w:r>
      <w:proofErr w:type="spellStart"/>
      <w:r w:rsidR="006470D3" w:rsidRPr="006470D3">
        <w:rPr>
          <w:rFonts w:ascii="Times New Roman" w:hAnsi="Times New Roman" w:cs="Times New Roman"/>
          <w:sz w:val="24"/>
          <w:szCs w:val="24"/>
          <w:lang w:val="fr-FR"/>
        </w:rPr>
        <w:t>mbolé</w:t>
      </w:r>
      <w:proofErr w:type="spellEnd"/>
      <w:r w:rsidR="006470D3" w:rsidRPr="006470D3">
        <w:rPr>
          <w:rFonts w:ascii="Times New Roman" w:hAnsi="Times New Roman" w:cs="Times New Roman"/>
          <w:sz w:val="24"/>
          <w:szCs w:val="24"/>
          <w:lang w:val="fr-FR"/>
        </w:rPr>
        <w:t xml:space="preserve">, en passant par le </w:t>
      </w:r>
      <w:proofErr w:type="spellStart"/>
      <w:r w:rsidR="006470D3" w:rsidRPr="006470D3">
        <w:rPr>
          <w:rFonts w:ascii="Times New Roman" w:hAnsi="Times New Roman" w:cs="Times New Roman"/>
          <w:sz w:val="24"/>
          <w:szCs w:val="24"/>
          <w:lang w:val="fr-FR"/>
        </w:rPr>
        <w:t>bikutsi</w:t>
      </w:r>
      <w:proofErr w:type="spellEnd"/>
      <w:r w:rsidR="006470D3" w:rsidRPr="006470D3">
        <w:rPr>
          <w:rFonts w:ascii="Times New Roman" w:hAnsi="Times New Roman" w:cs="Times New Roman"/>
          <w:sz w:val="24"/>
          <w:szCs w:val="24"/>
          <w:lang w:val="fr-FR"/>
        </w:rPr>
        <w:t>, l’</w:t>
      </w:r>
      <w:proofErr w:type="spellStart"/>
      <w:r w:rsidR="006470D3" w:rsidRPr="006470D3">
        <w:rPr>
          <w:rFonts w:ascii="Times New Roman" w:hAnsi="Times New Roman" w:cs="Times New Roman"/>
          <w:sz w:val="24"/>
          <w:szCs w:val="24"/>
          <w:lang w:val="fr-FR"/>
        </w:rPr>
        <w:t>assiko</w:t>
      </w:r>
      <w:proofErr w:type="spellEnd"/>
      <w:r w:rsidR="006470D3" w:rsidRPr="006470D3">
        <w:rPr>
          <w:rFonts w:ascii="Times New Roman" w:hAnsi="Times New Roman" w:cs="Times New Roman"/>
          <w:sz w:val="24"/>
          <w:szCs w:val="24"/>
          <w:lang w:val="fr-FR"/>
        </w:rPr>
        <w:t xml:space="preserve">, le </w:t>
      </w:r>
      <w:proofErr w:type="spellStart"/>
      <w:r w:rsidR="006470D3" w:rsidRPr="006470D3">
        <w:rPr>
          <w:rFonts w:ascii="Times New Roman" w:hAnsi="Times New Roman" w:cs="Times New Roman"/>
          <w:sz w:val="24"/>
          <w:szCs w:val="24"/>
          <w:lang w:val="fr-FR"/>
        </w:rPr>
        <w:t>mangambeu</w:t>
      </w:r>
      <w:proofErr w:type="spellEnd"/>
      <w:r w:rsidR="006470D3" w:rsidRPr="006470D3">
        <w:rPr>
          <w:rFonts w:ascii="Times New Roman" w:hAnsi="Times New Roman" w:cs="Times New Roman"/>
          <w:sz w:val="24"/>
          <w:szCs w:val="24"/>
          <w:lang w:val="fr-FR"/>
        </w:rPr>
        <w:t xml:space="preserve">, le </w:t>
      </w:r>
      <w:proofErr w:type="spellStart"/>
      <w:r w:rsidR="006470D3" w:rsidRPr="006470D3">
        <w:rPr>
          <w:rFonts w:ascii="Times New Roman" w:hAnsi="Times New Roman" w:cs="Times New Roman"/>
          <w:sz w:val="24"/>
          <w:szCs w:val="24"/>
          <w:lang w:val="fr-FR"/>
        </w:rPr>
        <w:t>bend</w:t>
      </w:r>
      <w:proofErr w:type="spellEnd"/>
      <w:r w:rsidR="006470D3" w:rsidRPr="006470D3">
        <w:rPr>
          <w:rFonts w:ascii="Times New Roman" w:hAnsi="Times New Roman" w:cs="Times New Roman"/>
          <w:sz w:val="24"/>
          <w:szCs w:val="24"/>
          <w:lang w:val="fr-FR"/>
        </w:rPr>
        <w:t>-skin ou encore l’</w:t>
      </w:r>
      <w:proofErr w:type="spellStart"/>
      <w:r w:rsidR="006470D3" w:rsidRPr="006470D3">
        <w:rPr>
          <w:rFonts w:ascii="Times New Roman" w:hAnsi="Times New Roman" w:cs="Times New Roman"/>
          <w:sz w:val="24"/>
          <w:szCs w:val="24"/>
          <w:lang w:val="fr-FR"/>
        </w:rPr>
        <w:t>ambass</w:t>
      </w:r>
      <w:proofErr w:type="spellEnd"/>
      <w:r w:rsidR="006470D3" w:rsidRPr="006470D3">
        <w:rPr>
          <w:rFonts w:ascii="Times New Roman" w:hAnsi="Times New Roman" w:cs="Times New Roman"/>
          <w:sz w:val="24"/>
          <w:szCs w:val="24"/>
          <w:lang w:val="fr-FR"/>
        </w:rPr>
        <w:t>-bey, chaque genre musical porte l’identité culturelle d’un peuple, traduit son vécu, ses valeurs, ses luttes et ses aspirations. Malgré les difficultés rencontrées, notamment lors de la collecte des données ou le manque de sources écrites, nous avons pu rassembler des informations pertinentes</w:t>
      </w:r>
      <w:r>
        <w:rPr>
          <w:rFonts w:ascii="Times New Roman" w:hAnsi="Times New Roman" w:cs="Times New Roman"/>
          <w:sz w:val="24"/>
          <w:szCs w:val="24"/>
          <w:lang w:val="fr-FR"/>
        </w:rPr>
        <w:t xml:space="preserve"> qui mettent en lumière l’évolution </w:t>
      </w:r>
      <w:r w:rsidR="006470D3" w:rsidRPr="006470D3">
        <w:rPr>
          <w:rFonts w:ascii="Times New Roman" w:hAnsi="Times New Roman" w:cs="Times New Roman"/>
          <w:sz w:val="24"/>
          <w:szCs w:val="24"/>
          <w:lang w:val="fr-FR"/>
        </w:rPr>
        <w:t>de la musique dans la socié</w:t>
      </w:r>
      <w:r>
        <w:rPr>
          <w:rFonts w:ascii="Times New Roman" w:hAnsi="Times New Roman" w:cs="Times New Roman"/>
          <w:sz w:val="24"/>
          <w:szCs w:val="24"/>
          <w:lang w:val="fr-FR"/>
        </w:rPr>
        <w:t>té camerounaise. Ce document</w:t>
      </w:r>
      <w:r w:rsidR="006470D3" w:rsidRPr="006470D3">
        <w:rPr>
          <w:rFonts w:ascii="Times New Roman" w:hAnsi="Times New Roman" w:cs="Times New Roman"/>
          <w:sz w:val="24"/>
          <w:szCs w:val="24"/>
          <w:lang w:val="fr-FR"/>
        </w:rPr>
        <w:t xml:space="preserve"> n’est pas seulement un outil de connaissance, mais aussi un hommage aux artistes et à la créativité populaire, qui continuent de faire vivre ces rythmes à travers les générations.</w:t>
      </w:r>
    </w:p>
    <w:p w:rsidR="002D6F41" w:rsidRDefault="002D6F41" w:rsidP="00EA1E8E">
      <w:pPr>
        <w:spacing w:line="360" w:lineRule="auto"/>
        <w:jc w:val="both"/>
        <w:rPr>
          <w:rFonts w:ascii="Times New Roman" w:hAnsi="Times New Roman" w:cs="Times New Roman"/>
          <w:sz w:val="24"/>
          <w:szCs w:val="24"/>
          <w:lang w:val="fr-FR"/>
        </w:rPr>
      </w:pPr>
    </w:p>
    <w:p w:rsidR="002D6F41" w:rsidRDefault="002D6F41" w:rsidP="00EA1E8E">
      <w:pPr>
        <w:spacing w:line="360" w:lineRule="auto"/>
        <w:jc w:val="both"/>
        <w:rPr>
          <w:rFonts w:ascii="Times New Roman" w:hAnsi="Times New Roman" w:cs="Times New Roman"/>
          <w:sz w:val="24"/>
          <w:szCs w:val="24"/>
          <w:lang w:val="fr-FR"/>
        </w:rPr>
      </w:pPr>
    </w:p>
    <w:p w:rsidR="002D6F41" w:rsidRDefault="002D6F41">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2D6F41" w:rsidRDefault="002D6F41" w:rsidP="00EA1E8E">
      <w:pPr>
        <w:spacing w:line="360" w:lineRule="auto"/>
        <w:jc w:val="both"/>
        <w:rPr>
          <w:rFonts w:ascii="Times New Roman" w:hAnsi="Times New Roman" w:cs="Times New Roman"/>
          <w:sz w:val="24"/>
          <w:szCs w:val="24"/>
          <w:lang w:val="fr-FR"/>
        </w:rPr>
      </w:pPr>
      <w:r>
        <w:rPr>
          <w:noProof/>
          <w:lang w:val="fr-FR" w:eastAsia="fr-FR"/>
        </w:rPr>
        <w:lastRenderedPageBreak/>
        <mc:AlternateContent>
          <mc:Choice Requires="wps">
            <w:drawing>
              <wp:anchor distT="0" distB="0" distL="114300" distR="114300" simplePos="0" relativeHeight="251698176" behindDoc="1" locked="0" layoutInCell="1" allowOverlap="1" wp14:anchorId="2D1B4C45" wp14:editId="0B49AF3D">
                <wp:simplePos x="0" y="0"/>
                <wp:positionH relativeFrom="margin">
                  <wp:posOffset>1997662</wp:posOffset>
                </wp:positionH>
                <wp:positionV relativeFrom="paragraph">
                  <wp:posOffset>170791</wp:posOffset>
                </wp:positionV>
                <wp:extent cx="2077517" cy="585216"/>
                <wp:effectExtent l="0" t="0" r="18415" b="24765"/>
                <wp:wrapNone/>
                <wp:docPr id="23" name="Rectangle à coins arrondis 23"/>
                <wp:cNvGraphicFramePr/>
                <a:graphic xmlns:a="http://schemas.openxmlformats.org/drawingml/2006/main">
                  <a:graphicData uri="http://schemas.microsoft.com/office/word/2010/wordprocessingShape">
                    <wps:wsp>
                      <wps:cNvSpPr/>
                      <wps:spPr>
                        <a:xfrm>
                          <a:off x="0" y="0"/>
                          <a:ext cx="2077517" cy="585216"/>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432A92" id="Rectangle à coins arrondis 23" o:spid="_x0000_s1026" style="position:absolute;margin-left:157.3pt;margin-top:13.45pt;width:163.6pt;height:46.1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" fillcolor="#0070c0" strokecolor="#41719c" strokeweight="1pt">
                <v:fill color2="#0070c0" colors="0 #0070c0;22938f window;46531f window;1 #0070c0" focus="100%" type="gradient"/>
                <v:stroke joinstyle="miter"/>
                <w10:wrap anchorx="margin"/>
              </v:roundrect>
            </w:pict>
          </mc:Fallback>
        </mc:AlternateContent>
      </w:r>
    </w:p>
    <w:p w:rsidR="00EA1E8E" w:rsidRDefault="00EA1E8E" w:rsidP="00EA1E8E">
      <w:pPr>
        <w:pStyle w:val="Titre1"/>
        <w:rPr>
          <w:lang w:val="fr-FR"/>
        </w:rPr>
      </w:pPr>
      <w:bookmarkStart w:id="130" w:name="_Toc213138605"/>
      <w:bookmarkStart w:id="131" w:name="_Toc213138622"/>
      <w:bookmarkStart w:id="132" w:name="_Toc214181651"/>
      <w:bookmarkStart w:id="133" w:name="_Toc214181669"/>
      <w:r w:rsidRPr="00785B79">
        <w:rPr>
          <w:lang w:val="fr-FR"/>
        </w:rPr>
        <w:t>BIBLIOGRAPHIE</w:t>
      </w:r>
      <w:bookmarkEnd w:id="130"/>
      <w:bookmarkEnd w:id="131"/>
      <w:bookmarkEnd w:id="132"/>
      <w:bookmarkEnd w:id="133"/>
    </w:p>
    <w:p w:rsidR="00EA1E8E" w:rsidRPr="00785B79" w:rsidRDefault="00EA1E8E" w:rsidP="00EA1E8E">
      <w:pPr>
        <w:spacing w:line="360" w:lineRule="auto"/>
        <w:jc w:val="both"/>
        <w:rPr>
          <w:rFonts w:ascii="Times New Roman" w:hAnsi="Times New Roman" w:cs="Times New Roman"/>
          <w:sz w:val="24"/>
          <w:szCs w:val="24"/>
          <w:lang w:val="fr-FR"/>
        </w:rPr>
      </w:pPr>
    </w:p>
    <w:p w:rsidR="00EA1E8E" w:rsidRPr="00EA1E8E" w:rsidRDefault="00EA1E8E" w:rsidP="00EA1E8E">
      <w:pPr>
        <w:pStyle w:val="Paragraphedeliste"/>
        <w:numPr>
          <w:ilvl w:val="0"/>
          <w:numId w:val="11"/>
        </w:numPr>
        <w:spacing w:line="360" w:lineRule="auto"/>
        <w:jc w:val="both"/>
        <w:rPr>
          <w:rFonts w:ascii="Times New Roman" w:hAnsi="Times New Roman" w:cs="Times New Roman"/>
          <w:sz w:val="24"/>
          <w:szCs w:val="24"/>
          <w:lang w:val="fr-FR"/>
        </w:rPr>
      </w:pPr>
      <w:r w:rsidRPr="00EA1E8E">
        <w:rPr>
          <w:rFonts w:ascii="Times New Roman" w:hAnsi="Times New Roman" w:cs="Times New Roman"/>
          <w:sz w:val="24"/>
          <w:szCs w:val="24"/>
          <w:lang w:val="fr-FR"/>
        </w:rPr>
        <w:t xml:space="preserve">100 titres clés de la variété camerounaise 1950-2000 de </w:t>
      </w:r>
      <w:proofErr w:type="spellStart"/>
      <w:r w:rsidRPr="00EA1E8E">
        <w:rPr>
          <w:rFonts w:ascii="Times New Roman" w:hAnsi="Times New Roman" w:cs="Times New Roman"/>
          <w:sz w:val="24"/>
          <w:szCs w:val="24"/>
          <w:lang w:val="fr-FR"/>
        </w:rPr>
        <w:t>Heyndricks</w:t>
      </w:r>
      <w:proofErr w:type="spellEnd"/>
      <w:r w:rsidRPr="00EA1E8E">
        <w:rPr>
          <w:rFonts w:ascii="Times New Roman" w:hAnsi="Times New Roman" w:cs="Times New Roman"/>
          <w:sz w:val="24"/>
          <w:szCs w:val="24"/>
          <w:lang w:val="fr-FR"/>
        </w:rPr>
        <w:t xml:space="preserve"> N. BILE, Thierry MINKO’O, </w:t>
      </w:r>
      <w:proofErr w:type="spellStart"/>
      <w:r w:rsidRPr="00EA1E8E">
        <w:rPr>
          <w:rFonts w:ascii="Times New Roman" w:hAnsi="Times New Roman" w:cs="Times New Roman"/>
          <w:sz w:val="24"/>
          <w:szCs w:val="24"/>
          <w:lang w:val="fr-FR"/>
        </w:rPr>
        <w:t>Kaisa</w:t>
      </w:r>
      <w:proofErr w:type="spellEnd"/>
      <w:r w:rsidRPr="00EA1E8E">
        <w:rPr>
          <w:rFonts w:ascii="Times New Roman" w:hAnsi="Times New Roman" w:cs="Times New Roman"/>
          <w:sz w:val="24"/>
          <w:szCs w:val="24"/>
          <w:lang w:val="fr-FR"/>
        </w:rPr>
        <w:t xml:space="preserve"> PAKITO</w:t>
      </w:r>
    </w:p>
    <w:p w:rsidR="00EA1E8E" w:rsidRPr="00EA1E8E" w:rsidRDefault="00EA1E8E" w:rsidP="00EA1E8E">
      <w:pPr>
        <w:pStyle w:val="Paragraphedeliste"/>
        <w:numPr>
          <w:ilvl w:val="0"/>
          <w:numId w:val="11"/>
        </w:numPr>
        <w:spacing w:line="360" w:lineRule="auto"/>
        <w:jc w:val="both"/>
        <w:rPr>
          <w:rFonts w:ascii="Times New Roman" w:hAnsi="Times New Roman" w:cs="Times New Roman"/>
          <w:sz w:val="24"/>
          <w:szCs w:val="24"/>
          <w:lang w:val="fr-FR"/>
        </w:rPr>
      </w:pPr>
      <w:r w:rsidRPr="00EA1E8E">
        <w:rPr>
          <w:rFonts w:ascii="Times New Roman" w:hAnsi="Times New Roman" w:cs="Times New Roman"/>
          <w:sz w:val="24"/>
          <w:szCs w:val="24"/>
          <w:lang w:val="fr-FR"/>
        </w:rPr>
        <w:t>Les systèmes et cultures en pays bamiléké (ouest Cameroun) de Kleitz GRILLES</w:t>
      </w:r>
    </w:p>
    <w:p w:rsidR="00EA1E8E" w:rsidRPr="00EA1E8E" w:rsidRDefault="00EA1E8E" w:rsidP="00EA1E8E">
      <w:pPr>
        <w:pStyle w:val="Paragraphedeliste"/>
        <w:numPr>
          <w:ilvl w:val="0"/>
          <w:numId w:val="11"/>
        </w:numPr>
        <w:spacing w:line="360" w:lineRule="auto"/>
        <w:jc w:val="both"/>
        <w:rPr>
          <w:rFonts w:ascii="Times New Roman" w:hAnsi="Times New Roman" w:cs="Times New Roman"/>
          <w:sz w:val="24"/>
          <w:szCs w:val="24"/>
          <w:lang w:val="fr-FR"/>
        </w:rPr>
      </w:pPr>
      <w:r w:rsidRPr="00EA1E8E">
        <w:rPr>
          <w:rFonts w:ascii="Times New Roman" w:hAnsi="Times New Roman" w:cs="Times New Roman"/>
          <w:sz w:val="24"/>
          <w:szCs w:val="24"/>
          <w:lang w:val="fr-FR"/>
        </w:rPr>
        <w:t xml:space="preserve">Musique urbaine Camerounaise de Gérard MBE </w:t>
      </w:r>
    </w:p>
    <w:p w:rsidR="00EA1E8E" w:rsidRPr="00EA1E8E" w:rsidRDefault="00EA1E8E" w:rsidP="00EA1E8E">
      <w:pPr>
        <w:pStyle w:val="Paragraphedeliste"/>
        <w:numPr>
          <w:ilvl w:val="0"/>
          <w:numId w:val="11"/>
        </w:numPr>
        <w:spacing w:line="360" w:lineRule="auto"/>
        <w:jc w:val="both"/>
        <w:rPr>
          <w:rFonts w:ascii="Times New Roman" w:hAnsi="Times New Roman" w:cs="Times New Roman"/>
          <w:sz w:val="24"/>
          <w:szCs w:val="24"/>
          <w:lang w:val="fr-FR"/>
        </w:rPr>
      </w:pPr>
      <w:r w:rsidRPr="00EA1E8E">
        <w:rPr>
          <w:rFonts w:ascii="Times New Roman" w:hAnsi="Times New Roman" w:cs="Times New Roman"/>
          <w:sz w:val="24"/>
          <w:szCs w:val="24"/>
          <w:lang w:val="fr-FR"/>
        </w:rPr>
        <w:t>Les icones de la musique Camerounaise de Arol KETCHIEMEN</w:t>
      </w:r>
    </w:p>
    <w:p w:rsidR="00EA1E8E" w:rsidRPr="00EA1E8E" w:rsidRDefault="00EA1E8E" w:rsidP="00EA1E8E">
      <w:pPr>
        <w:pStyle w:val="Paragraphedeliste"/>
        <w:numPr>
          <w:ilvl w:val="0"/>
          <w:numId w:val="11"/>
        </w:numPr>
        <w:spacing w:line="360" w:lineRule="auto"/>
        <w:jc w:val="both"/>
        <w:rPr>
          <w:rFonts w:ascii="Times New Roman" w:hAnsi="Times New Roman" w:cs="Times New Roman"/>
          <w:sz w:val="24"/>
          <w:szCs w:val="24"/>
          <w:lang w:val="fr-FR"/>
        </w:rPr>
      </w:pPr>
      <w:r w:rsidRPr="00EA1E8E">
        <w:rPr>
          <w:rFonts w:ascii="Times New Roman" w:hAnsi="Times New Roman" w:cs="Times New Roman"/>
          <w:sz w:val="24"/>
          <w:szCs w:val="24"/>
          <w:lang w:val="fr-FR"/>
        </w:rPr>
        <w:t xml:space="preserve">La passion du </w:t>
      </w:r>
      <w:proofErr w:type="spellStart"/>
      <w:r w:rsidRPr="00EA1E8E">
        <w:rPr>
          <w:rFonts w:ascii="Times New Roman" w:hAnsi="Times New Roman" w:cs="Times New Roman"/>
          <w:sz w:val="24"/>
          <w:szCs w:val="24"/>
          <w:lang w:val="fr-FR"/>
        </w:rPr>
        <w:t>bikutsi</w:t>
      </w:r>
      <w:proofErr w:type="spellEnd"/>
      <w:r w:rsidRPr="00EA1E8E">
        <w:rPr>
          <w:rFonts w:ascii="Times New Roman" w:hAnsi="Times New Roman" w:cs="Times New Roman"/>
          <w:sz w:val="24"/>
          <w:szCs w:val="24"/>
          <w:lang w:val="fr-FR"/>
        </w:rPr>
        <w:t xml:space="preserve"> de Joseph FUMTIN et Anne </w:t>
      </w:r>
      <w:proofErr w:type="spellStart"/>
      <w:r w:rsidRPr="00EA1E8E">
        <w:rPr>
          <w:rFonts w:ascii="Times New Roman" w:hAnsi="Times New Roman" w:cs="Times New Roman"/>
          <w:sz w:val="24"/>
          <w:szCs w:val="24"/>
          <w:lang w:val="fr-FR"/>
        </w:rPr>
        <w:t>Cillon</w:t>
      </w:r>
      <w:proofErr w:type="spellEnd"/>
      <w:r w:rsidRPr="00EA1E8E">
        <w:rPr>
          <w:rFonts w:ascii="Times New Roman" w:hAnsi="Times New Roman" w:cs="Times New Roman"/>
          <w:sz w:val="24"/>
          <w:szCs w:val="24"/>
          <w:lang w:val="fr-FR"/>
        </w:rPr>
        <w:t xml:space="preserve"> PERRY, Essai ; février 2013</w:t>
      </w:r>
    </w:p>
    <w:p w:rsidR="003D73E7" w:rsidRPr="003D73E7" w:rsidRDefault="003D73E7" w:rsidP="00EA1E8E">
      <w:pPr>
        <w:spacing w:before="120" w:after="120" w:line="360" w:lineRule="auto"/>
        <w:jc w:val="both"/>
        <w:rPr>
          <w:rFonts w:ascii="Times New Roman" w:hAnsi="Times New Roman" w:cs="Times New Roman"/>
          <w:b/>
          <w:sz w:val="10"/>
          <w:szCs w:val="24"/>
          <w:lang w:val="fr-FR"/>
        </w:rPr>
      </w:pPr>
    </w:p>
    <w:p w:rsidR="00172D51" w:rsidRDefault="00172D51" w:rsidP="00EA1E8E">
      <w:pPr>
        <w:spacing w:before="120" w:after="120" w:line="360" w:lineRule="auto"/>
        <w:jc w:val="both"/>
        <w:rPr>
          <w:rFonts w:ascii="Times New Roman" w:hAnsi="Times New Roman" w:cs="Times New Roman"/>
          <w:b/>
          <w:sz w:val="24"/>
          <w:szCs w:val="24"/>
          <w:lang w:val="fr-FR"/>
        </w:rPr>
      </w:pPr>
    </w:p>
    <w:p w:rsidR="00172D51" w:rsidRDefault="00172D51" w:rsidP="00EA1E8E">
      <w:pPr>
        <w:spacing w:before="120" w:after="120" w:line="360" w:lineRule="auto"/>
        <w:jc w:val="both"/>
        <w:rPr>
          <w:rFonts w:ascii="Times New Roman" w:hAnsi="Times New Roman" w:cs="Times New Roman"/>
          <w:b/>
          <w:sz w:val="24"/>
          <w:szCs w:val="24"/>
          <w:lang w:val="fr-FR"/>
        </w:rPr>
      </w:pPr>
    </w:p>
    <w:p w:rsidR="00537933" w:rsidRPr="00C84282" w:rsidRDefault="00537933" w:rsidP="00C84282">
      <w:pPr>
        <w:rPr>
          <w:rFonts w:ascii="Times New Roman" w:hAnsi="Times New Roman" w:cs="Times New Roman"/>
          <w:b/>
          <w:sz w:val="24"/>
          <w:szCs w:val="24"/>
          <w:lang w:val="fr-FR"/>
        </w:rPr>
      </w:pPr>
    </w:p>
    <w:p w:rsidR="00537933" w:rsidRPr="00EC5185" w:rsidRDefault="00537933" w:rsidP="00EC5185">
      <w:pPr>
        <w:pStyle w:val="Paragraphedeliste"/>
        <w:spacing w:before="120" w:after="120" w:line="360" w:lineRule="auto"/>
        <w:ind w:left="360"/>
        <w:jc w:val="both"/>
        <w:rPr>
          <w:rFonts w:ascii="Times New Roman" w:hAnsi="Times New Roman" w:cs="Times New Roman"/>
          <w:color w:val="000000" w:themeColor="text1"/>
          <w:sz w:val="24"/>
          <w:szCs w:val="24"/>
          <w:lang w:val="fr-FR"/>
        </w:rPr>
      </w:pPr>
    </w:p>
    <w:p w:rsidR="00906FC8" w:rsidRDefault="00906FC8" w:rsidP="00EA1E8E">
      <w:pPr>
        <w:spacing w:before="120" w:after="120" w:line="360" w:lineRule="auto"/>
        <w:jc w:val="both"/>
        <w:rPr>
          <w:rFonts w:ascii="Times New Roman" w:hAnsi="Times New Roman" w:cs="Times New Roman"/>
          <w:b/>
          <w:sz w:val="24"/>
          <w:szCs w:val="24"/>
          <w:lang w:val="fr-FR"/>
        </w:rPr>
      </w:pPr>
    </w:p>
    <w:p w:rsidR="00906FC8" w:rsidRDefault="00906FC8" w:rsidP="00906FC8">
      <w:pPr>
        <w:spacing w:before="120" w:after="120" w:line="360" w:lineRule="auto"/>
        <w:jc w:val="both"/>
        <w:rPr>
          <w:rFonts w:ascii="Times New Roman" w:hAnsi="Times New Roman" w:cs="Times New Roman"/>
          <w:b/>
          <w:sz w:val="24"/>
          <w:szCs w:val="24"/>
          <w:lang w:val="fr-FR"/>
        </w:rPr>
      </w:pPr>
    </w:p>
    <w:p w:rsidR="00906FC8" w:rsidRDefault="00906FC8" w:rsidP="00906FC8">
      <w:pPr>
        <w:spacing w:before="120" w:after="120" w:line="360" w:lineRule="auto"/>
        <w:jc w:val="both"/>
        <w:rPr>
          <w:rFonts w:ascii="Times New Roman" w:hAnsi="Times New Roman" w:cs="Times New Roman"/>
          <w:b/>
          <w:sz w:val="24"/>
          <w:szCs w:val="24"/>
          <w:lang w:val="fr-FR"/>
        </w:rPr>
      </w:pPr>
    </w:p>
    <w:p w:rsidR="00906FC8" w:rsidRDefault="00906FC8" w:rsidP="00906FC8">
      <w:pPr>
        <w:spacing w:before="120" w:after="120" w:line="360" w:lineRule="auto"/>
        <w:jc w:val="both"/>
        <w:rPr>
          <w:rFonts w:ascii="Times New Roman" w:hAnsi="Times New Roman" w:cs="Times New Roman"/>
          <w:b/>
          <w:sz w:val="24"/>
          <w:szCs w:val="24"/>
          <w:lang w:val="fr-FR"/>
        </w:rPr>
      </w:pPr>
    </w:p>
    <w:p w:rsidR="00906FC8" w:rsidRDefault="00906FC8" w:rsidP="00906FC8">
      <w:pPr>
        <w:spacing w:before="120" w:after="120" w:line="360" w:lineRule="auto"/>
        <w:jc w:val="both"/>
        <w:rPr>
          <w:rFonts w:ascii="Times New Roman" w:hAnsi="Times New Roman" w:cs="Times New Roman"/>
          <w:b/>
          <w:sz w:val="24"/>
          <w:szCs w:val="24"/>
          <w:lang w:val="fr-FR"/>
        </w:rPr>
      </w:pPr>
    </w:p>
    <w:p w:rsidR="009A20CF" w:rsidRDefault="00172D51">
      <w:pPr>
        <w:rPr>
          <w:rFonts w:ascii="Times New Roman" w:hAnsi="Times New Roman" w:cs="Times New Roman"/>
          <w:b/>
          <w:sz w:val="24"/>
          <w:szCs w:val="24"/>
          <w:lang w:val="fr-FR"/>
        </w:rPr>
      </w:pPr>
      <w:r>
        <w:rPr>
          <w:rFonts w:ascii="Times New Roman" w:hAnsi="Times New Roman" w:cs="Times New Roman"/>
          <w:b/>
          <w:sz w:val="24"/>
          <w:szCs w:val="24"/>
          <w:lang w:val="fr-FR"/>
        </w:rPr>
        <w:br w:type="page"/>
      </w:r>
    </w:p>
    <w:p w:rsidR="009A20CF" w:rsidRDefault="009A20CF">
      <w:pPr>
        <w:rPr>
          <w:rFonts w:ascii="Times New Roman" w:hAnsi="Times New Roman" w:cs="Times New Roman"/>
          <w:b/>
          <w:sz w:val="24"/>
          <w:szCs w:val="24"/>
          <w:lang w:val="fr-FR"/>
        </w:rPr>
      </w:pPr>
      <w:r>
        <w:rPr>
          <w:noProof/>
          <w:lang w:val="fr-FR" w:eastAsia="fr-FR"/>
        </w:rPr>
        <w:lastRenderedPageBreak/>
        <mc:AlternateContent>
          <mc:Choice Requires="wps">
            <w:drawing>
              <wp:anchor distT="0" distB="0" distL="114300" distR="114300" simplePos="0" relativeHeight="251696128" behindDoc="1" locked="0" layoutInCell="1" allowOverlap="1" wp14:anchorId="68E80062" wp14:editId="276399DA">
                <wp:simplePos x="0" y="0"/>
                <wp:positionH relativeFrom="margin">
                  <wp:align>center</wp:align>
                </wp:positionH>
                <wp:positionV relativeFrom="paragraph">
                  <wp:posOffset>68580</wp:posOffset>
                </wp:positionV>
                <wp:extent cx="2589580" cy="687629"/>
                <wp:effectExtent l="0" t="0" r="20320" b="17780"/>
                <wp:wrapNone/>
                <wp:docPr id="5" name="Rectangle à coins arrondis 5"/>
                <wp:cNvGraphicFramePr/>
                <a:graphic xmlns:a="http://schemas.openxmlformats.org/drawingml/2006/main">
                  <a:graphicData uri="http://schemas.microsoft.com/office/word/2010/wordprocessingShape">
                    <wps:wsp>
                      <wps:cNvSpPr/>
                      <wps:spPr>
                        <a:xfrm>
                          <a:off x="0" y="0"/>
                          <a:ext cx="2589580" cy="687629"/>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40213" id="Rectangle à coins arrondis 5" o:spid="_x0000_s1026" style="position:absolute;margin-left:0;margin-top:5.4pt;width:203.9pt;height:54.15pt;z-index:-25162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" fillcolor="#0070c0" strokecolor="#41719c" strokeweight="1pt">
                <v:fill color2="#0070c0" colors="0 #0070c0;22938f window;46531f window;1 #0070c0" focus="100%" type="gradient"/>
                <v:stroke joinstyle="miter"/>
                <w10:wrap anchorx="margin"/>
              </v:roundrect>
            </w:pict>
          </mc:Fallback>
        </mc:AlternateContent>
      </w:r>
    </w:p>
    <w:p w:rsidR="00172D51" w:rsidRDefault="009A20CF" w:rsidP="009A20CF">
      <w:pPr>
        <w:pStyle w:val="Titre1"/>
        <w:rPr>
          <w:lang w:val="fr-FR"/>
        </w:rPr>
      </w:pPr>
      <w:bookmarkStart w:id="134" w:name="_Toc214181652"/>
      <w:bookmarkStart w:id="135" w:name="_Toc214181670"/>
      <w:r>
        <w:rPr>
          <w:lang w:val="fr-FR"/>
        </w:rPr>
        <w:t>INDEX DES AUTEURS</w:t>
      </w:r>
      <w:bookmarkEnd w:id="134"/>
      <w:bookmarkEnd w:id="135"/>
    </w:p>
    <w:p w:rsidR="009A20CF" w:rsidRDefault="009A20CF">
      <w:pPr>
        <w:rPr>
          <w:rFonts w:ascii="Times New Roman" w:hAnsi="Times New Roman" w:cs="Times New Roman"/>
          <w:b/>
          <w:sz w:val="24"/>
          <w:szCs w:val="24"/>
          <w:lang w:val="fr-FR"/>
        </w:rPr>
      </w:pPr>
    </w:p>
    <w:p w:rsidR="001747D1" w:rsidRPr="001747D1" w:rsidRDefault="001747D1" w:rsidP="00844616">
      <w:pPr>
        <w:spacing w:line="360" w:lineRule="auto"/>
        <w:jc w:val="both"/>
        <w:rPr>
          <w:rFonts w:ascii="Times New Roman" w:hAnsi="Times New Roman" w:cs="Times New Roman"/>
          <w:b/>
          <w:noProof/>
          <w:sz w:val="24"/>
          <w:szCs w:val="24"/>
        </w:rPr>
        <w:sectPr w:rsidR="001747D1" w:rsidRPr="001747D1" w:rsidSect="001747D1">
          <w:footerReference w:type="default" r:id="rId85"/>
          <w:pgSz w:w="12240" w:h="15840"/>
          <w:pgMar w:top="1417" w:right="1417" w:bottom="1417" w:left="1417" w:header="708" w:footer="708" w:gutter="0"/>
          <w:pgNumType w:start="1"/>
          <w:cols w:space="708"/>
          <w:docGrid w:linePitch="360"/>
        </w:sectPr>
      </w:pPr>
      <w:r w:rsidRPr="001747D1">
        <w:rPr>
          <w:rFonts w:ascii="Times New Roman" w:hAnsi="Times New Roman" w:cs="Times New Roman"/>
          <w:b/>
          <w:sz w:val="24"/>
          <w:szCs w:val="24"/>
        </w:rPr>
        <w:fldChar w:fldCharType="begin"/>
      </w:r>
      <w:r w:rsidRPr="001747D1">
        <w:rPr>
          <w:rFonts w:ascii="Times New Roman" w:hAnsi="Times New Roman" w:cs="Times New Roman"/>
          <w:b/>
          <w:sz w:val="24"/>
          <w:szCs w:val="24"/>
        </w:rPr>
        <w:instrText xml:space="preserve"> INDEX \c "2" \z "1036" </w:instrText>
      </w:r>
      <w:r w:rsidRPr="001747D1">
        <w:rPr>
          <w:rFonts w:ascii="Times New Roman" w:hAnsi="Times New Roman" w:cs="Times New Roman"/>
          <w:b/>
          <w:sz w:val="24"/>
          <w:szCs w:val="24"/>
        </w:rPr>
        <w:fldChar w:fldCharType="separate"/>
      </w:r>
    </w:p>
    <w:p w:rsid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Pr>
          <w:rFonts w:ascii="Times New Roman" w:eastAsia="Times New Roman" w:hAnsi="Times New Roman" w:cs="Times New Roman"/>
          <w:b/>
          <w:noProof/>
          <w:color w:val="212529"/>
          <w:sz w:val="24"/>
          <w:szCs w:val="24"/>
          <w:lang w:val="fr-CM"/>
        </w:rPr>
        <w:lastRenderedPageBreak/>
        <w:t>A</w:t>
      </w:r>
    </w:p>
    <w:p w:rsidR="001747D1" w:rsidRPr="00844616" w:rsidRDefault="001747D1" w:rsidP="00844616">
      <w:pPr>
        <w:pStyle w:val="Index1"/>
        <w:tabs>
          <w:tab w:val="right" w:leader="dot" w:pos="4333"/>
        </w:tabs>
        <w:spacing w:line="360" w:lineRule="auto"/>
        <w:jc w:val="both"/>
        <w:rPr>
          <w:rFonts w:ascii="Times New Roman" w:eastAsia="Times New Roman" w:hAnsi="Times New Roman" w:cs="Times New Roman"/>
          <w:b/>
          <w:noProof/>
          <w:color w:val="212529"/>
          <w:sz w:val="16"/>
          <w:szCs w:val="24"/>
          <w:lang w:val="fr-CM"/>
        </w:rPr>
      </w:pPr>
    </w:p>
    <w:p w:rsidR="001747D1" w:rsidRP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eastAsia="Times New Roman" w:hAnsi="Times New Roman" w:cs="Times New Roman"/>
          <w:b/>
          <w:noProof/>
          <w:color w:val="212529"/>
          <w:sz w:val="24"/>
          <w:szCs w:val="24"/>
          <w:lang w:val="fr-CM"/>
        </w:rPr>
        <w:t>André Marie TALA</w:t>
      </w:r>
      <w:r w:rsidRPr="001747D1">
        <w:rPr>
          <w:rFonts w:ascii="Times New Roman" w:hAnsi="Times New Roman" w:cs="Times New Roman"/>
          <w:noProof/>
          <w:sz w:val="24"/>
          <w:szCs w:val="24"/>
        </w:rPr>
        <w:t>, 33</w:t>
      </w: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E</w:t>
      </w:r>
    </w:p>
    <w:p w:rsidR="00844616" w:rsidRPr="00844616" w:rsidRDefault="00844616" w:rsidP="00844616">
      <w:pPr>
        <w:pStyle w:val="Index1"/>
        <w:tabs>
          <w:tab w:val="right" w:leader="dot" w:pos="4333"/>
        </w:tabs>
        <w:spacing w:line="360" w:lineRule="auto"/>
        <w:jc w:val="both"/>
        <w:rPr>
          <w:rFonts w:ascii="Times New Roman" w:hAnsi="Times New Roman" w:cs="Times New Roman"/>
          <w:b/>
          <w:noProof/>
          <w:sz w:val="12"/>
          <w:szCs w:val="24"/>
        </w:rPr>
      </w:pPr>
    </w:p>
    <w:p w:rsid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b/>
          <w:noProof/>
          <w:sz w:val="24"/>
          <w:szCs w:val="24"/>
        </w:rPr>
        <w:t>EBOGO Emérant</w:t>
      </w:r>
      <w:r w:rsidRPr="001747D1">
        <w:rPr>
          <w:rFonts w:ascii="Times New Roman" w:hAnsi="Times New Roman" w:cs="Times New Roman"/>
          <w:noProof/>
          <w:sz w:val="24"/>
          <w:szCs w:val="24"/>
        </w:rPr>
        <w:t>, 18</w:t>
      </w:r>
    </w:p>
    <w:p w:rsidR="007F24E2" w:rsidRPr="00844616" w:rsidRDefault="007F24E2" w:rsidP="00844616">
      <w:pPr>
        <w:spacing w:line="360" w:lineRule="auto"/>
        <w:rPr>
          <w:sz w:val="2"/>
        </w:rPr>
      </w:pP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H</w:t>
      </w:r>
    </w:p>
    <w:p w:rsidR="00844616" w:rsidRPr="00844616" w:rsidRDefault="00844616" w:rsidP="00844616">
      <w:pPr>
        <w:pStyle w:val="Index1"/>
        <w:tabs>
          <w:tab w:val="right" w:leader="dot" w:pos="4333"/>
        </w:tabs>
        <w:spacing w:line="360" w:lineRule="auto"/>
        <w:jc w:val="both"/>
        <w:rPr>
          <w:rFonts w:ascii="Times New Roman" w:hAnsi="Times New Roman" w:cs="Times New Roman"/>
          <w:b/>
          <w:noProof/>
          <w:sz w:val="14"/>
          <w:szCs w:val="24"/>
        </w:rPr>
      </w:pPr>
    </w:p>
    <w:p w:rsid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b/>
          <w:noProof/>
          <w:sz w:val="24"/>
          <w:szCs w:val="24"/>
        </w:rPr>
        <w:t>Happy d’Efoulan</w:t>
      </w:r>
      <w:r w:rsidRPr="001747D1">
        <w:rPr>
          <w:rFonts w:ascii="Times New Roman" w:hAnsi="Times New Roman" w:cs="Times New Roman"/>
          <w:noProof/>
          <w:sz w:val="24"/>
          <w:szCs w:val="24"/>
        </w:rPr>
        <w:t>, 49, 50, 51</w:t>
      </w: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J</w:t>
      </w:r>
    </w:p>
    <w:p w:rsidR="00844616" w:rsidRPr="00844616" w:rsidRDefault="00844616" w:rsidP="00844616">
      <w:pPr>
        <w:pStyle w:val="Index1"/>
        <w:tabs>
          <w:tab w:val="right" w:leader="dot" w:pos="4333"/>
        </w:tabs>
        <w:spacing w:line="360" w:lineRule="auto"/>
        <w:jc w:val="both"/>
        <w:rPr>
          <w:rFonts w:ascii="Times New Roman" w:hAnsi="Times New Roman" w:cs="Times New Roman"/>
          <w:noProof/>
          <w:sz w:val="12"/>
          <w:szCs w:val="24"/>
        </w:rPr>
      </w:pPr>
    </w:p>
    <w:p w:rsidR="001747D1" w:rsidRP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sz w:val="24"/>
          <w:szCs w:val="24"/>
        </w:rPr>
        <w:t>Jean Bikoko Aladin, 23, 24</w:t>
      </w: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M</w:t>
      </w:r>
    </w:p>
    <w:p w:rsidR="00844616" w:rsidRPr="00844616" w:rsidRDefault="00844616" w:rsidP="00844616">
      <w:pPr>
        <w:pStyle w:val="Index1"/>
        <w:tabs>
          <w:tab w:val="right" w:leader="dot" w:pos="4333"/>
        </w:tabs>
        <w:spacing w:line="360" w:lineRule="auto"/>
        <w:jc w:val="both"/>
        <w:rPr>
          <w:rFonts w:ascii="Times New Roman" w:hAnsi="Times New Roman" w:cs="Times New Roman"/>
          <w:noProof/>
          <w:sz w:val="8"/>
          <w:szCs w:val="24"/>
        </w:rPr>
      </w:pPr>
    </w:p>
    <w:p w:rsidR="001747D1" w:rsidRP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sz w:val="24"/>
          <w:szCs w:val="24"/>
        </w:rPr>
        <w:t>Manu Dibango, 4, 5, 9, 10, 11, 27, 33</w:t>
      </w:r>
    </w:p>
    <w:p w:rsidR="001747D1" w:rsidRP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sz w:val="24"/>
          <w:szCs w:val="24"/>
        </w:rPr>
        <w:lastRenderedPageBreak/>
        <w:t>Messi Martin, 13</w:t>
      </w: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N</w:t>
      </w:r>
    </w:p>
    <w:p w:rsidR="00844616" w:rsidRPr="00844616" w:rsidRDefault="00844616" w:rsidP="00844616">
      <w:pPr>
        <w:pStyle w:val="Index1"/>
        <w:tabs>
          <w:tab w:val="right" w:leader="dot" w:pos="4333"/>
        </w:tabs>
        <w:spacing w:line="360" w:lineRule="auto"/>
        <w:jc w:val="both"/>
        <w:rPr>
          <w:rFonts w:ascii="Times New Roman" w:hAnsi="Times New Roman" w:cs="Times New Roman"/>
          <w:noProof/>
          <w:sz w:val="12"/>
          <w:szCs w:val="24"/>
        </w:rPr>
      </w:pPr>
    </w:p>
    <w:p w:rsid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sz w:val="24"/>
          <w:szCs w:val="24"/>
        </w:rPr>
        <w:t>Nelle Eyoum, 4, 5, 8, 9</w:t>
      </w:r>
    </w:p>
    <w:p w:rsidR="007F24E2" w:rsidRPr="00844616" w:rsidRDefault="007F24E2" w:rsidP="00844616">
      <w:pPr>
        <w:spacing w:line="360" w:lineRule="auto"/>
        <w:rPr>
          <w:sz w:val="2"/>
        </w:rPr>
      </w:pP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P</w:t>
      </w:r>
    </w:p>
    <w:p w:rsidR="00844616" w:rsidRPr="00844616" w:rsidRDefault="00844616" w:rsidP="00844616">
      <w:pPr>
        <w:pStyle w:val="Index1"/>
        <w:tabs>
          <w:tab w:val="right" w:leader="dot" w:pos="4333"/>
        </w:tabs>
        <w:spacing w:line="360" w:lineRule="auto"/>
        <w:jc w:val="both"/>
        <w:rPr>
          <w:rFonts w:ascii="Times New Roman" w:hAnsi="Times New Roman" w:cs="Times New Roman"/>
          <w:noProof/>
          <w:color w:val="000000"/>
          <w:sz w:val="12"/>
          <w:szCs w:val="24"/>
          <w:lang w:val="fr-CM"/>
        </w:rPr>
      </w:pPr>
    </w:p>
    <w:p w:rsid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color w:val="000000"/>
          <w:sz w:val="24"/>
          <w:szCs w:val="24"/>
          <w:lang w:val="fr-CM"/>
        </w:rPr>
        <w:t>Pierre Didy Tchakounte</w:t>
      </w:r>
      <w:r w:rsidRPr="001747D1">
        <w:rPr>
          <w:rFonts w:ascii="Times New Roman" w:hAnsi="Times New Roman" w:cs="Times New Roman"/>
          <w:noProof/>
          <w:sz w:val="24"/>
          <w:szCs w:val="24"/>
        </w:rPr>
        <w:t>, 37, 38</w:t>
      </w:r>
    </w:p>
    <w:p w:rsidR="007F24E2" w:rsidRPr="00844616" w:rsidRDefault="007F24E2" w:rsidP="00844616">
      <w:pPr>
        <w:spacing w:line="360" w:lineRule="auto"/>
        <w:rPr>
          <w:sz w:val="2"/>
        </w:rPr>
      </w:pP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S</w:t>
      </w:r>
    </w:p>
    <w:p w:rsidR="00844616" w:rsidRPr="00844616" w:rsidRDefault="00844616" w:rsidP="00844616">
      <w:pPr>
        <w:pStyle w:val="Index1"/>
        <w:tabs>
          <w:tab w:val="right" w:leader="dot" w:pos="4333"/>
        </w:tabs>
        <w:spacing w:line="360" w:lineRule="auto"/>
        <w:jc w:val="both"/>
        <w:rPr>
          <w:rFonts w:ascii="Times New Roman" w:hAnsi="Times New Roman" w:cs="Times New Roman"/>
          <w:b/>
          <w:noProof/>
          <w:sz w:val="14"/>
          <w:szCs w:val="24"/>
        </w:rPr>
      </w:pPr>
    </w:p>
    <w:p w:rsid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b/>
          <w:noProof/>
          <w:sz w:val="24"/>
          <w:szCs w:val="24"/>
        </w:rPr>
        <w:t>SALLE John</w:t>
      </w:r>
      <w:r w:rsidRPr="001747D1">
        <w:rPr>
          <w:rFonts w:ascii="Times New Roman" w:hAnsi="Times New Roman" w:cs="Times New Roman"/>
          <w:noProof/>
          <w:sz w:val="24"/>
          <w:szCs w:val="24"/>
        </w:rPr>
        <w:t>, 46</w:t>
      </w:r>
    </w:p>
    <w:p w:rsidR="007F24E2" w:rsidRPr="00844616" w:rsidRDefault="007F24E2" w:rsidP="00844616">
      <w:pPr>
        <w:spacing w:line="360" w:lineRule="auto"/>
        <w:rPr>
          <w:sz w:val="2"/>
        </w:rPr>
      </w:pPr>
    </w:p>
    <w:p w:rsidR="001747D1" w:rsidRPr="001747D1" w:rsidRDefault="001747D1" w:rsidP="00844616">
      <w:pPr>
        <w:pStyle w:val="Index1"/>
        <w:pBdr>
          <w:top w:val="thinThickSmallGap" w:sz="24" w:space="1" w:color="auto"/>
          <w:left w:val="thinThickSmallGap" w:sz="24" w:space="4" w:color="auto"/>
          <w:bottom w:val="thickThinSmallGap" w:sz="24" w:space="1" w:color="auto"/>
          <w:right w:val="thickThinSmallGap" w:sz="24" w:space="4" w:color="auto"/>
        </w:pBdr>
        <w:tabs>
          <w:tab w:val="right" w:leader="dot" w:pos="4333"/>
        </w:tabs>
        <w:spacing w:line="360" w:lineRule="auto"/>
        <w:jc w:val="center"/>
        <w:rPr>
          <w:rFonts w:ascii="Times New Roman" w:eastAsia="Times New Roman" w:hAnsi="Times New Roman" w:cs="Times New Roman"/>
          <w:b/>
          <w:noProof/>
          <w:color w:val="212529"/>
          <w:sz w:val="24"/>
          <w:szCs w:val="24"/>
          <w:lang w:val="fr-CM"/>
        </w:rPr>
      </w:pPr>
      <w:r w:rsidRPr="001747D1">
        <w:rPr>
          <w:rFonts w:ascii="Times New Roman" w:eastAsia="Times New Roman" w:hAnsi="Times New Roman" w:cs="Times New Roman"/>
          <w:b/>
          <w:noProof/>
          <w:color w:val="212529"/>
          <w:sz w:val="24"/>
          <w:szCs w:val="24"/>
          <w:lang w:val="fr-CM"/>
        </w:rPr>
        <w:t>T</w:t>
      </w:r>
    </w:p>
    <w:p w:rsidR="00844616" w:rsidRPr="00844616" w:rsidRDefault="00844616" w:rsidP="00844616">
      <w:pPr>
        <w:pStyle w:val="Index1"/>
        <w:tabs>
          <w:tab w:val="right" w:leader="dot" w:pos="4333"/>
        </w:tabs>
        <w:spacing w:line="360" w:lineRule="auto"/>
        <w:jc w:val="both"/>
        <w:rPr>
          <w:rFonts w:ascii="Times New Roman" w:hAnsi="Times New Roman" w:cs="Times New Roman"/>
          <w:noProof/>
          <w:sz w:val="12"/>
          <w:szCs w:val="24"/>
        </w:rPr>
      </w:pPr>
    </w:p>
    <w:p w:rsidR="001747D1" w:rsidRPr="001747D1" w:rsidRDefault="001747D1" w:rsidP="00844616">
      <w:pPr>
        <w:pStyle w:val="Index1"/>
        <w:tabs>
          <w:tab w:val="right" w:leader="dot" w:pos="4333"/>
        </w:tabs>
        <w:spacing w:line="360" w:lineRule="auto"/>
        <w:jc w:val="both"/>
        <w:rPr>
          <w:rFonts w:ascii="Times New Roman" w:hAnsi="Times New Roman" w:cs="Times New Roman"/>
          <w:noProof/>
          <w:sz w:val="24"/>
          <w:szCs w:val="24"/>
        </w:rPr>
      </w:pPr>
      <w:r w:rsidRPr="001747D1">
        <w:rPr>
          <w:rFonts w:ascii="Times New Roman" w:hAnsi="Times New Roman" w:cs="Times New Roman"/>
          <w:noProof/>
          <w:sz w:val="24"/>
          <w:szCs w:val="24"/>
        </w:rPr>
        <w:t>Têtes Brûlées, 14, 19, 20</w:t>
      </w:r>
    </w:p>
    <w:p w:rsidR="001747D1" w:rsidRPr="001747D1" w:rsidRDefault="001747D1" w:rsidP="00844616">
      <w:pPr>
        <w:spacing w:line="360" w:lineRule="auto"/>
        <w:jc w:val="both"/>
        <w:rPr>
          <w:rFonts w:ascii="Times New Roman" w:hAnsi="Times New Roman" w:cs="Times New Roman"/>
          <w:b/>
          <w:noProof/>
          <w:sz w:val="24"/>
          <w:szCs w:val="24"/>
        </w:rPr>
        <w:sectPr w:rsidR="001747D1" w:rsidRPr="001747D1" w:rsidSect="001747D1">
          <w:type w:val="continuous"/>
          <w:pgSz w:w="12240" w:h="15840"/>
          <w:pgMar w:top="1417" w:right="1417" w:bottom="1417" w:left="1417" w:header="708" w:footer="708" w:gutter="0"/>
          <w:cols w:num="2" w:space="720"/>
          <w:docGrid w:linePitch="360"/>
        </w:sectPr>
      </w:pPr>
    </w:p>
    <w:p w:rsidR="009A20CF" w:rsidRPr="001747D1" w:rsidRDefault="001747D1" w:rsidP="00844616">
      <w:pPr>
        <w:spacing w:line="360" w:lineRule="auto"/>
        <w:jc w:val="both"/>
        <w:rPr>
          <w:rFonts w:ascii="Times New Roman" w:hAnsi="Times New Roman" w:cs="Times New Roman"/>
          <w:b/>
          <w:sz w:val="24"/>
          <w:szCs w:val="24"/>
        </w:rPr>
      </w:pPr>
      <w:r w:rsidRPr="001747D1">
        <w:rPr>
          <w:rFonts w:ascii="Times New Roman" w:hAnsi="Times New Roman" w:cs="Times New Roman"/>
          <w:b/>
          <w:sz w:val="24"/>
          <w:szCs w:val="24"/>
        </w:rPr>
        <w:lastRenderedPageBreak/>
        <w:fldChar w:fldCharType="end"/>
      </w:r>
    </w:p>
    <w:p w:rsidR="009A20CF" w:rsidRPr="00EE10BF" w:rsidRDefault="009A20CF" w:rsidP="00844616">
      <w:pPr>
        <w:spacing w:line="360" w:lineRule="auto"/>
        <w:rPr>
          <w:rFonts w:ascii="Times New Roman" w:hAnsi="Times New Roman" w:cs="Times New Roman"/>
          <w:b/>
          <w:sz w:val="24"/>
          <w:szCs w:val="24"/>
        </w:rPr>
      </w:pPr>
    </w:p>
    <w:p w:rsidR="009A20CF" w:rsidRPr="00EE10BF" w:rsidRDefault="009A20CF" w:rsidP="00844616">
      <w:pPr>
        <w:spacing w:line="360" w:lineRule="auto"/>
        <w:rPr>
          <w:rFonts w:ascii="Times New Roman" w:hAnsi="Times New Roman" w:cs="Times New Roman"/>
          <w:b/>
          <w:sz w:val="24"/>
          <w:szCs w:val="24"/>
        </w:rPr>
      </w:pPr>
    </w:p>
    <w:p w:rsidR="009A20CF" w:rsidRPr="00EE10BF" w:rsidRDefault="009A20CF">
      <w:pPr>
        <w:rPr>
          <w:rFonts w:ascii="Times New Roman" w:hAnsi="Times New Roman" w:cs="Times New Roman"/>
          <w:b/>
          <w:sz w:val="24"/>
          <w:szCs w:val="24"/>
        </w:rPr>
      </w:pPr>
      <w:r w:rsidRPr="00EE10BF">
        <w:rPr>
          <w:rFonts w:ascii="Times New Roman" w:hAnsi="Times New Roman" w:cs="Times New Roman"/>
          <w:b/>
          <w:sz w:val="24"/>
          <w:szCs w:val="24"/>
        </w:rPr>
        <w:br w:type="page"/>
      </w:r>
    </w:p>
    <w:p w:rsidR="009A20CF" w:rsidRPr="00EE10BF" w:rsidRDefault="009A20CF">
      <w:pPr>
        <w:rPr>
          <w:rFonts w:ascii="Times New Roman" w:hAnsi="Times New Roman" w:cs="Times New Roman"/>
          <w:b/>
          <w:sz w:val="24"/>
          <w:szCs w:val="24"/>
        </w:rPr>
      </w:pPr>
    </w:p>
    <w:p w:rsidR="00906FC8" w:rsidRPr="00EE10BF" w:rsidRDefault="00906FC8" w:rsidP="00906FC8">
      <w:pPr>
        <w:spacing w:before="120" w:after="120" w:line="360" w:lineRule="auto"/>
        <w:jc w:val="both"/>
        <w:rPr>
          <w:rFonts w:ascii="Times New Roman" w:hAnsi="Times New Roman" w:cs="Times New Roman"/>
          <w:b/>
          <w:sz w:val="24"/>
          <w:szCs w:val="24"/>
        </w:rPr>
      </w:pPr>
      <w:r>
        <w:rPr>
          <w:noProof/>
          <w:lang w:val="fr-FR" w:eastAsia="fr-FR"/>
        </w:rPr>
        <mc:AlternateContent>
          <mc:Choice Requires="wps">
            <w:drawing>
              <wp:anchor distT="0" distB="0" distL="114300" distR="114300" simplePos="0" relativeHeight="251663360" behindDoc="1" locked="0" layoutInCell="1" allowOverlap="1" wp14:anchorId="21ED9679" wp14:editId="32B25190">
                <wp:simplePos x="0" y="0"/>
                <wp:positionH relativeFrom="margin">
                  <wp:align>center</wp:align>
                </wp:positionH>
                <wp:positionV relativeFrom="paragraph">
                  <wp:posOffset>106274</wp:posOffset>
                </wp:positionV>
                <wp:extent cx="2589580" cy="687629"/>
                <wp:effectExtent l="0" t="0" r="20320" b="17780"/>
                <wp:wrapNone/>
                <wp:docPr id="4" name="Rectangle à coins arrondis 4"/>
                <wp:cNvGraphicFramePr/>
                <a:graphic xmlns:a="http://schemas.openxmlformats.org/drawingml/2006/main">
                  <a:graphicData uri="http://schemas.microsoft.com/office/word/2010/wordprocessingShape">
                    <wps:wsp>
                      <wps:cNvSpPr/>
                      <wps:spPr>
                        <a:xfrm>
                          <a:off x="0" y="0"/>
                          <a:ext cx="2589580" cy="687629"/>
                        </a:xfrm>
                        <a:prstGeom prst="roundRect">
                          <a:avLst/>
                        </a:prstGeom>
                        <a:gradFill>
                          <a:gsLst>
                            <a:gs pos="0">
                              <a:srgbClr val="0070C0"/>
                            </a:gs>
                            <a:gs pos="35000">
                              <a:sysClr val="window" lastClr="FFFFFF"/>
                            </a:gs>
                            <a:gs pos="71000">
                              <a:sysClr val="window" lastClr="FFFFFF"/>
                            </a:gs>
                            <a:gs pos="100000">
                              <a:srgbClr val="0070C0"/>
                            </a:gs>
                          </a:gsLst>
                          <a:lin ang="5400000" scaled="1"/>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836865" id="Rectangle à coins arrondis 4" o:spid="_x0000_s1026" style="position:absolute;margin-left:0;margin-top:8.35pt;width:203.9pt;height:54.1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" fillcolor="#0070c0" strokecolor="#41719c" strokeweight="1pt">
                <v:fill color2="#0070c0" colors="0 #0070c0;22938f window;46531f window;1 #0070c0" focus="100%" type="gradient"/>
                <v:stroke joinstyle="miter"/>
                <w10:wrap anchorx="margin"/>
              </v:roundrect>
            </w:pict>
          </mc:Fallback>
        </mc:AlternateContent>
      </w:r>
    </w:p>
    <w:p w:rsidR="00906FC8" w:rsidRDefault="00906FC8" w:rsidP="00906FC8">
      <w:pPr>
        <w:pStyle w:val="Titre1"/>
        <w:rPr>
          <w:lang w:val="fr-FR"/>
        </w:rPr>
      </w:pPr>
      <w:bookmarkStart w:id="136" w:name="_Toc213138607"/>
      <w:bookmarkStart w:id="137" w:name="_Toc213138624"/>
      <w:bookmarkStart w:id="138" w:name="_Toc214181653"/>
      <w:bookmarkStart w:id="139" w:name="_Toc214181671"/>
      <w:r>
        <w:rPr>
          <w:lang w:val="fr-FR"/>
        </w:rPr>
        <w:t>TABLE DES MATIERES</w:t>
      </w:r>
      <w:bookmarkEnd w:id="136"/>
      <w:bookmarkEnd w:id="137"/>
      <w:bookmarkEnd w:id="138"/>
      <w:bookmarkEnd w:id="139"/>
    </w:p>
    <w:p w:rsidR="008D1C67" w:rsidRDefault="008D1C67" w:rsidP="003408E2">
      <w:pPr>
        <w:pStyle w:val="TM1"/>
      </w:pPr>
    </w:p>
    <w:p w:rsidR="00992EB5" w:rsidRPr="00992EB5" w:rsidRDefault="00C33961" w:rsidP="00992EB5">
      <w:pPr>
        <w:pStyle w:val="TM1"/>
        <w:rPr>
          <w:rFonts w:eastAsiaTheme="minorEastAsia"/>
          <w:b w:val="0"/>
          <w:lang w:eastAsia="fr-FR"/>
        </w:rPr>
      </w:pPr>
      <w:r w:rsidRPr="00992EB5">
        <w:fldChar w:fldCharType="begin"/>
      </w:r>
      <w:r w:rsidRPr="00992EB5">
        <w:instrText xml:space="preserve"> TOC \o "1-4" \h \z \u </w:instrText>
      </w:r>
      <w:r w:rsidRPr="00992EB5">
        <w:fldChar w:fldCharType="separate"/>
      </w:r>
      <w:hyperlink w:anchor="_Toc214181597" w:history="1">
        <w:r w:rsidR="00992EB5" w:rsidRPr="00992EB5">
          <w:rPr>
            <w:rStyle w:val="Lienhypertexte"/>
            <w:lang w:val="fr-CM"/>
          </w:rPr>
          <w:t>SOMMAIRE</w:t>
        </w:r>
        <w:r w:rsidR="00992EB5" w:rsidRPr="00992EB5">
          <w:rPr>
            <w:webHidden/>
          </w:rPr>
          <w:tab/>
        </w:r>
        <w:r w:rsidR="00992EB5" w:rsidRPr="00992EB5">
          <w:rPr>
            <w:webHidden/>
          </w:rPr>
          <w:fldChar w:fldCharType="begin"/>
        </w:r>
        <w:r w:rsidR="00992EB5" w:rsidRPr="00992EB5">
          <w:rPr>
            <w:webHidden/>
          </w:rPr>
          <w:instrText xml:space="preserve"> PAGEREF _Toc214181597 \h </w:instrText>
        </w:r>
        <w:r w:rsidR="00992EB5" w:rsidRPr="00992EB5">
          <w:rPr>
            <w:webHidden/>
          </w:rPr>
        </w:r>
        <w:r w:rsidR="00992EB5" w:rsidRPr="00992EB5">
          <w:rPr>
            <w:webHidden/>
          </w:rPr>
          <w:fldChar w:fldCharType="separate"/>
        </w:r>
        <w:r w:rsidR="00AF5259">
          <w:rPr>
            <w:webHidden/>
          </w:rPr>
          <w:t>i</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598" w:history="1">
        <w:r w:rsidR="00992EB5" w:rsidRPr="00992EB5">
          <w:rPr>
            <w:rStyle w:val="Lienhypertexte"/>
            <w:lang w:val="fr-CM"/>
          </w:rPr>
          <w:t>METHODOLOGIE DU TRAVAIL</w:t>
        </w:r>
        <w:r w:rsidR="00992EB5" w:rsidRPr="00992EB5">
          <w:rPr>
            <w:webHidden/>
          </w:rPr>
          <w:tab/>
        </w:r>
        <w:r w:rsidR="00992EB5" w:rsidRPr="00992EB5">
          <w:rPr>
            <w:webHidden/>
          </w:rPr>
          <w:fldChar w:fldCharType="begin"/>
        </w:r>
        <w:r w:rsidR="00992EB5" w:rsidRPr="00992EB5">
          <w:rPr>
            <w:webHidden/>
          </w:rPr>
          <w:instrText xml:space="preserve"> PAGEREF _Toc214181598 \h </w:instrText>
        </w:r>
        <w:r w:rsidR="00992EB5" w:rsidRPr="00992EB5">
          <w:rPr>
            <w:webHidden/>
          </w:rPr>
        </w:r>
        <w:r w:rsidR="00992EB5" w:rsidRPr="00992EB5">
          <w:rPr>
            <w:webHidden/>
          </w:rPr>
          <w:fldChar w:fldCharType="separate"/>
        </w:r>
        <w:r w:rsidR="00AF5259">
          <w:rPr>
            <w:webHidden/>
          </w:rPr>
          <w:t>ii</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599" w:history="1">
        <w:r w:rsidR="00992EB5" w:rsidRPr="00992EB5">
          <w:rPr>
            <w:rStyle w:val="Lienhypertexte"/>
          </w:rPr>
          <w:t>AVANT-PROPOS</w:t>
        </w:r>
        <w:r w:rsidR="00992EB5" w:rsidRPr="00992EB5">
          <w:rPr>
            <w:webHidden/>
          </w:rPr>
          <w:tab/>
        </w:r>
        <w:r w:rsidR="00992EB5" w:rsidRPr="00992EB5">
          <w:rPr>
            <w:webHidden/>
          </w:rPr>
          <w:fldChar w:fldCharType="begin"/>
        </w:r>
        <w:r w:rsidR="00992EB5" w:rsidRPr="00992EB5">
          <w:rPr>
            <w:webHidden/>
          </w:rPr>
          <w:instrText xml:space="preserve"> PAGEREF _Toc214181599 \h </w:instrText>
        </w:r>
        <w:r w:rsidR="00992EB5" w:rsidRPr="00992EB5">
          <w:rPr>
            <w:webHidden/>
          </w:rPr>
        </w:r>
        <w:r w:rsidR="00992EB5" w:rsidRPr="00992EB5">
          <w:rPr>
            <w:webHidden/>
          </w:rPr>
          <w:fldChar w:fldCharType="separate"/>
        </w:r>
        <w:r w:rsidR="00AF5259">
          <w:rPr>
            <w:webHidden/>
          </w:rPr>
          <w:t>iv</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00" w:history="1">
        <w:r w:rsidR="00992EB5" w:rsidRPr="00992EB5">
          <w:rPr>
            <w:rStyle w:val="Lienhypertexte"/>
          </w:rPr>
          <w:t>LISTE DES TABLEAUX</w:t>
        </w:r>
        <w:r w:rsidR="00992EB5" w:rsidRPr="00992EB5">
          <w:rPr>
            <w:webHidden/>
          </w:rPr>
          <w:tab/>
        </w:r>
        <w:r w:rsidR="00992EB5" w:rsidRPr="00992EB5">
          <w:rPr>
            <w:webHidden/>
          </w:rPr>
          <w:fldChar w:fldCharType="begin"/>
        </w:r>
        <w:r w:rsidR="00992EB5" w:rsidRPr="00992EB5">
          <w:rPr>
            <w:webHidden/>
          </w:rPr>
          <w:instrText xml:space="preserve"> PAGEREF _Toc214181600 \h </w:instrText>
        </w:r>
        <w:r w:rsidR="00992EB5" w:rsidRPr="00992EB5">
          <w:rPr>
            <w:webHidden/>
          </w:rPr>
        </w:r>
        <w:r w:rsidR="00992EB5" w:rsidRPr="00992EB5">
          <w:rPr>
            <w:webHidden/>
          </w:rPr>
          <w:fldChar w:fldCharType="separate"/>
        </w:r>
        <w:r w:rsidR="00AF5259">
          <w:rPr>
            <w:webHidden/>
          </w:rPr>
          <w:t>v</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01" w:history="1">
        <w:r w:rsidR="00992EB5" w:rsidRPr="00992EB5">
          <w:rPr>
            <w:rStyle w:val="Lienhypertexte"/>
          </w:rPr>
          <w:t>LISTE DES FIGURES</w:t>
        </w:r>
        <w:r w:rsidR="00992EB5" w:rsidRPr="00992EB5">
          <w:rPr>
            <w:webHidden/>
          </w:rPr>
          <w:tab/>
        </w:r>
        <w:r w:rsidR="00992EB5" w:rsidRPr="00992EB5">
          <w:rPr>
            <w:webHidden/>
          </w:rPr>
          <w:fldChar w:fldCharType="begin"/>
        </w:r>
        <w:r w:rsidR="00992EB5" w:rsidRPr="00992EB5">
          <w:rPr>
            <w:webHidden/>
          </w:rPr>
          <w:instrText xml:space="preserve"> PAGEREF _Toc214181601 \h </w:instrText>
        </w:r>
        <w:r w:rsidR="00992EB5" w:rsidRPr="00992EB5">
          <w:rPr>
            <w:webHidden/>
          </w:rPr>
        </w:r>
        <w:r w:rsidR="00992EB5" w:rsidRPr="00992EB5">
          <w:rPr>
            <w:webHidden/>
          </w:rPr>
          <w:fldChar w:fldCharType="separate"/>
        </w:r>
        <w:r w:rsidR="00AF5259">
          <w:rPr>
            <w:webHidden/>
          </w:rPr>
          <w:t>vi</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02" w:history="1">
        <w:r w:rsidR="00992EB5" w:rsidRPr="00992EB5">
          <w:rPr>
            <w:rStyle w:val="Lienhypertexte"/>
          </w:rPr>
          <w:t>INTTRODUCTION</w:t>
        </w:r>
        <w:r w:rsidR="00992EB5" w:rsidRPr="00992EB5">
          <w:rPr>
            <w:webHidden/>
          </w:rPr>
          <w:tab/>
        </w:r>
        <w:r w:rsidR="00992EB5" w:rsidRPr="00992EB5">
          <w:rPr>
            <w:webHidden/>
          </w:rPr>
          <w:fldChar w:fldCharType="begin"/>
        </w:r>
        <w:r w:rsidR="00992EB5" w:rsidRPr="00992EB5">
          <w:rPr>
            <w:webHidden/>
          </w:rPr>
          <w:instrText xml:space="preserve"> PAGEREF _Toc214181602 \h </w:instrText>
        </w:r>
        <w:r w:rsidR="00992EB5" w:rsidRPr="00992EB5">
          <w:rPr>
            <w:webHidden/>
          </w:rPr>
        </w:r>
        <w:r w:rsidR="00992EB5" w:rsidRPr="00992EB5">
          <w:rPr>
            <w:webHidden/>
          </w:rPr>
          <w:fldChar w:fldCharType="separate"/>
        </w:r>
        <w:r w:rsidR="00AF5259">
          <w:rPr>
            <w:webHidden/>
          </w:rPr>
          <w:t>1</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03" w:history="1">
        <w:r w:rsidR="00992EB5" w:rsidRPr="00992EB5">
          <w:rPr>
            <w:rStyle w:val="Lienhypertexte"/>
          </w:rPr>
          <w:t>GENRES MUSICAUX : ORIGINE ET HISTORIQUE, EVOLUTION, PARTICULARITE, INFLUENCE DES GENRES ETRANGERS, INSTRUMENT DE MUSIQUE ET FIGURES PROUES</w:t>
        </w:r>
        <w:r w:rsidR="00992EB5" w:rsidRPr="00992EB5">
          <w:rPr>
            <w:webHidden/>
          </w:rPr>
          <w:tab/>
        </w:r>
        <w:r w:rsidR="00992EB5" w:rsidRPr="00992EB5">
          <w:rPr>
            <w:webHidden/>
          </w:rPr>
          <w:fldChar w:fldCharType="begin"/>
        </w:r>
        <w:r w:rsidR="00992EB5" w:rsidRPr="00992EB5">
          <w:rPr>
            <w:webHidden/>
          </w:rPr>
          <w:instrText xml:space="preserve"> PAGEREF _Toc214181603 \h </w:instrText>
        </w:r>
        <w:r w:rsidR="00992EB5" w:rsidRPr="00992EB5">
          <w:rPr>
            <w:webHidden/>
          </w:rPr>
        </w:r>
        <w:r w:rsidR="00992EB5" w:rsidRPr="00992EB5">
          <w:rPr>
            <w:webHidden/>
          </w:rPr>
          <w:fldChar w:fldCharType="separate"/>
        </w:r>
        <w:r w:rsidR="00AF5259">
          <w:rPr>
            <w:webHidden/>
          </w:rPr>
          <w:t>2</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04" w:history="1">
        <w:r w:rsidR="00992EB5" w:rsidRPr="00992EB5">
          <w:rPr>
            <w:rStyle w:val="Lienhypertexte"/>
            <w:lang w:val="fr-CM"/>
          </w:rPr>
          <w:t>CHAPITRE I : LE</w:t>
        </w:r>
        <w:r w:rsidR="00992EB5" w:rsidRPr="00992EB5">
          <w:rPr>
            <w:rStyle w:val="Lienhypertexte"/>
          </w:rPr>
          <w:t xml:space="preserve"> MAKOSSA</w:t>
        </w:r>
        <w:r w:rsidR="00992EB5" w:rsidRPr="00992EB5">
          <w:rPr>
            <w:webHidden/>
          </w:rPr>
          <w:tab/>
        </w:r>
        <w:r w:rsidR="00992EB5" w:rsidRPr="00992EB5">
          <w:rPr>
            <w:webHidden/>
          </w:rPr>
          <w:fldChar w:fldCharType="begin"/>
        </w:r>
        <w:r w:rsidR="00992EB5" w:rsidRPr="00992EB5">
          <w:rPr>
            <w:webHidden/>
          </w:rPr>
          <w:instrText xml:space="preserve"> PAGEREF _Toc214181604 \h </w:instrText>
        </w:r>
        <w:r w:rsidR="00992EB5" w:rsidRPr="00992EB5">
          <w:rPr>
            <w:webHidden/>
          </w:rPr>
        </w:r>
        <w:r w:rsidR="00992EB5" w:rsidRPr="00992EB5">
          <w:rPr>
            <w:webHidden/>
          </w:rPr>
          <w:fldChar w:fldCharType="separate"/>
        </w:r>
        <w:r w:rsidR="00AF5259">
          <w:rPr>
            <w:webHidden/>
          </w:rPr>
          <w:t>3</w:t>
        </w:r>
        <w:r w:rsidR="00992EB5" w:rsidRPr="00992EB5">
          <w:rPr>
            <w:webHidden/>
          </w:rPr>
          <w:fldChar w:fldCharType="end"/>
        </w:r>
      </w:hyperlink>
    </w:p>
    <w:p w:rsidR="00992EB5" w:rsidRPr="00992EB5" w:rsidRDefault="00072A48" w:rsidP="00992EB5">
      <w:pPr>
        <w:pStyle w:val="TM2"/>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05" w:history="1">
        <w:r w:rsidR="00992EB5" w:rsidRPr="00992EB5">
          <w:rPr>
            <w:rStyle w:val="Lienhypertexte"/>
            <w:rFonts w:ascii="Times New Roman" w:hAnsi="Times New Roman" w:cs="Times New Roman"/>
            <w:noProof/>
            <w:sz w:val="24"/>
            <w:szCs w:val="24"/>
            <w:lang w:val="fr-CM"/>
          </w:rPr>
          <w:t>Origine et histoire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_Toc214181605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06" w:history="1">
        <w:r w:rsidR="00992EB5" w:rsidRPr="00992EB5">
          <w:rPr>
            <w:rStyle w:val="Lienhypertexte"/>
            <w:rFonts w:ascii="Times New Roman" w:hAnsi="Times New Roman" w:cs="Times New Roman"/>
            <w:noProof/>
            <w:sz w:val="24"/>
            <w:szCs w:val="24"/>
            <w:lang w:val="fr-FR"/>
          </w:rPr>
          <w:t>I.1.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_Toc214181606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07" w:history="1">
        <w:r w:rsidR="00992EB5" w:rsidRPr="00992EB5">
          <w:rPr>
            <w:rStyle w:val="Lienhypertexte"/>
            <w:rFonts w:ascii="Times New Roman" w:hAnsi="Times New Roman" w:cs="Times New Roman"/>
            <w:noProof/>
            <w:sz w:val="24"/>
            <w:szCs w:val="24"/>
            <w:lang w:val="fr-FR"/>
          </w:rPr>
          <w:t>I.2. Particularité</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_Toc214181607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08" w:history="1">
        <w:r w:rsidR="00992EB5" w:rsidRPr="00992EB5">
          <w:rPr>
            <w:rStyle w:val="Lienhypertexte"/>
            <w:rFonts w:ascii="Times New Roman" w:hAnsi="Times New Roman" w:cs="Times New Roman"/>
            <w:noProof/>
            <w:sz w:val="24"/>
            <w:szCs w:val="24"/>
            <w:lang w:val="fr-FR"/>
          </w:rPr>
          <w:t>I.3. Impact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_Toc214181608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09" w:history="1">
        <w:r w:rsidR="00992EB5" w:rsidRPr="00992EB5">
          <w:rPr>
            <w:rStyle w:val="Lienhypertexte"/>
            <w:rFonts w:ascii="Times New Roman" w:hAnsi="Times New Roman" w:cs="Times New Roman"/>
            <w:noProof/>
            <w:sz w:val="24"/>
            <w:szCs w:val="24"/>
            <w:lang w:val="fr-FR"/>
          </w:rPr>
          <w:t>I.4. Instruments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_Toc214181609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0" w:history="1">
        <w:r w:rsidR="00992EB5" w:rsidRPr="00992EB5">
          <w:rPr>
            <w:rStyle w:val="Lienhypertexte"/>
            <w:rFonts w:ascii="Times New Roman" w:hAnsi="Times New Roman" w:cs="Times New Roman"/>
            <w:noProof/>
            <w:sz w:val="24"/>
            <w:szCs w:val="24"/>
            <w:lang w:val="fr-FR"/>
          </w:rPr>
          <w:t>I.5.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_Toc214181610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9</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11" w:history="1">
        <w:r w:rsidR="00992EB5" w:rsidRPr="00992EB5">
          <w:rPr>
            <w:rStyle w:val="Lienhypertexte"/>
          </w:rPr>
          <w:t>CHAPITRE II : LE BIKUTSI</w:t>
        </w:r>
        <w:r w:rsidR="00992EB5" w:rsidRPr="00992EB5">
          <w:rPr>
            <w:webHidden/>
          </w:rPr>
          <w:tab/>
        </w:r>
        <w:r w:rsidR="00992EB5" w:rsidRPr="00992EB5">
          <w:rPr>
            <w:webHidden/>
          </w:rPr>
          <w:fldChar w:fldCharType="begin"/>
        </w:r>
        <w:r w:rsidR="00992EB5" w:rsidRPr="00992EB5">
          <w:rPr>
            <w:webHidden/>
          </w:rPr>
          <w:instrText xml:space="preserve"> PAGEREF _Toc214181611 \h </w:instrText>
        </w:r>
        <w:r w:rsidR="00992EB5" w:rsidRPr="00992EB5">
          <w:rPr>
            <w:webHidden/>
          </w:rPr>
        </w:r>
        <w:r w:rsidR="00992EB5" w:rsidRPr="00992EB5">
          <w:rPr>
            <w:webHidden/>
          </w:rPr>
          <w:fldChar w:fldCharType="separate"/>
        </w:r>
        <w:r w:rsidR="00AF5259">
          <w:rPr>
            <w:webHidden/>
          </w:rPr>
          <w:t>12</w:t>
        </w:r>
        <w:r w:rsidR="00992EB5" w:rsidRPr="00992EB5">
          <w:rPr>
            <w:webHidden/>
          </w:rPr>
          <w:fldChar w:fldCharType="end"/>
        </w:r>
      </w:hyperlink>
    </w:p>
    <w:p w:rsidR="00992EB5" w:rsidRPr="00992EB5" w:rsidRDefault="00072A48" w:rsidP="00992EB5">
      <w:pPr>
        <w:pStyle w:val="TM2"/>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2" w:history="1">
        <w:r w:rsidR="00992EB5" w:rsidRPr="00992EB5">
          <w:rPr>
            <w:rStyle w:val="Lienhypertexte"/>
            <w:rFonts w:ascii="Times New Roman" w:hAnsi="Times New Roman" w:cs="Times New Roman"/>
            <w:noProof/>
            <w:sz w:val="24"/>
            <w:szCs w:val="24"/>
            <w:lang w:val="fr-CM"/>
          </w:rPr>
          <w:t>Origine et histoire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_Toc214181612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12</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3" w:history="1">
        <w:r w:rsidR="00992EB5" w:rsidRPr="00992EB5">
          <w:rPr>
            <w:rStyle w:val="Lienhypertexte"/>
            <w:rFonts w:ascii="Times New Roman" w:hAnsi="Times New Roman" w:cs="Times New Roman"/>
            <w:noProof/>
            <w:sz w:val="24"/>
            <w:szCs w:val="24"/>
            <w:lang w:val="fr-FR"/>
          </w:rPr>
          <w:t>II.1.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_Toc214181613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4" w:history="1">
        <w:r w:rsidR="00992EB5" w:rsidRPr="00992EB5">
          <w:rPr>
            <w:rStyle w:val="Lienhypertexte"/>
            <w:rFonts w:ascii="Times New Roman" w:hAnsi="Times New Roman" w:cs="Times New Roman"/>
            <w:noProof/>
            <w:sz w:val="24"/>
            <w:szCs w:val="24"/>
            <w:lang w:val="fr-FR"/>
          </w:rPr>
          <w:t>II.2. Particularités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_Toc214181614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5" w:history="1">
        <w:r w:rsidR="00992EB5" w:rsidRPr="00992EB5">
          <w:rPr>
            <w:rStyle w:val="Lienhypertexte"/>
            <w:rFonts w:ascii="Times New Roman" w:hAnsi="Times New Roman" w:cs="Times New Roman"/>
            <w:noProof/>
            <w:sz w:val="24"/>
            <w:szCs w:val="24"/>
            <w:lang w:val="fr-FR"/>
          </w:rPr>
          <w:t>II.3. Impacte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_Toc214181615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15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16" w:history="1">
        <w:r w:rsidR="00992EB5" w:rsidRPr="00992EB5">
          <w:rPr>
            <w:rStyle w:val="Lienhypertexte"/>
          </w:rPr>
          <w:t>CHAPITRE III : L’ASSIKO</w:t>
        </w:r>
        <w:r w:rsidR="00992EB5" w:rsidRPr="00992EB5">
          <w:rPr>
            <w:webHidden/>
          </w:rPr>
          <w:tab/>
        </w:r>
        <w:r w:rsidR="00992EB5" w:rsidRPr="00992EB5">
          <w:rPr>
            <w:webHidden/>
          </w:rPr>
          <w:fldChar w:fldCharType="begin"/>
        </w:r>
        <w:r w:rsidR="00992EB5" w:rsidRPr="00992EB5">
          <w:rPr>
            <w:webHidden/>
          </w:rPr>
          <w:instrText xml:space="preserve"> PAGEREF _Toc214181616 \h </w:instrText>
        </w:r>
        <w:r w:rsidR="00992EB5" w:rsidRPr="00992EB5">
          <w:rPr>
            <w:webHidden/>
          </w:rPr>
        </w:r>
        <w:r w:rsidR="00992EB5" w:rsidRPr="00992EB5">
          <w:rPr>
            <w:webHidden/>
          </w:rPr>
          <w:fldChar w:fldCharType="separate"/>
        </w:r>
        <w:r w:rsidR="00AF5259">
          <w:rPr>
            <w:webHidden/>
          </w:rPr>
          <w:t>21</w:t>
        </w:r>
        <w:r w:rsidR="00992EB5" w:rsidRPr="00992EB5">
          <w:rPr>
            <w:webHidden/>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7" w:history="1">
        <w:r w:rsidR="00992EB5" w:rsidRPr="00992EB5">
          <w:rPr>
            <w:rStyle w:val="Lienhypertexte"/>
            <w:rFonts w:ascii="Times New Roman" w:hAnsi="Times New Roman" w:cs="Times New Roman"/>
            <w:noProof/>
            <w:sz w:val="24"/>
            <w:szCs w:val="24"/>
            <w:lang w:val="fr-FR"/>
          </w:rPr>
          <w:t>Origine et histoire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_Toc214181617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21</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8" w:history="1">
        <w:r w:rsidR="00992EB5" w:rsidRPr="00992EB5">
          <w:rPr>
            <w:rStyle w:val="Lienhypertexte"/>
            <w:rFonts w:ascii="Times New Roman" w:hAnsi="Times New Roman" w:cs="Times New Roman"/>
            <w:noProof/>
            <w:sz w:val="24"/>
            <w:szCs w:val="24"/>
            <w:lang w:val="fr-FR"/>
          </w:rPr>
          <w:t>III.1.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_Toc214181618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22</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19" w:history="1">
        <w:r w:rsidR="00992EB5" w:rsidRPr="00992EB5">
          <w:rPr>
            <w:rStyle w:val="Lienhypertexte"/>
            <w:rFonts w:ascii="Times New Roman" w:hAnsi="Times New Roman" w:cs="Times New Roman"/>
            <w:noProof/>
            <w:sz w:val="24"/>
            <w:szCs w:val="24"/>
            <w:lang w:val="fr-CM"/>
          </w:rPr>
          <w:t>III.2. Particularités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_Toc214181619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0" w:history="1">
        <w:r w:rsidR="00992EB5" w:rsidRPr="00992EB5">
          <w:rPr>
            <w:rStyle w:val="Lienhypertexte"/>
            <w:rFonts w:ascii="Times New Roman" w:hAnsi="Times New Roman" w:cs="Times New Roman"/>
            <w:bCs/>
            <w:noProof/>
            <w:sz w:val="24"/>
            <w:szCs w:val="24"/>
            <w:bdr w:val="none" w:sz="0" w:space="0" w:color="auto" w:frame="1"/>
            <w:lang w:val="fr-CM"/>
          </w:rPr>
          <w:t>III.3. Impact de genres étranger</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_Toc214181620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1" w:history="1">
        <w:r w:rsidR="00992EB5" w:rsidRPr="00992EB5">
          <w:rPr>
            <w:rStyle w:val="Lienhypertexte"/>
            <w:rFonts w:ascii="Times New Roman" w:hAnsi="Times New Roman" w:cs="Times New Roman"/>
            <w:bCs/>
            <w:noProof/>
            <w:sz w:val="24"/>
            <w:szCs w:val="24"/>
            <w:bdr w:val="none" w:sz="0" w:space="0" w:color="auto" w:frame="1"/>
            <w:lang w:val="fr-CM"/>
          </w:rPr>
          <w:t>III.4. Instruments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_Toc214181621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24</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2" w:history="1">
        <w:r w:rsidR="00992EB5" w:rsidRPr="00992EB5">
          <w:rPr>
            <w:rStyle w:val="Lienhypertexte"/>
            <w:rFonts w:ascii="Times New Roman" w:hAnsi="Times New Roman" w:cs="Times New Roman"/>
            <w:noProof/>
            <w:sz w:val="24"/>
            <w:szCs w:val="24"/>
            <w:lang w:val="fr-CM"/>
          </w:rPr>
          <w:t>III.5.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_Toc214181622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23" w:history="1">
        <w:r w:rsidR="00992EB5" w:rsidRPr="00992EB5">
          <w:rPr>
            <w:rStyle w:val="Lienhypertexte"/>
          </w:rPr>
          <w:t>CHAPITRE IV : LE BEND-SKIN</w:t>
        </w:r>
        <w:r w:rsidR="00992EB5" w:rsidRPr="00992EB5">
          <w:rPr>
            <w:webHidden/>
          </w:rPr>
          <w:tab/>
        </w:r>
        <w:r w:rsidR="00992EB5" w:rsidRPr="00992EB5">
          <w:rPr>
            <w:webHidden/>
          </w:rPr>
          <w:fldChar w:fldCharType="begin"/>
        </w:r>
        <w:r w:rsidR="00992EB5" w:rsidRPr="00992EB5">
          <w:rPr>
            <w:webHidden/>
          </w:rPr>
          <w:instrText xml:space="preserve"> PAGEREF _Toc214181623 \h </w:instrText>
        </w:r>
        <w:r w:rsidR="00992EB5" w:rsidRPr="00992EB5">
          <w:rPr>
            <w:webHidden/>
          </w:rPr>
        </w:r>
        <w:r w:rsidR="00992EB5" w:rsidRPr="00992EB5">
          <w:rPr>
            <w:webHidden/>
          </w:rPr>
          <w:fldChar w:fldCharType="separate"/>
        </w:r>
        <w:r w:rsidR="00AF5259">
          <w:rPr>
            <w:webHidden/>
          </w:rPr>
          <w:t>28</w:t>
        </w:r>
        <w:r w:rsidR="00992EB5" w:rsidRPr="00992EB5">
          <w:rPr>
            <w:webHidden/>
          </w:rPr>
          <w:fldChar w:fldCharType="end"/>
        </w:r>
      </w:hyperlink>
    </w:p>
    <w:p w:rsidR="00992EB5" w:rsidRPr="00992EB5" w:rsidRDefault="00072A48" w:rsidP="00992EB5">
      <w:pPr>
        <w:pStyle w:val="TM2"/>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4" w:history="1">
        <w:r w:rsidR="00992EB5" w:rsidRPr="00992EB5">
          <w:rPr>
            <w:rStyle w:val="Lienhypertexte"/>
            <w:rFonts w:ascii="Times New Roman" w:hAnsi="Times New Roman" w:cs="Times New Roman"/>
            <w:noProof/>
            <w:sz w:val="24"/>
            <w:szCs w:val="24"/>
            <w:lang w:val="fr-FR"/>
          </w:rPr>
          <w:t>Origine et historique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_Toc214181624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5" w:history="1">
        <w:r w:rsidR="00992EB5" w:rsidRPr="00992EB5">
          <w:rPr>
            <w:rStyle w:val="Lienhypertexte"/>
            <w:rFonts w:ascii="Times New Roman" w:hAnsi="Times New Roman" w:cs="Times New Roman"/>
            <w:noProof/>
            <w:sz w:val="24"/>
            <w:szCs w:val="24"/>
            <w:lang w:val="fr-FR"/>
          </w:rPr>
          <w:t>IV.1.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_Toc214181625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29</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6" w:history="1">
        <w:r w:rsidR="00992EB5" w:rsidRPr="00992EB5">
          <w:rPr>
            <w:rStyle w:val="Lienhypertexte"/>
            <w:rFonts w:ascii="Times New Roman" w:eastAsia="Times New Roman" w:hAnsi="Times New Roman" w:cs="Times New Roman"/>
            <w:noProof/>
            <w:sz w:val="24"/>
            <w:szCs w:val="24"/>
            <w:lang w:val="fr-CM"/>
          </w:rPr>
          <w:t>IV.2.  Particularités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_Toc214181626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30</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7" w:history="1">
        <w:r w:rsidR="00992EB5" w:rsidRPr="00992EB5">
          <w:rPr>
            <w:rStyle w:val="Lienhypertexte"/>
            <w:rFonts w:ascii="Times New Roman" w:eastAsia="Times New Roman" w:hAnsi="Times New Roman" w:cs="Times New Roman"/>
            <w:noProof/>
            <w:sz w:val="24"/>
            <w:szCs w:val="24"/>
            <w:lang w:val="fr-CM"/>
          </w:rPr>
          <w:t>IV.3. Influences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_Toc214181627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30</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8" w:history="1">
        <w:r w:rsidR="00992EB5" w:rsidRPr="00992EB5">
          <w:rPr>
            <w:rStyle w:val="Lienhypertexte"/>
            <w:rFonts w:ascii="Times New Roman" w:eastAsia="Times New Roman" w:hAnsi="Times New Roman" w:cs="Times New Roman"/>
            <w:noProof/>
            <w:sz w:val="24"/>
            <w:szCs w:val="24"/>
            <w:lang w:val="fr-CM"/>
          </w:rPr>
          <w:t>IV.4. Instruments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_Toc214181628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31</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29" w:history="1">
        <w:r w:rsidR="00992EB5" w:rsidRPr="00992EB5">
          <w:rPr>
            <w:rStyle w:val="Lienhypertexte"/>
            <w:rFonts w:ascii="Times New Roman" w:eastAsia="Times New Roman" w:hAnsi="Times New Roman" w:cs="Times New Roman"/>
            <w:noProof/>
            <w:sz w:val="24"/>
            <w:szCs w:val="24"/>
            <w:lang w:val="fr-CM"/>
          </w:rPr>
          <w:t>IV.5.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_Toc214181629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32</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30" w:history="1">
        <w:r w:rsidR="00992EB5" w:rsidRPr="00992EB5">
          <w:rPr>
            <w:rStyle w:val="Lienhypertexte"/>
            <w:lang w:val="fr-CM"/>
          </w:rPr>
          <w:t>CHAPITRE V: MAGAMBEU</w:t>
        </w:r>
        <w:r w:rsidR="00992EB5" w:rsidRPr="00992EB5">
          <w:rPr>
            <w:webHidden/>
          </w:rPr>
          <w:tab/>
        </w:r>
        <w:r w:rsidR="00992EB5" w:rsidRPr="00992EB5">
          <w:rPr>
            <w:webHidden/>
          </w:rPr>
          <w:fldChar w:fldCharType="begin"/>
        </w:r>
        <w:r w:rsidR="00992EB5" w:rsidRPr="00992EB5">
          <w:rPr>
            <w:webHidden/>
          </w:rPr>
          <w:instrText xml:space="preserve"> PAGEREF _Toc214181630 \h </w:instrText>
        </w:r>
        <w:r w:rsidR="00992EB5" w:rsidRPr="00992EB5">
          <w:rPr>
            <w:webHidden/>
          </w:rPr>
        </w:r>
        <w:r w:rsidR="00992EB5" w:rsidRPr="00992EB5">
          <w:rPr>
            <w:webHidden/>
          </w:rPr>
          <w:fldChar w:fldCharType="separate"/>
        </w:r>
        <w:r w:rsidR="00AF5259">
          <w:rPr>
            <w:webHidden/>
          </w:rPr>
          <w:t>35</w:t>
        </w:r>
        <w:r w:rsidR="00992EB5" w:rsidRPr="00992EB5">
          <w:rPr>
            <w:webHidden/>
          </w:rPr>
          <w:fldChar w:fldCharType="end"/>
        </w:r>
      </w:hyperlink>
    </w:p>
    <w:p w:rsidR="00992EB5" w:rsidRPr="00992EB5" w:rsidRDefault="00072A48" w:rsidP="00992EB5">
      <w:pPr>
        <w:pStyle w:val="TM2"/>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1" w:history="1">
        <w:r w:rsidR="00992EB5" w:rsidRPr="00992EB5">
          <w:rPr>
            <w:rStyle w:val="Lienhypertexte"/>
            <w:rFonts w:ascii="Times New Roman" w:hAnsi="Times New Roman" w:cs="Times New Roman"/>
            <w:noProof/>
            <w:sz w:val="24"/>
            <w:szCs w:val="24"/>
            <w:lang w:val="fr-FR"/>
          </w:rPr>
          <w:t>Origine et historique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_Toc214181631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2" w:history="1">
        <w:r w:rsidR="00992EB5" w:rsidRPr="00992EB5">
          <w:rPr>
            <w:rStyle w:val="Lienhypertexte"/>
            <w:rFonts w:ascii="Times New Roman" w:hAnsi="Times New Roman" w:cs="Times New Roman"/>
            <w:noProof/>
            <w:sz w:val="24"/>
            <w:szCs w:val="24"/>
            <w:lang w:val="fr-CM"/>
          </w:rPr>
          <w:t>V.1.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_Toc214181632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36</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3" w:history="1">
        <w:r w:rsidR="00992EB5" w:rsidRPr="00992EB5">
          <w:rPr>
            <w:rStyle w:val="Lienhypertexte"/>
            <w:rFonts w:ascii="Times New Roman" w:hAnsi="Times New Roman" w:cs="Times New Roman"/>
            <w:noProof/>
            <w:sz w:val="24"/>
            <w:szCs w:val="24"/>
            <w:lang w:val="fr-FR"/>
          </w:rPr>
          <w:t>V.2. Particularités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_Toc214181633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4" w:history="1">
        <w:r w:rsidR="00992EB5" w:rsidRPr="00992EB5">
          <w:rPr>
            <w:rStyle w:val="Lienhypertexte"/>
            <w:rFonts w:ascii="Times New Roman" w:hAnsi="Times New Roman" w:cs="Times New Roman"/>
            <w:noProof/>
            <w:sz w:val="24"/>
            <w:szCs w:val="24"/>
            <w:lang w:val="fr-FR"/>
          </w:rPr>
          <w:t>V.3. Influences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_Toc214181634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5" w:history="1">
        <w:r w:rsidR="00992EB5" w:rsidRPr="00992EB5">
          <w:rPr>
            <w:rStyle w:val="Lienhypertexte"/>
            <w:rFonts w:ascii="Times New Roman" w:hAnsi="Times New Roman" w:cs="Times New Roman"/>
            <w:noProof/>
            <w:sz w:val="24"/>
            <w:szCs w:val="24"/>
            <w:lang w:val="fr-FR"/>
          </w:rPr>
          <w:t>V.4. Instrument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_Toc214181635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39</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6" w:history="1">
        <w:r w:rsidR="00992EB5" w:rsidRPr="00992EB5">
          <w:rPr>
            <w:rStyle w:val="Lienhypertexte"/>
            <w:rFonts w:ascii="Times New Roman" w:hAnsi="Times New Roman" w:cs="Times New Roman"/>
            <w:noProof/>
            <w:sz w:val="24"/>
            <w:szCs w:val="24"/>
            <w:lang w:val="fr-FR"/>
          </w:rPr>
          <w:t>V.5.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_Toc214181636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40</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37" w:history="1">
        <w:r w:rsidR="00992EB5" w:rsidRPr="00992EB5">
          <w:rPr>
            <w:rStyle w:val="Lienhypertexte"/>
          </w:rPr>
          <w:t>CHAPITRE VI : AMBASSE-BEY</w:t>
        </w:r>
        <w:r w:rsidR="00992EB5" w:rsidRPr="00992EB5">
          <w:rPr>
            <w:webHidden/>
          </w:rPr>
          <w:tab/>
        </w:r>
        <w:r w:rsidR="00992EB5" w:rsidRPr="00992EB5">
          <w:rPr>
            <w:webHidden/>
          </w:rPr>
          <w:fldChar w:fldCharType="begin"/>
        </w:r>
        <w:r w:rsidR="00992EB5" w:rsidRPr="00992EB5">
          <w:rPr>
            <w:webHidden/>
          </w:rPr>
          <w:instrText xml:space="preserve"> PAGEREF _Toc214181637 \h </w:instrText>
        </w:r>
        <w:r w:rsidR="00992EB5" w:rsidRPr="00992EB5">
          <w:rPr>
            <w:webHidden/>
          </w:rPr>
        </w:r>
        <w:r w:rsidR="00992EB5" w:rsidRPr="00992EB5">
          <w:rPr>
            <w:webHidden/>
          </w:rPr>
          <w:fldChar w:fldCharType="separate"/>
        </w:r>
        <w:r w:rsidR="00AF5259">
          <w:rPr>
            <w:webHidden/>
          </w:rPr>
          <w:t>42</w:t>
        </w:r>
        <w:r w:rsidR="00992EB5" w:rsidRPr="00992EB5">
          <w:rPr>
            <w:webHidden/>
          </w:rPr>
          <w:fldChar w:fldCharType="end"/>
        </w:r>
      </w:hyperlink>
    </w:p>
    <w:p w:rsidR="00992EB5" w:rsidRPr="00992EB5" w:rsidRDefault="00072A48" w:rsidP="00992EB5">
      <w:pPr>
        <w:pStyle w:val="TM2"/>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8" w:history="1">
        <w:r w:rsidR="00992EB5" w:rsidRPr="00992EB5">
          <w:rPr>
            <w:rStyle w:val="Lienhypertexte"/>
            <w:rFonts w:ascii="Times New Roman" w:hAnsi="Times New Roman" w:cs="Times New Roman"/>
            <w:noProof/>
            <w:sz w:val="24"/>
            <w:szCs w:val="24"/>
            <w:lang w:val="fr-FR"/>
          </w:rPr>
          <w:t>Origine et historique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_Toc214181638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42</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39" w:history="1">
        <w:r w:rsidR="00992EB5" w:rsidRPr="00992EB5">
          <w:rPr>
            <w:rStyle w:val="Lienhypertexte"/>
            <w:rFonts w:ascii="Times New Roman" w:hAnsi="Times New Roman" w:cs="Times New Roman"/>
            <w:noProof/>
            <w:sz w:val="24"/>
            <w:szCs w:val="24"/>
            <w:lang w:val="fr-CM"/>
          </w:rPr>
          <w:t>VI.1.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_Toc214181639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0" w:history="1">
        <w:r w:rsidR="00992EB5" w:rsidRPr="00992EB5">
          <w:rPr>
            <w:rStyle w:val="Lienhypertexte"/>
            <w:rFonts w:ascii="Times New Roman" w:hAnsi="Times New Roman" w:cs="Times New Roman"/>
            <w:noProof/>
            <w:sz w:val="24"/>
            <w:szCs w:val="24"/>
            <w:lang w:val="fr-FR"/>
          </w:rPr>
          <w:t>VI.2. Particularités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_Toc214181640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43</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1" w:history="1">
        <w:r w:rsidR="00992EB5" w:rsidRPr="00992EB5">
          <w:rPr>
            <w:rStyle w:val="Lienhypertexte"/>
            <w:rFonts w:ascii="Times New Roman" w:hAnsi="Times New Roman" w:cs="Times New Roman"/>
            <w:noProof/>
            <w:sz w:val="24"/>
            <w:szCs w:val="24"/>
            <w:lang w:val="fr-FR"/>
          </w:rPr>
          <w:t>VI.3. Influences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_Toc214181641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44</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2" w:history="1">
        <w:r w:rsidR="00992EB5" w:rsidRPr="00992EB5">
          <w:rPr>
            <w:rStyle w:val="Lienhypertexte"/>
            <w:rFonts w:ascii="Times New Roman" w:hAnsi="Times New Roman" w:cs="Times New Roman"/>
            <w:noProof/>
            <w:sz w:val="24"/>
            <w:szCs w:val="24"/>
            <w:lang w:val="fr-FR"/>
          </w:rPr>
          <w:t>VI.4. Instrument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_Toc214181642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44</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3" w:history="1">
        <w:r w:rsidR="00992EB5" w:rsidRPr="00992EB5">
          <w:rPr>
            <w:rStyle w:val="Lienhypertexte"/>
            <w:rFonts w:ascii="Times New Roman" w:hAnsi="Times New Roman" w:cs="Times New Roman"/>
            <w:noProof/>
            <w:sz w:val="24"/>
            <w:szCs w:val="24"/>
            <w:lang w:val="fr-FR"/>
          </w:rPr>
          <w:t>VI.5.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_Toc214181643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45</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44" w:history="1">
        <w:r w:rsidR="00992EB5" w:rsidRPr="00992EB5">
          <w:rPr>
            <w:rStyle w:val="Lienhypertexte"/>
          </w:rPr>
          <w:t>CHAPITRE VII : MBOLE</w:t>
        </w:r>
        <w:r w:rsidR="00992EB5" w:rsidRPr="00992EB5">
          <w:rPr>
            <w:webHidden/>
          </w:rPr>
          <w:tab/>
        </w:r>
        <w:r w:rsidR="00992EB5" w:rsidRPr="00992EB5">
          <w:rPr>
            <w:webHidden/>
          </w:rPr>
          <w:fldChar w:fldCharType="begin"/>
        </w:r>
        <w:r w:rsidR="00992EB5" w:rsidRPr="00992EB5">
          <w:rPr>
            <w:webHidden/>
          </w:rPr>
          <w:instrText xml:space="preserve"> PAGEREF _Toc214181644 \h </w:instrText>
        </w:r>
        <w:r w:rsidR="00992EB5" w:rsidRPr="00992EB5">
          <w:rPr>
            <w:webHidden/>
          </w:rPr>
        </w:r>
        <w:r w:rsidR="00992EB5" w:rsidRPr="00992EB5">
          <w:rPr>
            <w:webHidden/>
          </w:rPr>
          <w:fldChar w:fldCharType="separate"/>
        </w:r>
        <w:r w:rsidR="00AF5259">
          <w:rPr>
            <w:webHidden/>
          </w:rPr>
          <w:t>46</w:t>
        </w:r>
        <w:r w:rsidR="00992EB5" w:rsidRPr="00992EB5">
          <w:rPr>
            <w:webHidden/>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5" w:history="1">
        <w:r w:rsidR="00992EB5" w:rsidRPr="00992EB5">
          <w:rPr>
            <w:rStyle w:val="Lienhypertexte"/>
            <w:rFonts w:ascii="Times New Roman" w:hAnsi="Times New Roman" w:cs="Times New Roman"/>
            <w:noProof/>
            <w:sz w:val="24"/>
            <w:szCs w:val="24"/>
            <w:lang w:val="fr-FR"/>
          </w:rPr>
          <w:t>VII.1. Evolution</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_Toc214181645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46</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6" w:history="1">
        <w:r w:rsidR="00992EB5" w:rsidRPr="00992EB5">
          <w:rPr>
            <w:rStyle w:val="Lienhypertexte"/>
            <w:rFonts w:ascii="Times New Roman" w:hAnsi="Times New Roman" w:cs="Times New Roman"/>
            <w:noProof/>
            <w:sz w:val="24"/>
            <w:szCs w:val="24"/>
            <w:lang w:val="fr-FR"/>
          </w:rPr>
          <w:t>VII.2. Particularité</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_Toc214181646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47</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7" w:history="1">
        <w:r w:rsidR="00992EB5" w:rsidRPr="00992EB5">
          <w:rPr>
            <w:rStyle w:val="Lienhypertexte"/>
            <w:rFonts w:ascii="Times New Roman" w:hAnsi="Times New Roman" w:cs="Times New Roman"/>
            <w:noProof/>
            <w:sz w:val="24"/>
            <w:szCs w:val="24"/>
            <w:lang w:val="fr-FR"/>
          </w:rPr>
          <w:t>VII.3. Influences des genres étrangers</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_Toc214181647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8" w:history="1">
        <w:r w:rsidR="00992EB5" w:rsidRPr="00992EB5">
          <w:rPr>
            <w:rStyle w:val="Lienhypertexte"/>
            <w:rFonts w:ascii="Times New Roman" w:hAnsi="Times New Roman" w:cs="Times New Roman"/>
            <w:noProof/>
            <w:sz w:val="24"/>
            <w:szCs w:val="24"/>
            <w:lang w:val="fr-FR"/>
          </w:rPr>
          <w:t>VII.4. Instrument de musique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_Toc214181648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48</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3"/>
        <w:tabs>
          <w:tab w:val="right" w:leader="dot" w:pos="9396"/>
        </w:tabs>
        <w:spacing w:line="360" w:lineRule="auto"/>
        <w:jc w:val="both"/>
        <w:rPr>
          <w:rFonts w:ascii="Times New Roman" w:eastAsiaTheme="minorEastAsia" w:hAnsi="Times New Roman" w:cs="Times New Roman"/>
          <w:noProof/>
          <w:sz w:val="24"/>
          <w:szCs w:val="24"/>
          <w:lang w:val="fr-FR" w:eastAsia="fr-FR"/>
        </w:rPr>
      </w:pPr>
      <w:hyperlink w:anchor="_Toc214181649" w:history="1">
        <w:r w:rsidR="00992EB5" w:rsidRPr="00992EB5">
          <w:rPr>
            <w:rStyle w:val="Lienhypertexte"/>
            <w:rFonts w:ascii="Times New Roman" w:hAnsi="Times New Roman" w:cs="Times New Roman"/>
            <w:noProof/>
            <w:sz w:val="24"/>
            <w:szCs w:val="24"/>
            <w:lang w:val="fr-FR"/>
          </w:rPr>
          <w:t>VII.5. Figures proue</w:t>
        </w:r>
        <w:r w:rsidR="00992EB5" w:rsidRPr="00992EB5">
          <w:rPr>
            <w:rFonts w:ascii="Times New Roman" w:hAnsi="Times New Roman" w:cs="Times New Roman"/>
            <w:noProof/>
            <w:webHidden/>
            <w:sz w:val="24"/>
            <w:szCs w:val="24"/>
          </w:rPr>
          <w:tab/>
        </w:r>
        <w:r w:rsidR="00992EB5" w:rsidRPr="00992EB5">
          <w:rPr>
            <w:rFonts w:ascii="Times New Roman" w:hAnsi="Times New Roman" w:cs="Times New Roman"/>
            <w:noProof/>
            <w:webHidden/>
            <w:sz w:val="24"/>
            <w:szCs w:val="24"/>
          </w:rPr>
          <w:fldChar w:fldCharType="begin"/>
        </w:r>
        <w:r w:rsidR="00992EB5" w:rsidRPr="00992EB5">
          <w:rPr>
            <w:rFonts w:ascii="Times New Roman" w:hAnsi="Times New Roman" w:cs="Times New Roman"/>
            <w:noProof/>
            <w:webHidden/>
            <w:sz w:val="24"/>
            <w:szCs w:val="24"/>
          </w:rPr>
          <w:instrText xml:space="preserve"> PAGEREF _Toc214181649 \h </w:instrText>
        </w:r>
        <w:r w:rsidR="00992EB5" w:rsidRPr="00992EB5">
          <w:rPr>
            <w:rFonts w:ascii="Times New Roman" w:hAnsi="Times New Roman" w:cs="Times New Roman"/>
            <w:noProof/>
            <w:webHidden/>
            <w:sz w:val="24"/>
            <w:szCs w:val="24"/>
          </w:rPr>
        </w:r>
        <w:r w:rsidR="00992EB5" w:rsidRPr="00992EB5">
          <w:rPr>
            <w:rFonts w:ascii="Times New Roman" w:hAnsi="Times New Roman" w:cs="Times New Roman"/>
            <w:noProof/>
            <w:webHidden/>
            <w:sz w:val="24"/>
            <w:szCs w:val="24"/>
          </w:rPr>
          <w:fldChar w:fldCharType="separate"/>
        </w:r>
        <w:r w:rsidR="00AF5259">
          <w:rPr>
            <w:rFonts w:ascii="Times New Roman" w:hAnsi="Times New Roman" w:cs="Times New Roman"/>
            <w:noProof/>
            <w:webHidden/>
            <w:sz w:val="24"/>
            <w:szCs w:val="24"/>
          </w:rPr>
          <w:t>49</w:t>
        </w:r>
        <w:r w:rsidR="00992EB5" w:rsidRPr="00992EB5">
          <w:rPr>
            <w:rFonts w:ascii="Times New Roman" w:hAnsi="Times New Roman" w:cs="Times New Roman"/>
            <w:noProof/>
            <w:webHidden/>
            <w:sz w:val="24"/>
            <w:szCs w:val="24"/>
          </w:rPr>
          <w:fldChar w:fldCharType="end"/>
        </w:r>
      </w:hyperlink>
    </w:p>
    <w:p w:rsidR="00992EB5" w:rsidRPr="00992EB5" w:rsidRDefault="00072A48" w:rsidP="00992EB5">
      <w:pPr>
        <w:pStyle w:val="TM1"/>
        <w:rPr>
          <w:rFonts w:eastAsiaTheme="minorEastAsia"/>
          <w:b w:val="0"/>
          <w:lang w:eastAsia="fr-FR"/>
        </w:rPr>
      </w:pPr>
      <w:hyperlink w:anchor="_Toc214181650" w:history="1">
        <w:r w:rsidR="00992EB5" w:rsidRPr="00992EB5">
          <w:rPr>
            <w:rStyle w:val="Lienhypertexte"/>
          </w:rPr>
          <w:t>CONCLUSION</w:t>
        </w:r>
        <w:r w:rsidR="00992EB5" w:rsidRPr="00992EB5">
          <w:rPr>
            <w:webHidden/>
          </w:rPr>
          <w:tab/>
        </w:r>
        <w:r w:rsidR="00992EB5" w:rsidRPr="00992EB5">
          <w:rPr>
            <w:webHidden/>
          </w:rPr>
          <w:fldChar w:fldCharType="begin"/>
        </w:r>
        <w:r w:rsidR="00992EB5" w:rsidRPr="00992EB5">
          <w:rPr>
            <w:webHidden/>
          </w:rPr>
          <w:instrText xml:space="preserve"> PAGEREF _Toc214181650 \h </w:instrText>
        </w:r>
        <w:r w:rsidR="00992EB5" w:rsidRPr="00992EB5">
          <w:rPr>
            <w:webHidden/>
          </w:rPr>
        </w:r>
        <w:r w:rsidR="00992EB5" w:rsidRPr="00992EB5">
          <w:rPr>
            <w:webHidden/>
          </w:rPr>
          <w:fldChar w:fldCharType="separate"/>
        </w:r>
        <w:r w:rsidR="00AF5259">
          <w:rPr>
            <w:webHidden/>
          </w:rPr>
          <w:t>51</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51" w:history="1">
        <w:r w:rsidR="00992EB5" w:rsidRPr="00992EB5">
          <w:rPr>
            <w:rStyle w:val="Lienhypertexte"/>
          </w:rPr>
          <w:t>BIBLIOGRAPHIE</w:t>
        </w:r>
        <w:r w:rsidR="00992EB5" w:rsidRPr="00992EB5">
          <w:rPr>
            <w:webHidden/>
          </w:rPr>
          <w:tab/>
        </w:r>
        <w:r w:rsidR="00992EB5" w:rsidRPr="00992EB5">
          <w:rPr>
            <w:webHidden/>
          </w:rPr>
          <w:fldChar w:fldCharType="begin"/>
        </w:r>
        <w:r w:rsidR="00992EB5" w:rsidRPr="00992EB5">
          <w:rPr>
            <w:webHidden/>
          </w:rPr>
          <w:instrText xml:space="preserve"> PAGEREF _Toc214181651 \h </w:instrText>
        </w:r>
        <w:r w:rsidR="00992EB5" w:rsidRPr="00992EB5">
          <w:rPr>
            <w:webHidden/>
          </w:rPr>
        </w:r>
        <w:r w:rsidR="00992EB5" w:rsidRPr="00992EB5">
          <w:rPr>
            <w:webHidden/>
          </w:rPr>
          <w:fldChar w:fldCharType="separate"/>
        </w:r>
        <w:r w:rsidR="00AF5259">
          <w:rPr>
            <w:webHidden/>
          </w:rPr>
          <w:t>52</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52" w:history="1">
        <w:r w:rsidR="00992EB5" w:rsidRPr="00992EB5">
          <w:rPr>
            <w:rStyle w:val="Lienhypertexte"/>
          </w:rPr>
          <w:t>INDEX DES AUTEURS</w:t>
        </w:r>
        <w:r w:rsidR="00992EB5" w:rsidRPr="00992EB5">
          <w:rPr>
            <w:webHidden/>
          </w:rPr>
          <w:tab/>
        </w:r>
        <w:r w:rsidR="00992EB5" w:rsidRPr="00992EB5">
          <w:rPr>
            <w:webHidden/>
          </w:rPr>
          <w:fldChar w:fldCharType="begin"/>
        </w:r>
        <w:r w:rsidR="00992EB5" w:rsidRPr="00992EB5">
          <w:rPr>
            <w:webHidden/>
          </w:rPr>
          <w:instrText xml:space="preserve"> PAGEREF _Toc214181652 \h </w:instrText>
        </w:r>
        <w:r w:rsidR="00992EB5" w:rsidRPr="00992EB5">
          <w:rPr>
            <w:webHidden/>
          </w:rPr>
        </w:r>
        <w:r w:rsidR="00992EB5" w:rsidRPr="00992EB5">
          <w:rPr>
            <w:webHidden/>
          </w:rPr>
          <w:fldChar w:fldCharType="separate"/>
        </w:r>
        <w:r w:rsidR="00AF5259">
          <w:rPr>
            <w:webHidden/>
          </w:rPr>
          <w:t>53</w:t>
        </w:r>
        <w:r w:rsidR="00992EB5" w:rsidRPr="00992EB5">
          <w:rPr>
            <w:webHidden/>
          </w:rPr>
          <w:fldChar w:fldCharType="end"/>
        </w:r>
      </w:hyperlink>
    </w:p>
    <w:p w:rsidR="00992EB5" w:rsidRPr="00992EB5" w:rsidRDefault="00072A48" w:rsidP="00992EB5">
      <w:pPr>
        <w:pStyle w:val="TM1"/>
        <w:rPr>
          <w:rFonts w:eastAsiaTheme="minorEastAsia"/>
          <w:b w:val="0"/>
          <w:lang w:eastAsia="fr-FR"/>
        </w:rPr>
      </w:pPr>
      <w:hyperlink w:anchor="_Toc214181653" w:history="1">
        <w:r w:rsidR="00992EB5" w:rsidRPr="00992EB5">
          <w:rPr>
            <w:rStyle w:val="Lienhypertexte"/>
          </w:rPr>
          <w:t>TABLE DES MATIERES</w:t>
        </w:r>
        <w:r w:rsidR="00992EB5" w:rsidRPr="00992EB5">
          <w:rPr>
            <w:webHidden/>
          </w:rPr>
          <w:tab/>
        </w:r>
        <w:r w:rsidR="00992EB5" w:rsidRPr="00992EB5">
          <w:rPr>
            <w:webHidden/>
          </w:rPr>
          <w:fldChar w:fldCharType="begin"/>
        </w:r>
        <w:r w:rsidR="00992EB5" w:rsidRPr="00992EB5">
          <w:rPr>
            <w:webHidden/>
          </w:rPr>
          <w:instrText xml:space="preserve"> PAGEREF _Toc214181653 \h </w:instrText>
        </w:r>
        <w:r w:rsidR="00992EB5" w:rsidRPr="00992EB5">
          <w:rPr>
            <w:webHidden/>
          </w:rPr>
        </w:r>
        <w:r w:rsidR="00992EB5" w:rsidRPr="00992EB5">
          <w:rPr>
            <w:webHidden/>
          </w:rPr>
          <w:fldChar w:fldCharType="separate"/>
        </w:r>
        <w:r w:rsidR="00AF5259">
          <w:rPr>
            <w:webHidden/>
          </w:rPr>
          <w:t>54</w:t>
        </w:r>
        <w:r w:rsidR="00992EB5" w:rsidRPr="00992EB5">
          <w:rPr>
            <w:webHidden/>
          </w:rPr>
          <w:fldChar w:fldCharType="end"/>
        </w:r>
      </w:hyperlink>
    </w:p>
    <w:p w:rsidR="008D1C67" w:rsidRPr="00992EB5" w:rsidRDefault="00C33961" w:rsidP="00992EB5">
      <w:pPr>
        <w:spacing w:line="360" w:lineRule="auto"/>
        <w:jc w:val="both"/>
        <w:rPr>
          <w:rFonts w:ascii="Times New Roman" w:hAnsi="Times New Roman" w:cs="Times New Roman"/>
          <w:sz w:val="24"/>
          <w:szCs w:val="24"/>
          <w:lang w:val="fr-FR"/>
        </w:rPr>
      </w:pPr>
      <w:r w:rsidRPr="00992EB5">
        <w:rPr>
          <w:rFonts w:ascii="Times New Roman" w:hAnsi="Times New Roman" w:cs="Times New Roman"/>
          <w:sz w:val="24"/>
          <w:szCs w:val="24"/>
          <w:lang w:val="fr-FR"/>
        </w:rPr>
        <w:fldChar w:fldCharType="end"/>
      </w:r>
      <w:r w:rsidR="00EA1E8E" w:rsidRPr="00992EB5">
        <w:rPr>
          <w:rFonts w:ascii="Times New Roman" w:hAnsi="Times New Roman" w:cs="Times New Roman"/>
          <w:sz w:val="24"/>
          <w:szCs w:val="24"/>
        </w:rPr>
        <w:t xml:space="preserve"> </w:t>
      </w:r>
    </w:p>
    <w:sectPr w:rsidR="008D1C67" w:rsidRPr="00992EB5" w:rsidSect="001747D1">
      <w:type w:val="continuous"/>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2A48" w:rsidRDefault="00072A48" w:rsidP="00B232B3">
      <w:pPr>
        <w:spacing w:after="0" w:line="240" w:lineRule="auto"/>
      </w:pPr>
      <w:r>
        <w:separator/>
      </w:r>
    </w:p>
  </w:endnote>
  <w:endnote w:type="continuationSeparator" w:id="0">
    <w:p w:rsidR="00072A48" w:rsidRDefault="00072A48" w:rsidP="00B23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BM Plex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259" w:rsidRDefault="00AF5259" w:rsidP="00AB5ED1">
    <w:pPr>
      <w:pStyle w:val="Pieddepage"/>
    </w:pPr>
  </w:p>
  <w:p w:rsidR="00AF5259" w:rsidRDefault="00AF525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259" w:rsidRDefault="00AF5259" w:rsidP="00AB5ED1">
    <w:pPr>
      <w:pStyle w:val="Pieddepage"/>
    </w:pPr>
    <w:ins w:id="18" w:author="ADMIN" w:date="2025-11-14T12:09:00Z">
      <w:r>
        <w:rPr>
          <w:noProof/>
          <w:color w:val="808080" w:themeColor="background1" w:themeShade="80"/>
          <w:lang w:val="fr-FR" w:eastAsia="fr-FR"/>
          <w:rPrChange w:id="19" w:author="Unknown">
            <w:rPr>
              <w:noProof/>
              <w:lang w:val="fr-FR" w:eastAsia="fr-FR"/>
            </w:rPr>
          </w:rPrChange>
        </w:rPr>
        <mc:AlternateContent>
          <mc:Choice Requires="wpg">
            <w:drawing>
              <wp:anchor distT="0" distB="0" distL="0" distR="0" simplePos="0" relativeHeight="251673600" behindDoc="0" locked="0" layoutInCell="1" allowOverlap="1" wp14:anchorId="4E4D4F7B" wp14:editId="06EF04F8">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27940" b="3810"/>
                <wp:wrapSquare wrapText="bothSides"/>
                <wp:docPr id="47" name="Groupe 4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48" name="Rectangle 48"/>
                        <wps:cNvSpPr/>
                        <wps:spPr>
                          <a:xfrm>
                            <a:off x="19050" y="0"/>
                            <a:ext cx="5943600" cy="18826"/>
                          </a:xfrm>
                          <a:prstGeom prst="rect">
                            <a:avLst/>
                          </a:prstGeom>
                          <a:solidFill>
                            <a:schemeClr val="tx1"/>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Zone de texte 4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5259" w:rsidRPr="00CA1ACD" w:rsidRDefault="00AF5259" w:rsidP="00AB5ED1">
                              <w:pPr>
                                <w:jc w:val="both"/>
                                <w:rPr>
                                  <w:rFonts w:ascii="Times New Roman" w:hAnsi="Times New Roman" w:cs="Times New Roman"/>
                                  <w:b/>
                                  <w:color w:val="000000" w:themeColor="text1"/>
                                  <w:sz w:val="24"/>
                                  <w:lang w:val="fr-FR"/>
                                </w:rPr>
                              </w:pPr>
                              <w:r w:rsidRPr="00762D64">
                                <w:rPr>
                                  <w:rFonts w:ascii="Times New Roman" w:hAnsi="Times New Roman" w:cs="Times New Roman"/>
                                  <w:b/>
                                  <w:caps/>
                                  <w:color w:val="000000" w:themeColor="text1"/>
                                  <w:sz w:val="20"/>
                                  <w:szCs w:val="18"/>
                                  <w:lang w:val="fr-CM"/>
                                </w:rPr>
                                <w:t>R</w:t>
                              </w:r>
                              <w:r w:rsidRPr="00762D64">
                                <w:rPr>
                                  <w:rFonts w:ascii="Times New Roman" w:hAnsi="Times New Roman" w:cs="Times New Roman"/>
                                  <w:b/>
                                  <w:color w:val="000000" w:themeColor="text1"/>
                                  <w:sz w:val="20"/>
                                  <w:szCs w:val="18"/>
                                  <w:lang w:val="fr-CM"/>
                                </w:rPr>
                                <w:t xml:space="preserve">édigé par </w:t>
                              </w:r>
                              <w:r w:rsidRPr="00762D64">
                                <w:rPr>
                                  <w:rFonts w:ascii="Times New Roman" w:hAnsi="Times New Roman" w:cs="Times New Roman"/>
                                  <w:b/>
                                  <w:caps/>
                                  <w:color w:val="000000" w:themeColor="text1"/>
                                  <w:sz w:val="20"/>
                                  <w:szCs w:val="18"/>
                                  <w:lang w:val="fr-CM"/>
                                </w:rPr>
                                <w:t>ONGONO ASSOMO B</w:t>
                              </w:r>
                              <w:r w:rsidRPr="00762D64">
                                <w:rPr>
                                  <w:rFonts w:ascii="Times New Roman" w:hAnsi="Times New Roman" w:cs="Times New Roman"/>
                                  <w:b/>
                                  <w:color w:val="000000" w:themeColor="text1"/>
                                  <w:sz w:val="20"/>
                                  <w:szCs w:val="18"/>
                                  <w:lang w:val="fr-CM"/>
                                </w:rPr>
                                <w:t>erthe</w:t>
                              </w:r>
                              <w:r w:rsidRPr="00762D64">
                                <w:rPr>
                                  <w:rFonts w:ascii="Times New Roman" w:hAnsi="Times New Roman" w:cs="Times New Roman"/>
                                  <w:b/>
                                  <w:caps/>
                                  <w:color w:val="000000" w:themeColor="text1"/>
                                  <w:sz w:val="20"/>
                                  <w:szCs w:val="18"/>
                                  <w:lang w:val="fr-CM"/>
                                </w:rPr>
                                <w:t xml:space="preserve"> O</w:t>
                              </w:r>
                              <w:r w:rsidRPr="00762D64">
                                <w:rPr>
                                  <w:rFonts w:ascii="Times New Roman" w:hAnsi="Times New Roman" w:cs="Times New Roman"/>
                                  <w:b/>
                                  <w:color w:val="000000" w:themeColor="text1"/>
                                  <w:sz w:val="20"/>
                                  <w:szCs w:val="18"/>
                                  <w:lang w:val="fr-CM"/>
                                </w:rPr>
                                <w:t>rnella</w:t>
                              </w:r>
                              <w:r w:rsidRPr="00CA1ACD" w:rsidDel="00904E72">
                                <w:rPr>
                                  <w:rFonts w:ascii="Times New Roman" w:hAnsi="Times New Roman" w:cs="Times New Roman"/>
                                  <w:b/>
                                  <w:color w:val="000000" w:themeColor="text1"/>
                                  <w:sz w:val="24"/>
                                  <w:lang w:val="fr-FR"/>
                                </w:rPr>
                                <w:t xml:space="preserve"> </w:t>
                              </w:r>
                            </w:p>
                            <w:p w:rsidR="00AF5259" w:rsidRPr="00CA1ACD" w:rsidRDefault="00AF5259" w:rsidP="00AB5ED1">
                              <w:pPr>
                                <w:jc w:val="right"/>
                                <w:rPr>
                                  <w:color w:val="808080" w:themeColor="background1" w:themeShade="80"/>
                                  <w:lang w:val="fr-FR"/>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E4D4F7B" id="Groupe 47" o:spid="_x0000_s1029" style="position:absolute;margin-left:416.8pt;margin-top:0;width:468pt;height:25.2pt;z-index:25167360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">
                <v:rect id="Rectangle 48" o:spid="_x0000_s1030"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HFRL8A&#10;AADbAAAADwAAAGRycy9kb3ducmV2LnhtbERPTU8CMRC9m/gfmjHxJq1GCFkoxGhM5AgoXCfbYXfZ&#10;7XTTjuzy7+nBxOPL+16uR9+pC8XUBLbwPDGgiMvgGq4sfO8/n+agkiA77AKThSslWK/u75ZYuDDw&#10;li47qVQO4VSghVqkL7ROZU0e0yT0xJk7hehRMoyVdhGHHO47/WLMTHtsODfU2NN7TWW7+/UW2k7M&#10;x0HOZnv9icLtdJgeN5W1jw/j2wKU0Cj/4j/3l7PwmsfmL/kH6N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YcVEvwAAANsAAAAPAAAAAAAAAAAAAAAAAJgCAABkcnMvZG93bnJl&#10;di54bWxQSwUGAAAAAAQABAD1AAAAhAMAAAAA&#10;" fillcolor="black [3213]" strokecolor="#0070c0" strokeweight="1pt"/>
                <v:shapetype id="_x0000_t202" coordsize="21600,21600" o:spt="202" path="m,l,21600r21600,l21600,xe">
                  <v:stroke joinstyle="miter"/>
                  <v:path gradientshapeok="t" o:connecttype="rect"/>
                </v:shapetype>
                <v:shape id="Zone de texte 49" o:spid="_x0000_s1031"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PND8QA&#10;AADbAAAADwAAAGRycy9kb3ducmV2LnhtbESPQWsCMRSE7wX/Q3iCt5p1W6RujSKC1JOg1YO3x+Z1&#10;s+3mZUmyuvrrG6HQ4zAz3zDzZW8bcSEfascKJuMMBHHpdM2VguPn5vkNRIjIGhvHpOBGAZaLwdMc&#10;C+2uvKfLIVYiQTgUqMDE2BZShtKQxTB2LXHyvpy3GJP0ldQerwluG5ln2VRarDktGGxpbaj8OXRW&#10;gT/t8tX6+3zq8g95r8yxe9HTnVKjYb96BxGpj//hv/ZWK3idweNL+gF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DzQ/EAAAA2wAAAA8AAAAAAAAAAAAAAAAAmAIAAGRycy9k&#10;b3ducmV2LnhtbFBLBQYAAAAABAAEAPUAAACJAwAAAAA=&#10;" filled="f" stroked="f" strokeweight=".5pt">
                  <v:textbox inset=",,,0">
                    <w:txbxContent>
                      <w:p w:rsidR="00AF5259" w:rsidRPr="00762D64" w:rsidRDefault="00AF5259" w:rsidP="00AB5ED1">
                        <w:pPr>
                          <w:jc w:val="both"/>
                          <w:rPr>
                            <w:rFonts w:ascii="Times New Roman" w:hAnsi="Times New Roman" w:cs="Times New Roman"/>
                            <w:b/>
                            <w:color w:val="000000" w:themeColor="text1"/>
                            <w:sz w:val="24"/>
                          </w:rPr>
                        </w:pPr>
                        <w:r w:rsidRPr="00762D64">
                          <w:rPr>
                            <w:rFonts w:ascii="Times New Roman" w:hAnsi="Times New Roman" w:cs="Times New Roman"/>
                            <w:b/>
                            <w:caps/>
                            <w:color w:val="000000" w:themeColor="text1"/>
                            <w:sz w:val="20"/>
                            <w:szCs w:val="18"/>
                            <w:lang w:val="fr-CM"/>
                          </w:rPr>
                          <w:t>R</w:t>
                        </w:r>
                        <w:r w:rsidRPr="00762D64">
                          <w:rPr>
                            <w:rFonts w:ascii="Times New Roman" w:hAnsi="Times New Roman" w:cs="Times New Roman"/>
                            <w:b/>
                            <w:color w:val="000000" w:themeColor="text1"/>
                            <w:sz w:val="20"/>
                            <w:szCs w:val="18"/>
                            <w:lang w:val="fr-CM"/>
                          </w:rPr>
                          <w:t xml:space="preserve">édigé par </w:t>
                        </w:r>
                        <w:r w:rsidRPr="00762D64">
                          <w:rPr>
                            <w:rFonts w:ascii="Times New Roman" w:hAnsi="Times New Roman" w:cs="Times New Roman"/>
                            <w:b/>
                            <w:caps/>
                            <w:color w:val="000000" w:themeColor="text1"/>
                            <w:sz w:val="20"/>
                            <w:szCs w:val="18"/>
                            <w:lang w:val="fr-CM"/>
                          </w:rPr>
                          <w:t>ONGONO ASSOMO B</w:t>
                        </w:r>
                        <w:r w:rsidRPr="00762D64">
                          <w:rPr>
                            <w:rFonts w:ascii="Times New Roman" w:hAnsi="Times New Roman" w:cs="Times New Roman"/>
                            <w:b/>
                            <w:color w:val="000000" w:themeColor="text1"/>
                            <w:sz w:val="20"/>
                            <w:szCs w:val="18"/>
                            <w:lang w:val="fr-CM"/>
                          </w:rPr>
                          <w:t>erthe</w:t>
                        </w:r>
                        <w:r w:rsidRPr="00762D64">
                          <w:rPr>
                            <w:rFonts w:ascii="Times New Roman" w:hAnsi="Times New Roman" w:cs="Times New Roman"/>
                            <w:b/>
                            <w:caps/>
                            <w:color w:val="000000" w:themeColor="text1"/>
                            <w:sz w:val="20"/>
                            <w:szCs w:val="18"/>
                            <w:lang w:val="fr-CM"/>
                          </w:rPr>
                          <w:t xml:space="preserve"> O</w:t>
                        </w:r>
                        <w:r w:rsidRPr="00762D64">
                          <w:rPr>
                            <w:rFonts w:ascii="Times New Roman" w:hAnsi="Times New Roman" w:cs="Times New Roman"/>
                            <w:b/>
                            <w:color w:val="000000" w:themeColor="text1"/>
                            <w:sz w:val="20"/>
                            <w:szCs w:val="18"/>
                            <w:lang w:val="fr-CM"/>
                          </w:rPr>
                          <w:t>rnella</w:t>
                        </w:r>
                        <w:r w:rsidRPr="00762D64" w:rsidDel="00904E72">
                          <w:rPr>
                            <w:rFonts w:ascii="Times New Roman" w:hAnsi="Times New Roman" w:cs="Times New Roman"/>
                            <w:b/>
                            <w:color w:val="000000" w:themeColor="text1"/>
                            <w:sz w:val="24"/>
                          </w:rPr>
                          <w:t xml:space="preserve"> </w:t>
                        </w:r>
                      </w:p>
                      <w:p w:rsidR="00AF5259" w:rsidRDefault="00AF5259" w:rsidP="00AB5ED1">
                        <w:pPr>
                          <w:jc w:val="right"/>
                          <w:rPr>
                            <w:color w:val="808080" w:themeColor="background1" w:themeShade="80"/>
                          </w:rPr>
                        </w:pPr>
                      </w:p>
                    </w:txbxContent>
                  </v:textbox>
                </v:shape>
                <w10:wrap type="square" anchorx="margin" anchory="margin"/>
              </v:group>
            </w:pict>
          </mc:Fallback>
        </mc:AlternateContent>
      </w:r>
      <w:r>
        <w:rPr>
          <w:noProof/>
          <w:lang w:val="fr-FR" w:eastAsia="fr-FR"/>
        </w:rPr>
        <mc:AlternateContent>
          <mc:Choice Requires="wps">
            <w:drawing>
              <wp:anchor distT="0" distB="0" distL="0" distR="0" simplePos="0" relativeHeight="251672576" behindDoc="0" locked="0" layoutInCell="1" allowOverlap="1" wp14:anchorId="1A9E450F" wp14:editId="44CC154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19050" t="19050" r="19050" b="22860"/>
                <wp:wrapSquare wrapText="bothSides"/>
                <wp:docPr id="50" name="Rectangle 5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F5259" w:rsidRPr="00762D64" w:rsidRDefault="00AF5259" w:rsidP="00AB5ED1">
                            <w:pPr>
                              <w:jc w:val="center"/>
                              <w:rPr>
                                <w:color w:val="000000" w:themeColor="text1"/>
                                <w:sz w:val="28"/>
                                <w:szCs w:val="28"/>
                              </w:rPr>
                            </w:pPr>
                            <w:r w:rsidRPr="00762D64">
                              <w:rPr>
                                <w:color w:val="000000" w:themeColor="text1"/>
                                <w:sz w:val="28"/>
                                <w:szCs w:val="28"/>
                              </w:rPr>
                              <w:fldChar w:fldCharType="begin"/>
                            </w:r>
                            <w:r w:rsidRPr="00762D64">
                              <w:rPr>
                                <w:color w:val="000000" w:themeColor="text1"/>
                                <w:sz w:val="28"/>
                                <w:szCs w:val="28"/>
                              </w:rPr>
                              <w:instrText>PAGE   \* MERGEFORMAT</w:instrText>
                            </w:r>
                            <w:r w:rsidRPr="00762D64">
                              <w:rPr>
                                <w:color w:val="000000" w:themeColor="text1"/>
                                <w:sz w:val="28"/>
                                <w:szCs w:val="28"/>
                              </w:rPr>
                              <w:fldChar w:fldCharType="separate"/>
                            </w:r>
                            <w:r w:rsidR="00CA1ACD" w:rsidRPr="00CA1ACD">
                              <w:rPr>
                                <w:noProof/>
                                <w:color w:val="000000" w:themeColor="text1"/>
                                <w:sz w:val="28"/>
                                <w:szCs w:val="28"/>
                                <w:lang w:val="fr-FR"/>
                              </w:rPr>
                              <w:t>i</w:t>
                            </w:r>
                            <w:r w:rsidRPr="00762D64">
                              <w:rPr>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E450F" id="Rectangle 50" o:spid="_x0000_s1032" style="position:absolute;margin-left:0;margin-top:0;width:36pt;height:25.2pt;z-index:25167257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" filled="f" strokecolor="#0070c0" strokeweight="3pt">
                <v:textbox>
                  <w:txbxContent>
                    <w:p w:rsidR="00AF5259" w:rsidRPr="00762D64" w:rsidRDefault="00AF5259" w:rsidP="00AB5ED1">
                      <w:pPr>
                        <w:jc w:val="center"/>
                        <w:rPr>
                          <w:color w:val="000000" w:themeColor="text1"/>
                          <w:sz w:val="28"/>
                          <w:szCs w:val="28"/>
                        </w:rPr>
                      </w:pPr>
                      <w:r w:rsidRPr="00762D64">
                        <w:rPr>
                          <w:color w:val="000000" w:themeColor="text1"/>
                          <w:sz w:val="28"/>
                          <w:szCs w:val="28"/>
                        </w:rPr>
                        <w:fldChar w:fldCharType="begin"/>
                      </w:r>
                      <w:r w:rsidRPr="00762D64">
                        <w:rPr>
                          <w:color w:val="000000" w:themeColor="text1"/>
                          <w:sz w:val="28"/>
                          <w:szCs w:val="28"/>
                        </w:rPr>
                        <w:instrText>PAGE   \* MERGEFORMAT</w:instrText>
                      </w:r>
                      <w:r w:rsidRPr="00762D64">
                        <w:rPr>
                          <w:color w:val="000000" w:themeColor="text1"/>
                          <w:sz w:val="28"/>
                          <w:szCs w:val="28"/>
                        </w:rPr>
                        <w:fldChar w:fldCharType="separate"/>
                      </w:r>
                      <w:r w:rsidR="00CA1ACD" w:rsidRPr="00CA1ACD">
                        <w:rPr>
                          <w:noProof/>
                          <w:color w:val="000000" w:themeColor="text1"/>
                          <w:sz w:val="28"/>
                          <w:szCs w:val="28"/>
                          <w:lang w:val="fr-FR"/>
                        </w:rPr>
                        <w:t>i</w:t>
                      </w:r>
                      <w:r w:rsidRPr="00762D64">
                        <w:rPr>
                          <w:color w:val="000000" w:themeColor="text1"/>
                          <w:sz w:val="28"/>
                          <w:szCs w:val="28"/>
                        </w:rPr>
                        <w:fldChar w:fldCharType="end"/>
                      </w:r>
                    </w:p>
                  </w:txbxContent>
                </v:textbox>
                <w10:wrap type="square" anchorx="margin" anchory="margin"/>
              </v:rect>
            </w:pict>
          </mc:Fallback>
        </mc:AlternateContent>
      </w:r>
    </w:ins>
  </w:p>
  <w:p w:rsidR="00AF5259" w:rsidRDefault="00AF5259">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259" w:rsidRDefault="00AF5259">
    <w:pPr>
      <w:pStyle w:val="Pieddepage"/>
    </w:pPr>
    <w:r>
      <w:rPr>
        <w:noProof/>
        <w:color w:val="808080" w:themeColor="background1" w:themeShade="80"/>
        <w:lang w:val="fr-FR" w:eastAsia="fr-FR"/>
      </w:rPr>
      <mc:AlternateContent>
        <mc:Choice Requires="wpg">
          <w:drawing>
            <wp:anchor distT="0" distB="0" distL="0" distR="0" simplePos="0" relativeHeight="251665408" behindDoc="0" locked="0" layoutInCell="1" allowOverlap="1" wp14:anchorId="22063461" wp14:editId="631427E8">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27940" b="3810"/>
              <wp:wrapSquare wrapText="bothSides"/>
              <wp:docPr id="14" name="Groupe 1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6" name="Rectangle 16"/>
                      <wps:cNvSpPr/>
                      <wps:spPr>
                        <a:xfrm>
                          <a:off x="19050" y="0"/>
                          <a:ext cx="5943600" cy="18826"/>
                        </a:xfrm>
                        <a:prstGeom prst="rect">
                          <a:avLst/>
                        </a:prstGeom>
                        <a:solidFill>
                          <a:schemeClr val="tx1"/>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Zone de texte 3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5259" w:rsidRPr="00C3025A" w:rsidRDefault="00AF5259" w:rsidP="00906FC8">
                            <w:pPr>
                              <w:jc w:val="both"/>
                              <w:rPr>
                                <w:rFonts w:ascii="Times New Roman" w:hAnsi="Times New Roman" w:cs="Times New Roman"/>
                                <w:b/>
                                <w:color w:val="000000" w:themeColor="text1"/>
                                <w:lang w:val="fr-CM"/>
                              </w:rPr>
                            </w:pPr>
                            <w:r w:rsidRPr="00C3025A">
                              <w:rPr>
                                <w:rFonts w:ascii="Times New Roman" w:hAnsi="Times New Roman" w:cs="Times New Roman"/>
                                <w:b/>
                                <w:color w:val="000000" w:themeColor="text1"/>
                                <w:lang w:val="fr-CM"/>
                              </w:rPr>
                              <w:t>Rédigé par ONGONO ASSOMO Berthe Ornella</w:t>
                            </w:r>
                          </w:p>
                          <w:p w:rsidR="00AF5259" w:rsidRPr="00C3025A" w:rsidRDefault="00AF5259">
                            <w:pPr>
                              <w:jc w:val="right"/>
                              <w:rPr>
                                <w:color w:val="808080" w:themeColor="background1" w:themeShade="80"/>
                                <w:lang w:val="fr-CM"/>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2063461" id="Groupe 14" o:spid="_x0000_s1033" style="position:absolute;margin-left:416.8pt;margin-top:0;width:468pt;height:25.2pt;z-index:25166540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">
              <v:rect id="Rectangle 16" o:spid="_x0000_s1034"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HbsMAA&#10;AADbAAAADwAAAGRycy9kb3ducmV2LnhtbERPTWsCMRC9F/wPYYTeamJBKVujFEtBj9qq12Ez3d3u&#10;ZrIkU3f9902h0Ns83uesNqPv1JViagJbmM8MKOIyuIYrCx/vbw9PoJIgO+wCk4UbJdisJ3crLFwY&#10;+EDXo1Qqh3Aq0EIt0hdap7Imj2kWeuLMfYboUTKMlXYRhxzuO/1ozFJ7bDg31NjTtqayPX57C20n&#10;5vUsX+ZwO0XhdjEsLvvK2vvp+PIMSmiUf/Gfe+fy/CX8/pIP0O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AHbsMAAAADbAAAADwAAAAAAAAAAAAAAAACYAgAAZHJzL2Rvd25y&#10;ZXYueG1sUEsFBgAAAAAEAAQA9QAAAIUDAAAAAA==&#10;" fillcolor="black [3213]" strokecolor="#0070c0" strokeweight="1pt"/>
              <v:shapetype id="_x0000_t202" coordsize="21600,21600" o:spt="202" path="m,l,21600r21600,l21600,xe">
                <v:stroke joinstyle="miter"/>
                <v:path gradientshapeok="t" o:connecttype="rect"/>
              </v:shapetype>
              <v:shape id="Zone de texte 33" o:spid="_x0000_s1035"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2JmMQA&#10;AADbAAAADwAAAGRycy9kb3ducmV2LnhtbESPT2sCMRTE70K/Q3iF3jTbXZCyNYoIRU+C/w7eHpvX&#10;zermZUmyuvXTNwWhx2FmfsPMFoNtxY18aBwreJ9kIIgrpxuuFRwPX+MPECEia2wdk4IfCrCYv4xm&#10;WGp35x3d9rEWCcKhRAUmxq6UMlSGLIaJ64iT9+28xZikr6X2eE9w28o8y6bSYsNpwWBHK0PVdd9b&#10;Bf60zZery/nU52v5qM2xL/R0q9Tb67D8BBFpiP/hZ3ujFRQF/H1JP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tiZjEAAAA2wAAAA8AAAAAAAAAAAAAAAAAmAIAAGRycy9k&#10;b3ducmV2LnhtbFBLBQYAAAAABAAEAPUAAACJAwAAAAA=&#10;" filled="f" stroked="f" strokeweight=".5pt">
                <v:textbox inset=",,,0">
                  <w:txbxContent>
                    <w:p w:rsidR="00AF5259" w:rsidRPr="00C3025A" w:rsidRDefault="00AF5259" w:rsidP="00906FC8">
                      <w:pPr>
                        <w:jc w:val="both"/>
                        <w:rPr>
                          <w:rFonts w:ascii="Times New Roman" w:hAnsi="Times New Roman" w:cs="Times New Roman"/>
                          <w:b/>
                          <w:color w:val="000000" w:themeColor="text1"/>
                          <w:lang w:val="fr-CM"/>
                        </w:rPr>
                      </w:pPr>
                      <w:r w:rsidRPr="00C3025A">
                        <w:rPr>
                          <w:rFonts w:ascii="Times New Roman" w:hAnsi="Times New Roman" w:cs="Times New Roman"/>
                          <w:b/>
                          <w:color w:val="000000" w:themeColor="text1"/>
                          <w:lang w:val="fr-CM"/>
                        </w:rPr>
                        <w:t>Rédigé par ONGONO ASSOMO Berthe Ornella</w:t>
                      </w:r>
                    </w:p>
                    <w:p w:rsidR="00AF5259" w:rsidRPr="00C3025A" w:rsidRDefault="00AF5259">
                      <w:pPr>
                        <w:jc w:val="right"/>
                        <w:rPr>
                          <w:color w:val="808080" w:themeColor="background1" w:themeShade="80"/>
                          <w:lang w:val="fr-CM"/>
                        </w:rPr>
                      </w:pPr>
                    </w:p>
                  </w:txbxContent>
                </v:textbox>
              </v:shape>
              <w10:wrap type="square" anchorx="margin" anchory="margin"/>
            </v:group>
          </w:pict>
        </mc:Fallback>
      </mc:AlternateContent>
    </w:r>
    <w:r>
      <w:rPr>
        <w:noProof/>
        <w:lang w:val="fr-FR" w:eastAsia="fr-FR"/>
      </w:rPr>
      <mc:AlternateContent>
        <mc:Choice Requires="wps">
          <w:drawing>
            <wp:anchor distT="0" distB="0" distL="0" distR="0" simplePos="0" relativeHeight="251664384" behindDoc="0" locked="0" layoutInCell="1" allowOverlap="1" wp14:anchorId="174BD1BD" wp14:editId="52BA0D0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19050" t="19050" r="19050" b="22860"/>
              <wp:wrapSquare wrapText="bothSides"/>
              <wp:docPr id="34" name="Rectangle 34"/>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F5259" w:rsidRPr="00906FC8" w:rsidRDefault="00AF5259" w:rsidP="00906FC8">
                          <w:pPr>
                            <w:jc w:val="center"/>
                            <w:rPr>
                              <w:color w:val="000000" w:themeColor="text1"/>
                              <w:sz w:val="28"/>
                              <w:szCs w:val="28"/>
                            </w:rPr>
                          </w:pPr>
                          <w:r w:rsidRPr="00906FC8">
                            <w:rPr>
                              <w:color w:val="000000" w:themeColor="text1"/>
                              <w:sz w:val="28"/>
                              <w:szCs w:val="28"/>
                            </w:rPr>
                            <w:fldChar w:fldCharType="begin"/>
                          </w:r>
                          <w:r w:rsidRPr="00906FC8">
                            <w:rPr>
                              <w:color w:val="000000" w:themeColor="text1"/>
                              <w:sz w:val="28"/>
                              <w:szCs w:val="28"/>
                            </w:rPr>
                            <w:instrText>PAGE   \* MERGEFORMAT</w:instrText>
                          </w:r>
                          <w:r w:rsidRPr="00906FC8">
                            <w:rPr>
                              <w:color w:val="000000" w:themeColor="text1"/>
                              <w:sz w:val="28"/>
                              <w:szCs w:val="28"/>
                            </w:rPr>
                            <w:fldChar w:fldCharType="separate"/>
                          </w:r>
                          <w:r w:rsidR="00CA1ACD" w:rsidRPr="00CA1ACD">
                            <w:rPr>
                              <w:noProof/>
                              <w:color w:val="000000" w:themeColor="text1"/>
                              <w:sz w:val="28"/>
                              <w:szCs w:val="28"/>
                              <w:lang w:val="fr-FR"/>
                            </w:rPr>
                            <w:t>15</w:t>
                          </w:r>
                          <w:r w:rsidRPr="00906FC8">
                            <w:rPr>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BD1BD" id="Rectangle 34" o:spid="_x0000_s1036" style="position:absolute;margin-left:0;margin-top:0;width:36pt;height:25.2pt;z-index:25166438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" filled="f" strokecolor="#0070c0" strokeweight="3pt">
              <v:textbox>
                <w:txbxContent>
                  <w:p w:rsidR="00AF5259" w:rsidRPr="00906FC8" w:rsidRDefault="00AF5259" w:rsidP="00906FC8">
                    <w:pPr>
                      <w:jc w:val="center"/>
                      <w:rPr>
                        <w:color w:val="000000" w:themeColor="text1"/>
                        <w:sz w:val="28"/>
                        <w:szCs w:val="28"/>
                      </w:rPr>
                    </w:pPr>
                    <w:r w:rsidRPr="00906FC8">
                      <w:rPr>
                        <w:color w:val="000000" w:themeColor="text1"/>
                        <w:sz w:val="28"/>
                        <w:szCs w:val="28"/>
                      </w:rPr>
                      <w:fldChar w:fldCharType="begin"/>
                    </w:r>
                    <w:r w:rsidRPr="00906FC8">
                      <w:rPr>
                        <w:color w:val="000000" w:themeColor="text1"/>
                        <w:sz w:val="28"/>
                        <w:szCs w:val="28"/>
                      </w:rPr>
                      <w:instrText>PAGE   \* MERGEFORMAT</w:instrText>
                    </w:r>
                    <w:r w:rsidRPr="00906FC8">
                      <w:rPr>
                        <w:color w:val="000000" w:themeColor="text1"/>
                        <w:sz w:val="28"/>
                        <w:szCs w:val="28"/>
                      </w:rPr>
                      <w:fldChar w:fldCharType="separate"/>
                    </w:r>
                    <w:r w:rsidR="00CA1ACD" w:rsidRPr="00CA1ACD">
                      <w:rPr>
                        <w:noProof/>
                        <w:color w:val="000000" w:themeColor="text1"/>
                        <w:sz w:val="28"/>
                        <w:szCs w:val="28"/>
                        <w:lang w:val="fr-FR"/>
                      </w:rPr>
                      <w:t>15</w:t>
                    </w:r>
                    <w:r w:rsidRPr="00906FC8">
                      <w:rPr>
                        <w:color w:val="000000" w:themeColor="text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2A48" w:rsidRDefault="00072A48" w:rsidP="00B232B3">
      <w:pPr>
        <w:spacing w:after="0" w:line="240" w:lineRule="auto"/>
      </w:pPr>
      <w:r>
        <w:separator/>
      </w:r>
    </w:p>
  </w:footnote>
  <w:footnote w:type="continuationSeparator" w:id="0">
    <w:p w:rsidR="00072A48" w:rsidRDefault="00072A48" w:rsidP="00B232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259" w:rsidRPr="00EA1E8E" w:rsidRDefault="00AF5259" w:rsidP="00906FC8">
    <w:pPr>
      <w:spacing w:after="0" w:line="276" w:lineRule="auto"/>
      <w:jc w:val="center"/>
      <w:rPr>
        <w:rFonts w:ascii="Times New Roman" w:hAnsi="Times New Roman" w:cs="Times New Roman"/>
        <w:b/>
        <w:szCs w:val="24"/>
        <w:lang w:val="fr-CM"/>
      </w:rPr>
    </w:pPr>
    <w:r w:rsidRPr="00EA1E8E">
      <w:rPr>
        <w:rFonts w:ascii="Times New Roman" w:hAnsi="Times New Roman" w:cs="Times New Roman"/>
        <w:b/>
        <w:szCs w:val="24"/>
        <w:lang w:val="fr-CM"/>
      </w:rPr>
      <w:t>DOSSIER DOCUMENTAIRE DES GENRES MUSICAUX CAMEROUNAIS DE 1950 A NOS JOU</w:t>
    </w:r>
    <w:r>
      <w:rPr>
        <w:rFonts w:ascii="Times New Roman" w:hAnsi="Times New Roman" w:cs="Times New Roman"/>
        <w:b/>
        <w:szCs w:val="24"/>
        <w:lang w:val="fr-CM"/>
      </w:rPr>
      <w:t>R</w:t>
    </w:r>
    <w:r w:rsidRPr="00EA1E8E">
      <w:rPr>
        <w:rFonts w:ascii="Times New Roman" w:hAnsi="Times New Roman" w:cs="Times New Roman"/>
        <w:b/>
        <w:szCs w:val="24"/>
        <w:lang w:val="fr-CM"/>
      </w:rPr>
      <w:t>S</w:t>
    </w:r>
  </w:p>
  <w:p w:rsidR="00AF5259" w:rsidRPr="009A7102" w:rsidRDefault="00AF5259" w:rsidP="009A7102">
    <w:pPr>
      <w:tabs>
        <w:tab w:val="left" w:pos="4485"/>
        <w:tab w:val="center" w:pos="4703"/>
      </w:tabs>
      <w:spacing w:after="0" w:line="276" w:lineRule="auto"/>
      <w:rPr>
        <w:rFonts w:ascii="Times New Roman" w:hAnsi="Times New Roman" w:cs="Times New Roman"/>
        <w:b/>
        <w:sz w:val="4"/>
        <w:szCs w:val="24"/>
        <w:lang w:val="fr-CM"/>
      </w:rPr>
    </w:pPr>
    <w:r w:rsidRPr="009A7102">
      <w:rPr>
        <w:rFonts w:ascii="Times New Roman" w:hAnsi="Times New Roman" w:cs="Times New Roman"/>
        <w:b/>
        <w:sz w:val="4"/>
        <w:szCs w:val="24"/>
        <w:lang w:val="fr-CM"/>
      </w:rPr>
      <w:tab/>
    </w:r>
    <w:r w:rsidRPr="009A7102">
      <w:rPr>
        <w:rFonts w:ascii="Times New Roman" w:hAnsi="Times New Roman" w:cs="Times New Roman"/>
        <w:b/>
        <w:sz w:val="4"/>
        <w:szCs w:val="24"/>
        <w:lang w:val="fr-CM"/>
      </w:rPr>
      <w:tab/>
    </w:r>
    <w:r w:rsidRPr="009A7102">
      <w:rPr>
        <w:rFonts w:ascii="Times New Roman" w:hAnsi="Times New Roman" w:cs="Times New Roman"/>
        <w:b/>
        <w:noProof/>
        <w:sz w:val="4"/>
        <w:szCs w:val="24"/>
        <w:lang w:val="fr-FR" w:eastAsia="fr-FR"/>
      </w:rPr>
      <mc:AlternateContent>
        <mc:Choice Requires="wps">
          <w:drawing>
            <wp:anchor distT="0" distB="0" distL="114300" distR="114300" simplePos="0" relativeHeight="251667456" behindDoc="0" locked="0" layoutInCell="1" allowOverlap="1" wp14:anchorId="4BA24292" wp14:editId="2AE0A7D8">
              <wp:simplePos x="0" y="0"/>
              <wp:positionH relativeFrom="column">
                <wp:posOffset>43815</wp:posOffset>
              </wp:positionH>
              <wp:positionV relativeFrom="paragraph">
                <wp:posOffset>10572</wp:posOffset>
              </wp:positionV>
              <wp:extent cx="6062354" cy="0"/>
              <wp:effectExtent l="0" t="19050" r="52705" b="38100"/>
              <wp:wrapNone/>
              <wp:docPr id="41" name="Connecteur droit 41"/>
              <wp:cNvGraphicFramePr/>
              <a:graphic xmlns:a="http://schemas.openxmlformats.org/drawingml/2006/main">
                <a:graphicData uri="http://schemas.microsoft.com/office/word/2010/wordprocessingShape">
                  <wps:wsp>
                    <wps:cNvCnPr/>
                    <wps:spPr>
                      <a:xfrm flipV="1">
                        <a:off x="0" y="0"/>
                        <a:ext cx="6062354" cy="0"/>
                      </a:xfrm>
                      <a:prstGeom prst="line">
                        <a:avLst/>
                      </a:prstGeom>
                      <a:ln w="57150" cmpd="thickThi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36FD04" id="Connecteur droit 41"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5pt,.85pt" to="480.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" strokecolor="#0070c0" strokeweight="4.5pt">
              <v:stroke linestyle="thickThin" joinstyle="miter"/>
            </v:line>
          </w:pict>
        </mc:Fallback>
      </mc:AlternateContent>
    </w:r>
  </w:p>
  <w:p w:rsidR="00AF5259" w:rsidRPr="00C3025A" w:rsidRDefault="00AF5259">
    <w:pPr>
      <w:pStyle w:val="En-tte"/>
      <w:rPr>
        <w:lang w:val="fr-CM"/>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B124E"/>
    <w:multiLevelType w:val="hybridMultilevel"/>
    <w:tmpl w:val="F3CC8338"/>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D96610"/>
    <w:multiLevelType w:val="hybridMultilevel"/>
    <w:tmpl w:val="60421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144147E"/>
    <w:multiLevelType w:val="multilevel"/>
    <w:tmpl w:val="BBE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E312C4"/>
    <w:multiLevelType w:val="multilevel"/>
    <w:tmpl w:val="3EE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82286D"/>
    <w:multiLevelType w:val="hybridMultilevel"/>
    <w:tmpl w:val="37B8FC20"/>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3CF4218"/>
    <w:multiLevelType w:val="hybridMultilevel"/>
    <w:tmpl w:val="DB140E8C"/>
    <w:lvl w:ilvl="0" w:tplc="D02814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4AB48BA"/>
    <w:multiLevelType w:val="hybridMultilevel"/>
    <w:tmpl w:val="22BE36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50373AF"/>
    <w:multiLevelType w:val="hybridMultilevel"/>
    <w:tmpl w:val="DB140E8C"/>
    <w:lvl w:ilvl="0" w:tplc="D02814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A84202B"/>
    <w:multiLevelType w:val="multilevel"/>
    <w:tmpl w:val="9BB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294B4C"/>
    <w:multiLevelType w:val="hybridMultilevel"/>
    <w:tmpl w:val="D4D20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40E0666"/>
    <w:multiLevelType w:val="hybridMultilevel"/>
    <w:tmpl w:val="655E5282"/>
    <w:lvl w:ilvl="0" w:tplc="A81A9A40">
      <w:numFmt w:val="bullet"/>
      <w:lvlText w:val="-"/>
      <w:lvlJc w:val="left"/>
      <w:pPr>
        <w:ind w:left="360" w:hanging="360"/>
      </w:pPr>
      <w:rPr>
        <w:rFonts w:ascii="Calibri Light" w:eastAsia="Calibri Light" w:hAnsi="Calibri Light" w:cs="Calibri Light" w:hint="default"/>
        <w:spacing w:val="-2"/>
        <w:w w:val="100"/>
        <w:sz w:val="24"/>
        <w:szCs w:val="24"/>
        <w:lang w:val="fr-FR" w:eastAsia="fr-FR" w:bidi="fr-FR"/>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4A3E714F"/>
    <w:multiLevelType w:val="hybridMultilevel"/>
    <w:tmpl w:val="835A755A"/>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EDE5182"/>
    <w:multiLevelType w:val="hybridMultilevel"/>
    <w:tmpl w:val="8E560C30"/>
    <w:lvl w:ilvl="0" w:tplc="2EB097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1A311E"/>
    <w:multiLevelType w:val="hybridMultilevel"/>
    <w:tmpl w:val="0FB4B19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3CD14EC"/>
    <w:multiLevelType w:val="hybridMultilevel"/>
    <w:tmpl w:val="CF3479D0"/>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6606BFD"/>
    <w:multiLevelType w:val="hybridMultilevel"/>
    <w:tmpl w:val="407A1E3A"/>
    <w:lvl w:ilvl="0" w:tplc="E67483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BE79D7"/>
    <w:multiLevelType w:val="hybridMultilevel"/>
    <w:tmpl w:val="EC284060"/>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nsid w:val="582C45E7"/>
    <w:multiLevelType w:val="hybridMultilevel"/>
    <w:tmpl w:val="D504AD72"/>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8B8487B"/>
    <w:multiLevelType w:val="multilevel"/>
    <w:tmpl w:val="D5C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BC49C1"/>
    <w:multiLevelType w:val="hybridMultilevel"/>
    <w:tmpl w:val="8B4EB6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A3C7D07"/>
    <w:multiLevelType w:val="hybridMultilevel"/>
    <w:tmpl w:val="CA1E71B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DD21539"/>
    <w:multiLevelType w:val="multilevel"/>
    <w:tmpl w:val="C8A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1D5568"/>
    <w:multiLevelType w:val="hybridMultilevel"/>
    <w:tmpl w:val="144AB0FE"/>
    <w:lvl w:ilvl="0" w:tplc="42C4D9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21C166A"/>
    <w:multiLevelType w:val="hybridMultilevel"/>
    <w:tmpl w:val="44A629DC"/>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nsid w:val="64457020"/>
    <w:multiLevelType w:val="hybridMultilevel"/>
    <w:tmpl w:val="8D5C8346"/>
    <w:lvl w:ilvl="0" w:tplc="A81A9A40">
      <w:numFmt w:val="bullet"/>
      <w:lvlText w:val="-"/>
      <w:lvlJc w:val="left"/>
      <w:pPr>
        <w:ind w:left="360" w:hanging="360"/>
      </w:pPr>
      <w:rPr>
        <w:rFonts w:ascii="Calibri Light" w:eastAsia="Calibri Light" w:hAnsi="Calibri Light" w:cs="Calibri Light" w:hint="default"/>
        <w:spacing w:val="-2"/>
        <w:w w:val="100"/>
        <w:sz w:val="24"/>
        <w:szCs w:val="24"/>
        <w:lang w:val="fr-FR" w:eastAsia="fr-FR" w:bidi="fr-FR"/>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65164086"/>
    <w:multiLevelType w:val="hybridMultilevel"/>
    <w:tmpl w:val="1E46D006"/>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5831DEF"/>
    <w:multiLevelType w:val="hybridMultilevel"/>
    <w:tmpl w:val="1C52BE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5E850B6"/>
    <w:multiLevelType w:val="hybridMultilevel"/>
    <w:tmpl w:val="3244A8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A6B69CE"/>
    <w:multiLevelType w:val="hybridMultilevel"/>
    <w:tmpl w:val="B2BEA496"/>
    <w:lvl w:ilvl="0" w:tplc="4336E062">
      <w:start w:val="1"/>
      <w:numFmt w:val="decimal"/>
      <w:lvlText w:val="%1-"/>
      <w:lvlJc w:val="left"/>
      <w:pPr>
        <w:ind w:left="987" w:hanging="360"/>
      </w:pPr>
      <w:rPr>
        <w:rFonts w:hint="default"/>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9">
    <w:nsid w:val="6D720D20"/>
    <w:multiLevelType w:val="multilevel"/>
    <w:tmpl w:val="6AF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AF1FD4"/>
    <w:multiLevelType w:val="multilevel"/>
    <w:tmpl w:val="F1A276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F944D83"/>
    <w:multiLevelType w:val="hybridMultilevel"/>
    <w:tmpl w:val="CE88D8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1CF6641"/>
    <w:multiLevelType w:val="hybridMultilevel"/>
    <w:tmpl w:val="EE46B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1304D2"/>
    <w:multiLevelType w:val="hybridMultilevel"/>
    <w:tmpl w:val="DB140E8C"/>
    <w:lvl w:ilvl="0" w:tplc="D02814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676533D"/>
    <w:multiLevelType w:val="hybridMultilevel"/>
    <w:tmpl w:val="1CBE02E2"/>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74202A4"/>
    <w:multiLevelType w:val="hybridMultilevel"/>
    <w:tmpl w:val="1E2A95DC"/>
    <w:lvl w:ilvl="0" w:tplc="B0448D4A">
      <w:start w:val="2"/>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DE03DEE"/>
    <w:multiLevelType w:val="hybridMultilevel"/>
    <w:tmpl w:val="9DB6E888"/>
    <w:lvl w:ilvl="0" w:tplc="5C7428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FCB7394"/>
    <w:multiLevelType w:val="multilevel"/>
    <w:tmpl w:val="AB6C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3"/>
  </w:num>
  <w:num w:numId="3">
    <w:abstractNumId w:val="36"/>
  </w:num>
  <w:num w:numId="4">
    <w:abstractNumId w:val="5"/>
  </w:num>
  <w:num w:numId="5">
    <w:abstractNumId w:val="7"/>
  </w:num>
  <w:num w:numId="6">
    <w:abstractNumId w:val="2"/>
  </w:num>
  <w:num w:numId="7">
    <w:abstractNumId w:val="18"/>
  </w:num>
  <w:num w:numId="8">
    <w:abstractNumId w:val="6"/>
  </w:num>
  <w:num w:numId="9">
    <w:abstractNumId w:val="31"/>
  </w:num>
  <w:num w:numId="10">
    <w:abstractNumId w:val="4"/>
  </w:num>
  <w:num w:numId="11">
    <w:abstractNumId w:val="24"/>
  </w:num>
  <w:num w:numId="12">
    <w:abstractNumId w:val="10"/>
  </w:num>
  <w:num w:numId="13">
    <w:abstractNumId w:val="30"/>
  </w:num>
  <w:num w:numId="14">
    <w:abstractNumId w:val="32"/>
  </w:num>
  <w:num w:numId="15">
    <w:abstractNumId w:val="37"/>
  </w:num>
  <w:num w:numId="16">
    <w:abstractNumId w:val="21"/>
  </w:num>
  <w:num w:numId="17">
    <w:abstractNumId w:val="29"/>
  </w:num>
  <w:num w:numId="18">
    <w:abstractNumId w:val="9"/>
  </w:num>
  <w:num w:numId="19">
    <w:abstractNumId w:val="1"/>
  </w:num>
  <w:num w:numId="20">
    <w:abstractNumId w:val="3"/>
  </w:num>
  <w:num w:numId="21">
    <w:abstractNumId w:val="8"/>
  </w:num>
  <w:num w:numId="22">
    <w:abstractNumId w:val="12"/>
  </w:num>
  <w:num w:numId="23">
    <w:abstractNumId w:val="22"/>
  </w:num>
  <w:num w:numId="24">
    <w:abstractNumId w:val="28"/>
  </w:num>
  <w:num w:numId="25">
    <w:abstractNumId w:val="13"/>
  </w:num>
  <w:num w:numId="26">
    <w:abstractNumId w:val="23"/>
  </w:num>
  <w:num w:numId="27">
    <w:abstractNumId w:val="26"/>
  </w:num>
  <w:num w:numId="28">
    <w:abstractNumId w:val="19"/>
  </w:num>
  <w:num w:numId="29">
    <w:abstractNumId w:val="16"/>
  </w:num>
  <w:num w:numId="30">
    <w:abstractNumId w:val="34"/>
  </w:num>
  <w:num w:numId="31">
    <w:abstractNumId w:val="14"/>
  </w:num>
  <w:num w:numId="32">
    <w:abstractNumId w:val="27"/>
  </w:num>
  <w:num w:numId="33">
    <w:abstractNumId w:val="0"/>
  </w:num>
  <w:num w:numId="34">
    <w:abstractNumId w:val="11"/>
  </w:num>
  <w:num w:numId="35">
    <w:abstractNumId w:val="25"/>
  </w:num>
  <w:num w:numId="36">
    <w:abstractNumId w:val="35"/>
  </w:num>
  <w:num w:numId="37">
    <w:abstractNumId w:val="20"/>
  </w:num>
  <w:num w:numId="38">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00E"/>
    <w:rsid w:val="00002BC7"/>
    <w:rsid w:val="00005C1D"/>
    <w:rsid w:val="00012CE1"/>
    <w:rsid w:val="00014C8F"/>
    <w:rsid w:val="0002335C"/>
    <w:rsid w:val="00026FD5"/>
    <w:rsid w:val="00067098"/>
    <w:rsid w:val="00067132"/>
    <w:rsid w:val="00072A48"/>
    <w:rsid w:val="000855A0"/>
    <w:rsid w:val="0009099C"/>
    <w:rsid w:val="00090D45"/>
    <w:rsid w:val="00096E1C"/>
    <w:rsid w:val="000A3AFE"/>
    <w:rsid w:val="000A6B3D"/>
    <w:rsid w:val="000B3B3A"/>
    <w:rsid w:val="000B5C56"/>
    <w:rsid w:val="000B7308"/>
    <w:rsid w:val="000C2E1E"/>
    <w:rsid w:val="000C39FB"/>
    <w:rsid w:val="000C4BB4"/>
    <w:rsid w:val="000C6A4F"/>
    <w:rsid w:val="000D5E38"/>
    <w:rsid w:val="000D75D5"/>
    <w:rsid w:val="000F27DF"/>
    <w:rsid w:val="000F4F56"/>
    <w:rsid w:val="000F5288"/>
    <w:rsid w:val="00101011"/>
    <w:rsid w:val="00101B48"/>
    <w:rsid w:val="00104033"/>
    <w:rsid w:val="00115EBC"/>
    <w:rsid w:val="00116C57"/>
    <w:rsid w:val="00124D94"/>
    <w:rsid w:val="00130CEB"/>
    <w:rsid w:val="0013241D"/>
    <w:rsid w:val="0013276D"/>
    <w:rsid w:val="00137669"/>
    <w:rsid w:val="00155E51"/>
    <w:rsid w:val="00163833"/>
    <w:rsid w:val="0016685D"/>
    <w:rsid w:val="00167180"/>
    <w:rsid w:val="00172D51"/>
    <w:rsid w:val="001747D1"/>
    <w:rsid w:val="00175818"/>
    <w:rsid w:val="0018031F"/>
    <w:rsid w:val="0018328A"/>
    <w:rsid w:val="00185027"/>
    <w:rsid w:val="00195723"/>
    <w:rsid w:val="001A2244"/>
    <w:rsid w:val="001A48BA"/>
    <w:rsid w:val="001B1AE5"/>
    <w:rsid w:val="001C12DE"/>
    <w:rsid w:val="001C14C0"/>
    <w:rsid w:val="001C14E0"/>
    <w:rsid w:val="001C5B01"/>
    <w:rsid w:val="001D0429"/>
    <w:rsid w:val="001D5961"/>
    <w:rsid w:val="001D7583"/>
    <w:rsid w:val="001E1FF2"/>
    <w:rsid w:val="001F5FEE"/>
    <w:rsid w:val="00201C33"/>
    <w:rsid w:val="002025A5"/>
    <w:rsid w:val="00222726"/>
    <w:rsid w:val="00223412"/>
    <w:rsid w:val="00234843"/>
    <w:rsid w:val="002447DD"/>
    <w:rsid w:val="00246DB9"/>
    <w:rsid w:val="00251D78"/>
    <w:rsid w:val="0027622D"/>
    <w:rsid w:val="00280958"/>
    <w:rsid w:val="00281FC0"/>
    <w:rsid w:val="00282E05"/>
    <w:rsid w:val="00286FA3"/>
    <w:rsid w:val="002900F8"/>
    <w:rsid w:val="002A6CEF"/>
    <w:rsid w:val="002A7A3A"/>
    <w:rsid w:val="002B093D"/>
    <w:rsid w:val="002C04DF"/>
    <w:rsid w:val="002D6F41"/>
    <w:rsid w:val="002E1879"/>
    <w:rsid w:val="00327B40"/>
    <w:rsid w:val="003408E2"/>
    <w:rsid w:val="003453C7"/>
    <w:rsid w:val="00361063"/>
    <w:rsid w:val="00361DB9"/>
    <w:rsid w:val="00363D93"/>
    <w:rsid w:val="00385EF6"/>
    <w:rsid w:val="00386CF6"/>
    <w:rsid w:val="003911AD"/>
    <w:rsid w:val="0039594E"/>
    <w:rsid w:val="003966E7"/>
    <w:rsid w:val="003C05FC"/>
    <w:rsid w:val="003C0C57"/>
    <w:rsid w:val="003C14AE"/>
    <w:rsid w:val="003C6D67"/>
    <w:rsid w:val="003C7214"/>
    <w:rsid w:val="003C75EE"/>
    <w:rsid w:val="003D4DF1"/>
    <w:rsid w:val="003D6C31"/>
    <w:rsid w:val="003D6FA8"/>
    <w:rsid w:val="003D73E7"/>
    <w:rsid w:val="003F27E1"/>
    <w:rsid w:val="003F5D9C"/>
    <w:rsid w:val="003F6872"/>
    <w:rsid w:val="003F70F0"/>
    <w:rsid w:val="0040071E"/>
    <w:rsid w:val="0040272B"/>
    <w:rsid w:val="004106C7"/>
    <w:rsid w:val="00423459"/>
    <w:rsid w:val="00430CDA"/>
    <w:rsid w:val="00444B72"/>
    <w:rsid w:val="0045144D"/>
    <w:rsid w:val="00451560"/>
    <w:rsid w:val="004518DA"/>
    <w:rsid w:val="00460A7E"/>
    <w:rsid w:val="004648A3"/>
    <w:rsid w:val="00474734"/>
    <w:rsid w:val="0048056D"/>
    <w:rsid w:val="00484748"/>
    <w:rsid w:val="00491AFD"/>
    <w:rsid w:val="00492D71"/>
    <w:rsid w:val="0049673A"/>
    <w:rsid w:val="004A46E4"/>
    <w:rsid w:val="004A6551"/>
    <w:rsid w:val="004A72DC"/>
    <w:rsid w:val="004B11CF"/>
    <w:rsid w:val="004B4C04"/>
    <w:rsid w:val="004C1535"/>
    <w:rsid w:val="004C3CD8"/>
    <w:rsid w:val="004E1114"/>
    <w:rsid w:val="004E3A1B"/>
    <w:rsid w:val="005075C4"/>
    <w:rsid w:val="00514E6A"/>
    <w:rsid w:val="00521A12"/>
    <w:rsid w:val="00523966"/>
    <w:rsid w:val="00537933"/>
    <w:rsid w:val="005404AF"/>
    <w:rsid w:val="00546291"/>
    <w:rsid w:val="00550ADE"/>
    <w:rsid w:val="005627DF"/>
    <w:rsid w:val="0056448A"/>
    <w:rsid w:val="0056725B"/>
    <w:rsid w:val="00567940"/>
    <w:rsid w:val="00580720"/>
    <w:rsid w:val="005822A3"/>
    <w:rsid w:val="00583B84"/>
    <w:rsid w:val="00585B27"/>
    <w:rsid w:val="00587398"/>
    <w:rsid w:val="0059088C"/>
    <w:rsid w:val="00591739"/>
    <w:rsid w:val="00592255"/>
    <w:rsid w:val="00595A28"/>
    <w:rsid w:val="005A118D"/>
    <w:rsid w:val="005A44E9"/>
    <w:rsid w:val="005A75FB"/>
    <w:rsid w:val="005B2AB3"/>
    <w:rsid w:val="005B4509"/>
    <w:rsid w:val="005D5844"/>
    <w:rsid w:val="005D7C65"/>
    <w:rsid w:val="005E5CD4"/>
    <w:rsid w:val="005F6D75"/>
    <w:rsid w:val="006002A2"/>
    <w:rsid w:val="00634D39"/>
    <w:rsid w:val="006470D3"/>
    <w:rsid w:val="00653284"/>
    <w:rsid w:val="00663531"/>
    <w:rsid w:val="00665656"/>
    <w:rsid w:val="00670BCD"/>
    <w:rsid w:val="00676A59"/>
    <w:rsid w:val="00691283"/>
    <w:rsid w:val="00695BED"/>
    <w:rsid w:val="006A0724"/>
    <w:rsid w:val="006B35BE"/>
    <w:rsid w:val="006B5877"/>
    <w:rsid w:val="006B61B2"/>
    <w:rsid w:val="006C100E"/>
    <w:rsid w:val="006C3B4B"/>
    <w:rsid w:val="006E146E"/>
    <w:rsid w:val="006E2342"/>
    <w:rsid w:val="006E6D29"/>
    <w:rsid w:val="006F4338"/>
    <w:rsid w:val="006F686A"/>
    <w:rsid w:val="006F6D3B"/>
    <w:rsid w:val="007015C0"/>
    <w:rsid w:val="007038E6"/>
    <w:rsid w:val="0070539C"/>
    <w:rsid w:val="00711802"/>
    <w:rsid w:val="00721163"/>
    <w:rsid w:val="00722592"/>
    <w:rsid w:val="00723D1F"/>
    <w:rsid w:val="00724B4F"/>
    <w:rsid w:val="00725B2D"/>
    <w:rsid w:val="00731265"/>
    <w:rsid w:val="00737CCE"/>
    <w:rsid w:val="00741450"/>
    <w:rsid w:val="00746D35"/>
    <w:rsid w:val="00747C55"/>
    <w:rsid w:val="00751EA0"/>
    <w:rsid w:val="007627E7"/>
    <w:rsid w:val="00773B11"/>
    <w:rsid w:val="00776CBA"/>
    <w:rsid w:val="007818AE"/>
    <w:rsid w:val="007B40F0"/>
    <w:rsid w:val="007D0D65"/>
    <w:rsid w:val="007D56AC"/>
    <w:rsid w:val="007D6251"/>
    <w:rsid w:val="007E005C"/>
    <w:rsid w:val="007E052E"/>
    <w:rsid w:val="007E22AC"/>
    <w:rsid w:val="007E78CF"/>
    <w:rsid w:val="007F24E2"/>
    <w:rsid w:val="007F28F4"/>
    <w:rsid w:val="007F7CDB"/>
    <w:rsid w:val="007F7F70"/>
    <w:rsid w:val="008106C0"/>
    <w:rsid w:val="00820432"/>
    <w:rsid w:val="00821A02"/>
    <w:rsid w:val="00844616"/>
    <w:rsid w:val="008453A5"/>
    <w:rsid w:val="00846767"/>
    <w:rsid w:val="00866F6F"/>
    <w:rsid w:val="008716D5"/>
    <w:rsid w:val="00874519"/>
    <w:rsid w:val="00886E3B"/>
    <w:rsid w:val="00894826"/>
    <w:rsid w:val="008A1588"/>
    <w:rsid w:val="008B2095"/>
    <w:rsid w:val="008D1C67"/>
    <w:rsid w:val="008F34C4"/>
    <w:rsid w:val="008F6EDC"/>
    <w:rsid w:val="009019F1"/>
    <w:rsid w:val="00903869"/>
    <w:rsid w:val="00906FC8"/>
    <w:rsid w:val="00914973"/>
    <w:rsid w:val="00930461"/>
    <w:rsid w:val="00930C8D"/>
    <w:rsid w:val="00931656"/>
    <w:rsid w:val="00931CE5"/>
    <w:rsid w:val="00932D30"/>
    <w:rsid w:val="00943A55"/>
    <w:rsid w:val="00967A3D"/>
    <w:rsid w:val="00973AE8"/>
    <w:rsid w:val="00990949"/>
    <w:rsid w:val="00992EB5"/>
    <w:rsid w:val="009A20CF"/>
    <w:rsid w:val="009A6AEC"/>
    <w:rsid w:val="009A7102"/>
    <w:rsid w:val="009C353E"/>
    <w:rsid w:val="009C617E"/>
    <w:rsid w:val="009D077E"/>
    <w:rsid w:val="009D3AB0"/>
    <w:rsid w:val="009E31A0"/>
    <w:rsid w:val="009E3283"/>
    <w:rsid w:val="009F3D90"/>
    <w:rsid w:val="009F62EF"/>
    <w:rsid w:val="00A07842"/>
    <w:rsid w:val="00A229E3"/>
    <w:rsid w:val="00A368CD"/>
    <w:rsid w:val="00A403DE"/>
    <w:rsid w:val="00A41068"/>
    <w:rsid w:val="00A4795C"/>
    <w:rsid w:val="00A511FA"/>
    <w:rsid w:val="00A5179B"/>
    <w:rsid w:val="00A55413"/>
    <w:rsid w:val="00A56424"/>
    <w:rsid w:val="00A63241"/>
    <w:rsid w:val="00A6596F"/>
    <w:rsid w:val="00A678A8"/>
    <w:rsid w:val="00A7299D"/>
    <w:rsid w:val="00A7589D"/>
    <w:rsid w:val="00A7777D"/>
    <w:rsid w:val="00A81BF2"/>
    <w:rsid w:val="00A854E9"/>
    <w:rsid w:val="00A94022"/>
    <w:rsid w:val="00AA01D3"/>
    <w:rsid w:val="00AA044F"/>
    <w:rsid w:val="00AA233E"/>
    <w:rsid w:val="00AB16ED"/>
    <w:rsid w:val="00AB5ED1"/>
    <w:rsid w:val="00AF5259"/>
    <w:rsid w:val="00B07180"/>
    <w:rsid w:val="00B10123"/>
    <w:rsid w:val="00B20B61"/>
    <w:rsid w:val="00B232B3"/>
    <w:rsid w:val="00B25279"/>
    <w:rsid w:val="00B355A9"/>
    <w:rsid w:val="00B40A9A"/>
    <w:rsid w:val="00B4398C"/>
    <w:rsid w:val="00B50687"/>
    <w:rsid w:val="00B64FEC"/>
    <w:rsid w:val="00B65F7C"/>
    <w:rsid w:val="00B66230"/>
    <w:rsid w:val="00B860CC"/>
    <w:rsid w:val="00B90E5A"/>
    <w:rsid w:val="00B97185"/>
    <w:rsid w:val="00BA1CBC"/>
    <w:rsid w:val="00BA38E7"/>
    <w:rsid w:val="00BA65BC"/>
    <w:rsid w:val="00BA66E0"/>
    <w:rsid w:val="00BA737C"/>
    <w:rsid w:val="00BC1060"/>
    <w:rsid w:val="00BC1666"/>
    <w:rsid w:val="00BC2127"/>
    <w:rsid w:val="00BC352D"/>
    <w:rsid w:val="00BD7CFC"/>
    <w:rsid w:val="00BF107F"/>
    <w:rsid w:val="00BF29D8"/>
    <w:rsid w:val="00C04A4C"/>
    <w:rsid w:val="00C04FA4"/>
    <w:rsid w:val="00C16A14"/>
    <w:rsid w:val="00C16DF8"/>
    <w:rsid w:val="00C3025A"/>
    <w:rsid w:val="00C30449"/>
    <w:rsid w:val="00C33961"/>
    <w:rsid w:val="00C36AB4"/>
    <w:rsid w:val="00C4556B"/>
    <w:rsid w:val="00C514A6"/>
    <w:rsid w:val="00C7613D"/>
    <w:rsid w:val="00C776EF"/>
    <w:rsid w:val="00C84282"/>
    <w:rsid w:val="00C91632"/>
    <w:rsid w:val="00C92E8C"/>
    <w:rsid w:val="00CA051B"/>
    <w:rsid w:val="00CA1ACD"/>
    <w:rsid w:val="00CA239F"/>
    <w:rsid w:val="00CA65A8"/>
    <w:rsid w:val="00CB426F"/>
    <w:rsid w:val="00CB52BC"/>
    <w:rsid w:val="00CB63E3"/>
    <w:rsid w:val="00CB73C9"/>
    <w:rsid w:val="00CE3E12"/>
    <w:rsid w:val="00CE74C0"/>
    <w:rsid w:val="00CF21D7"/>
    <w:rsid w:val="00CF3120"/>
    <w:rsid w:val="00CF5A4B"/>
    <w:rsid w:val="00D15F86"/>
    <w:rsid w:val="00D24FD7"/>
    <w:rsid w:val="00D26FB8"/>
    <w:rsid w:val="00D41DBA"/>
    <w:rsid w:val="00D4300D"/>
    <w:rsid w:val="00D51B01"/>
    <w:rsid w:val="00D57E48"/>
    <w:rsid w:val="00D71B5A"/>
    <w:rsid w:val="00D72680"/>
    <w:rsid w:val="00D85A05"/>
    <w:rsid w:val="00D90557"/>
    <w:rsid w:val="00D96E87"/>
    <w:rsid w:val="00D972AB"/>
    <w:rsid w:val="00DA2206"/>
    <w:rsid w:val="00DA3B43"/>
    <w:rsid w:val="00DA571E"/>
    <w:rsid w:val="00DB0A2B"/>
    <w:rsid w:val="00DC36E9"/>
    <w:rsid w:val="00DD17C3"/>
    <w:rsid w:val="00DE333C"/>
    <w:rsid w:val="00DE61F1"/>
    <w:rsid w:val="00DE6A6A"/>
    <w:rsid w:val="00E015CE"/>
    <w:rsid w:val="00E20CA4"/>
    <w:rsid w:val="00E21A54"/>
    <w:rsid w:val="00E25A88"/>
    <w:rsid w:val="00E31122"/>
    <w:rsid w:val="00E407F2"/>
    <w:rsid w:val="00E43E15"/>
    <w:rsid w:val="00E63656"/>
    <w:rsid w:val="00E65E58"/>
    <w:rsid w:val="00E67F78"/>
    <w:rsid w:val="00E778F3"/>
    <w:rsid w:val="00E839A8"/>
    <w:rsid w:val="00E841B4"/>
    <w:rsid w:val="00E84B02"/>
    <w:rsid w:val="00E859C6"/>
    <w:rsid w:val="00E97717"/>
    <w:rsid w:val="00E97DAC"/>
    <w:rsid w:val="00EA1E8E"/>
    <w:rsid w:val="00EC5185"/>
    <w:rsid w:val="00ED6E81"/>
    <w:rsid w:val="00EE10BF"/>
    <w:rsid w:val="00EE23CD"/>
    <w:rsid w:val="00EF043B"/>
    <w:rsid w:val="00F17894"/>
    <w:rsid w:val="00F3207C"/>
    <w:rsid w:val="00F6050B"/>
    <w:rsid w:val="00F64650"/>
    <w:rsid w:val="00F7253A"/>
    <w:rsid w:val="00FA3FA5"/>
    <w:rsid w:val="00FB1B92"/>
    <w:rsid w:val="00FB2AB9"/>
    <w:rsid w:val="00FC02BC"/>
    <w:rsid w:val="00FC6D39"/>
    <w:rsid w:val="00FD1D69"/>
    <w:rsid w:val="00FD5528"/>
    <w:rsid w:val="00FD7E69"/>
    <w:rsid w:val="00FE171E"/>
    <w:rsid w:val="00FE5211"/>
    <w:rsid w:val="00FF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6336068-885C-4C6A-9D86-665767CD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41D"/>
  </w:style>
  <w:style w:type="paragraph" w:styleId="Titre1">
    <w:name w:val="heading 1"/>
    <w:basedOn w:val="Normal"/>
    <w:next w:val="Normal"/>
    <w:link w:val="Titre1Car"/>
    <w:uiPriority w:val="9"/>
    <w:qFormat/>
    <w:rsid w:val="00906FC8"/>
    <w:pPr>
      <w:keepNext/>
      <w:keepLines/>
      <w:spacing w:before="120" w:after="120" w:line="360" w:lineRule="auto"/>
      <w:jc w:val="center"/>
      <w:outlineLvl w:val="0"/>
    </w:pPr>
    <w:rPr>
      <w:rFonts w:ascii="Times New Roman" w:eastAsiaTheme="majorEastAsia" w:hAnsi="Times New Roman" w:cstheme="majorBidi"/>
      <w:b/>
      <w:color w:val="000000" w:themeColor="text1"/>
      <w:sz w:val="32"/>
      <w:szCs w:val="32"/>
    </w:rPr>
  </w:style>
  <w:style w:type="paragraph" w:styleId="Titre2">
    <w:name w:val="heading 2"/>
    <w:basedOn w:val="Normal"/>
    <w:next w:val="Normal"/>
    <w:link w:val="Titre2Car"/>
    <w:uiPriority w:val="9"/>
    <w:unhideWhenUsed/>
    <w:qFormat/>
    <w:rsid w:val="00A4795C"/>
    <w:pPr>
      <w:keepNext/>
      <w:keepLines/>
      <w:spacing w:before="120" w:after="120" w:line="360" w:lineRule="auto"/>
      <w:jc w:val="both"/>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iPriority w:val="9"/>
    <w:unhideWhenUsed/>
    <w:qFormat/>
    <w:rsid w:val="00A4795C"/>
    <w:pPr>
      <w:keepNext/>
      <w:keepLines/>
      <w:spacing w:before="120" w:after="120" w:line="360" w:lineRule="auto"/>
      <w:jc w:val="both"/>
      <w:outlineLvl w:val="2"/>
    </w:pPr>
    <w:rPr>
      <w:rFonts w:ascii="Times New Roman" w:eastAsiaTheme="majorEastAsia" w:hAnsi="Times New Roman" w:cstheme="majorBidi"/>
      <w:b/>
      <w:color w:val="000000" w:themeColor="text1"/>
      <w:sz w:val="24"/>
      <w:szCs w:val="24"/>
    </w:rPr>
  </w:style>
  <w:style w:type="paragraph" w:styleId="Titre4">
    <w:name w:val="heading 4"/>
    <w:basedOn w:val="Normal"/>
    <w:next w:val="Normal"/>
    <w:link w:val="Titre4Car"/>
    <w:uiPriority w:val="9"/>
    <w:unhideWhenUsed/>
    <w:qFormat/>
    <w:rsid w:val="007E052E"/>
    <w:pPr>
      <w:keepNext/>
      <w:keepLines/>
      <w:spacing w:before="120" w:after="120" w:line="360" w:lineRule="auto"/>
      <w:jc w:val="both"/>
      <w:outlineLvl w:val="3"/>
    </w:pPr>
    <w:rPr>
      <w:rFonts w:ascii="Times New Roman" w:eastAsiaTheme="majorEastAsia" w:hAnsi="Times New Roman" w:cstheme="majorBidi"/>
      <w:b/>
      <w:iCs/>
      <w:color w:val="000000" w:themeColor="tex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D5961"/>
    <w:pPr>
      <w:ind w:left="720"/>
      <w:contextualSpacing/>
    </w:pPr>
  </w:style>
  <w:style w:type="paragraph" w:styleId="En-tte">
    <w:name w:val="header"/>
    <w:basedOn w:val="Normal"/>
    <w:link w:val="En-tteCar"/>
    <w:uiPriority w:val="99"/>
    <w:unhideWhenUsed/>
    <w:rsid w:val="00B232B3"/>
    <w:pPr>
      <w:tabs>
        <w:tab w:val="center" w:pos="4703"/>
        <w:tab w:val="right" w:pos="9406"/>
      </w:tabs>
      <w:spacing w:after="0" w:line="240" w:lineRule="auto"/>
    </w:pPr>
  </w:style>
  <w:style w:type="character" w:customStyle="1" w:styleId="En-tteCar">
    <w:name w:val="En-tête Car"/>
    <w:basedOn w:val="Policepardfaut"/>
    <w:link w:val="En-tte"/>
    <w:uiPriority w:val="99"/>
    <w:rsid w:val="00B232B3"/>
  </w:style>
  <w:style w:type="paragraph" w:styleId="Pieddepage">
    <w:name w:val="footer"/>
    <w:basedOn w:val="Normal"/>
    <w:link w:val="PieddepageCar"/>
    <w:uiPriority w:val="99"/>
    <w:unhideWhenUsed/>
    <w:rsid w:val="00B232B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232B3"/>
  </w:style>
  <w:style w:type="paragraph" w:styleId="NormalWeb">
    <w:name w:val="Normal (Web)"/>
    <w:basedOn w:val="Normal"/>
    <w:uiPriority w:val="99"/>
    <w:unhideWhenUsed/>
    <w:rsid w:val="00BA737C"/>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3911AD"/>
    <w:rPr>
      <w:b/>
      <w:bCs/>
    </w:rPr>
  </w:style>
  <w:style w:type="character" w:styleId="Lienhypertexte">
    <w:name w:val="Hyperlink"/>
    <w:basedOn w:val="Policepardfaut"/>
    <w:uiPriority w:val="99"/>
    <w:unhideWhenUsed/>
    <w:rsid w:val="005B2AB3"/>
    <w:rPr>
      <w:color w:val="0000FF"/>
      <w:u w:val="single"/>
    </w:rPr>
  </w:style>
  <w:style w:type="table" w:styleId="Grilledutableau">
    <w:name w:val="Table Grid"/>
    <w:basedOn w:val="TableauNormal"/>
    <w:uiPriority w:val="39"/>
    <w:qFormat/>
    <w:rsid w:val="009149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centuation">
    <w:name w:val="Emphasis"/>
    <w:basedOn w:val="Policepardfaut"/>
    <w:uiPriority w:val="20"/>
    <w:qFormat/>
    <w:rsid w:val="00185027"/>
    <w:rPr>
      <w:i/>
      <w:iCs/>
    </w:rPr>
  </w:style>
  <w:style w:type="character" w:customStyle="1" w:styleId="Titre1Car">
    <w:name w:val="Titre 1 Car"/>
    <w:basedOn w:val="Policepardfaut"/>
    <w:link w:val="Titre1"/>
    <w:uiPriority w:val="9"/>
    <w:rsid w:val="00906FC8"/>
    <w:rPr>
      <w:rFonts w:ascii="Times New Roman" w:eastAsiaTheme="majorEastAsia" w:hAnsi="Times New Roman" w:cstheme="majorBidi"/>
      <w:b/>
      <w:color w:val="000000" w:themeColor="text1"/>
      <w:sz w:val="32"/>
      <w:szCs w:val="32"/>
    </w:rPr>
  </w:style>
  <w:style w:type="character" w:customStyle="1" w:styleId="Titre2Car">
    <w:name w:val="Titre 2 Car"/>
    <w:basedOn w:val="Policepardfaut"/>
    <w:link w:val="Titre2"/>
    <w:uiPriority w:val="9"/>
    <w:rsid w:val="00A4795C"/>
    <w:rPr>
      <w:rFonts w:ascii="Times New Roman" w:eastAsiaTheme="majorEastAsia" w:hAnsi="Times New Roman" w:cstheme="majorBidi"/>
      <w:b/>
      <w:color w:val="000000" w:themeColor="text1"/>
      <w:sz w:val="24"/>
      <w:szCs w:val="26"/>
    </w:rPr>
  </w:style>
  <w:style w:type="character" w:customStyle="1" w:styleId="Titre3Car">
    <w:name w:val="Titre 3 Car"/>
    <w:basedOn w:val="Policepardfaut"/>
    <w:link w:val="Titre3"/>
    <w:uiPriority w:val="9"/>
    <w:rsid w:val="00A4795C"/>
    <w:rPr>
      <w:rFonts w:ascii="Times New Roman" w:eastAsiaTheme="majorEastAsia" w:hAnsi="Times New Roman" w:cstheme="majorBidi"/>
      <w:b/>
      <w:color w:val="000000" w:themeColor="text1"/>
      <w:sz w:val="24"/>
      <w:szCs w:val="24"/>
    </w:rPr>
  </w:style>
  <w:style w:type="paragraph" w:styleId="TM1">
    <w:name w:val="toc 1"/>
    <w:basedOn w:val="Normal"/>
    <w:next w:val="Normal"/>
    <w:autoRedefine/>
    <w:uiPriority w:val="39"/>
    <w:unhideWhenUsed/>
    <w:rsid w:val="003408E2"/>
    <w:pPr>
      <w:tabs>
        <w:tab w:val="right" w:leader="dot" w:pos="9396"/>
      </w:tabs>
      <w:spacing w:after="100" w:line="360" w:lineRule="auto"/>
      <w:jc w:val="both"/>
    </w:pPr>
    <w:rPr>
      <w:rFonts w:ascii="Times New Roman" w:hAnsi="Times New Roman" w:cs="Times New Roman"/>
      <w:b/>
      <w:noProof/>
      <w:sz w:val="24"/>
      <w:szCs w:val="24"/>
      <w:lang w:val="fr-FR"/>
    </w:rPr>
  </w:style>
  <w:style w:type="paragraph" w:styleId="TM2">
    <w:name w:val="toc 2"/>
    <w:basedOn w:val="Normal"/>
    <w:next w:val="Normal"/>
    <w:autoRedefine/>
    <w:uiPriority w:val="39"/>
    <w:unhideWhenUsed/>
    <w:rsid w:val="008D1C67"/>
    <w:pPr>
      <w:spacing w:after="100"/>
      <w:ind w:left="220"/>
    </w:pPr>
  </w:style>
  <w:style w:type="paragraph" w:styleId="TM3">
    <w:name w:val="toc 3"/>
    <w:basedOn w:val="Normal"/>
    <w:next w:val="Normal"/>
    <w:autoRedefine/>
    <w:uiPriority w:val="39"/>
    <w:unhideWhenUsed/>
    <w:rsid w:val="008D1C67"/>
    <w:pPr>
      <w:spacing w:after="100"/>
      <w:ind w:left="440"/>
    </w:pPr>
  </w:style>
  <w:style w:type="character" w:styleId="Emphaseintense">
    <w:name w:val="Intense Emphasis"/>
    <w:basedOn w:val="Policepardfaut"/>
    <w:uiPriority w:val="21"/>
    <w:qFormat/>
    <w:rsid w:val="00EA1E8E"/>
    <w:rPr>
      <w:i/>
      <w:iCs/>
      <w:color w:val="5B9BD5" w:themeColor="accent1"/>
    </w:rPr>
  </w:style>
  <w:style w:type="paragraph" w:styleId="Textedebulles">
    <w:name w:val="Balloon Text"/>
    <w:basedOn w:val="Normal"/>
    <w:link w:val="TextedebullesCar"/>
    <w:uiPriority w:val="99"/>
    <w:semiHidden/>
    <w:unhideWhenUsed/>
    <w:rsid w:val="001A48B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A48BA"/>
    <w:rPr>
      <w:rFonts w:ascii="Segoe UI" w:hAnsi="Segoe UI" w:cs="Segoe UI"/>
      <w:sz w:val="18"/>
      <w:szCs w:val="18"/>
    </w:rPr>
  </w:style>
  <w:style w:type="character" w:customStyle="1" w:styleId="gstkn">
    <w:name w:val="gs_tkn"/>
    <w:basedOn w:val="Policepardfaut"/>
    <w:rsid w:val="000A6B3D"/>
  </w:style>
  <w:style w:type="paragraph" w:customStyle="1" w:styleId="has-text-align-justify">
    <w:name w:val="has-text-align-justify"/>
    <w:basedOn w:val="Normal"/>
    <w:rsid w:val="00DA57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image">
    <w:name w:val="article-image"/>
    <w:basedOn w:val="Normal"/>
    <w:rsid w:val="00F605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aption">
    <w:name w:val="image_caption"/>
    <w:basedOn w:val="Policepardfaut"/>
    <w:rsid w:val="00F6050B"/>
  </w:style>
  <w:style w:type="character" w:styleId="Lienhypertextesuivivisit">
    <w:name w:val="FollowedHyperlink"/>
    <w:basedOn w:val="Policepardfaut"/>
    <w:uiPriority w:val="99"/>
    <w:semiHidden/>
    <w:unhideWhenUsed/>
    <w:rsid w:val="00725B2D"/>
    <w:rPr>
      <w:color w:val="954F72" w:themeColor="followedHyperlink"/>
      <w:u w:val="single"/>
    </w:rPr>
  </w:style>
  <w:style w:type="character" w:customStyle="1" w:styleId="Titre4Car">
    <w:name w:val="Titre 4 Car"/>
    <w:basedOn w:val="Policepardfaut"/>
    <w:link w:val="Titre4"/>
    <w:uiPriority w:val="9"/>
    <w:rsid w:val="007E052E"/>
    <w:rPr>
      <w:rFonts w:ascii="Times New Roman" w:eastAsiaTheme="majorEastAsia" w:hAnsi="Times New Roman" w:cstheme="majorBidi"/>
      <w:b/>
      <w:iCs/>
      <w:color w:val="000000" w:themeColor="text1"/>
      <w:sz w:val="24"/>
    </w:rPr>
  </w:style>
  <w:style w:type="paragraph" w:styleId="Lgende">
    <w:name w:val="caption"/>
    <w:basedOn w:val="Normal"/>
    <w:next w:val="Normal"/>
    <w:uiPriority w:val="35"/>
    <w:unhideWhenUsed/>
    <w:qFormat/>
    <w:rsid w:val="005A75F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A511FA"/>
    <w:pPr>
      <w:spacing w:after="0"/>
    </w:pPr>
  </w:style>
  <w:style w:type="paragraph" w:styleId="Index1">
    <w:name w:val="index 1"/>
    <w:basedOn w:val="Normal"/>
    <w:next w:val="Normal"/>
    <w:autoRedefine/>
    <w:uiPriority w:val="99"/>
    <w:semiHidden/>
    <w:unhideWhenUsed/>
    <w:rsid w:val="00874519"/>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92143">
      <w:bodyDiv w:val="1"/>
      <w:marLeft w:val="0"/>
      <w:marRight w:val="0"/>
      <w:marTop w:val="0"/>
      <w:marBottom w:val="0"/>
      <w:divBdr>
        <w:top w:val="none" w:sz="0" w:space="0" w:color="auto"/>
        <w:left w:val="none" w:sz="0" w:space="0" w:color="auto"/>
        <w:bottom w:val="none" w:sz="0" w:space="0" w:color="auto"/>
        <w:right w:val="none" w:sz="0" w:space="0" w:color="auto"/>
      </w:divBdr>
      <w:divsChild>
        <w:div w:id="905266798">
          <w:marLeft w:val="0"/>
          <w:marRight w:val="0"/>
          <w:marTop w:val="0"/>
          <w:marBottom w:val="0"/>
          <w:divBdr>
            <w:top w:val="none" w:sz="0" w:space="0" w:color="auto"/>
            <w:left w:val="none" w:sz="0" w:space="0" w:color="auto"/>
            <w:bottom w:val="none" w:sz="0" w:space="0" w:color="auto"/>
            <w:right w:val="none" w:sz="0" w:space="0" w:color="auto"/>
          </w:divBdr>
        </w:div>
      </w:divsChild>
    </w:div>
    <w:div w:id="176122232">
      <w:bodyDiv w:val="1"/>
      <w:marLeft w:val="0"/>
      <w:marRight w:val="0"/>
      <w:marTop w:val="0"/>
      <w:marBottom w:val="0"/>
      <w:divBdr>
        <w:top w:val="none" w:sz="0" w:space="0" w:color="auto"/>
        <w:left w:val="none" w:sz="0" w:space="0" w:color="auto"/>
        <w:bottom w:val="none" w:sz="0" w:space="0" w:color="auto"/>
        <w:right w:val="none" w:sz="0" w:space="0" w:color="auto"/>
      </w:divBdr>
      <w:divsChild>
        <w:div w:id="1935631246">
          <w:marLeft w:val="0"/>
          <w:marRight w:val="225"/>
          <w:marTop w:val="0"/>
          <w:marBottom w:val="225"/>
          <w:divBdr>
            <w:top w:val="none" w:sz="0" w:space="0" w:color="auto"/>
            <w:left w:val="none" w:sz="0" w:space="0" w:color="auto"/>
            <w:bottom w:val="none" w:sz="0" w:space="0" w:color="auto"/>
            <w:right w:val="none" w:sz="0" w:space="0" w:color="auto"/>
          </w:divBdr>
        </w:div>
      </w:divsChild>
    </w:div>
    <w:div w:id="222103618">
      <w:bodyDiv w:val="1"/>
      <w:marLeft w:val="0"/>
      <w:marRight w:val="0"/>
      <w:marTop w:val="0"/>
      <w:marBottom w:val="0"/>
      <w:divBdr>
        <w:top w:val="none" w:sz="0" w:space="0" w:color="auto"/>
        <w:left w:val="none" w:sz="0" w:space="0" w:color="auto"/>
        <w:bottom w:val="none" w:sz="0" w:space="0" w:color="auto"/>
        <w:right w:val="none" w:sz="0" w:space="0" w:color="auto"/>
      </w:divBdr>
    </w:div>
    <w:div w:id="227768885">
      <w:bodyDiv w:val="1"/>
      <w:marLeft w:val="0"/>
      <w:marRight w:val="0"/>
      <w:marTop w:val="0"/>
      <w:marBottom w:val="0"/>
      <w:divBdr>
        <w:top w:val="none" w:sz="0" w:space="0" w:color="auto"/>
        <w:left w:val="none" w:sz="0" w:space="0" w:color="auto"/>
        <w:bottom w:val="none" w:sz="0" w:space="0" w:color="auto"/>
        <w:right w:val="none" w:sz="0" w:space="0" w:color="auto"/>
      </w:divBdr>
    </w:div>
    <w:div w:id="299455313">
      <w:bodyDiv w:val="1"/>
      <w:marLeft w:val="0"/>
      <w:marRight w:val="0"/>
      <w:marTop w:val="0"/>
      <w:marBottom w:val="0"/>
      <w:divBdr>
        <w:top w:val="none" w:sz="0" w:space="0" w:color="auto"/>
        <w:left w:val="none" w:sz="0" w:space="0" w:color="auto"/>
        <w:bottom w:val="none" w:sz="0" w:space="0" w:color="auto"/>
        <w:right w:val="none" w:sz="0" w:space="0" w:color="auto"/>
      </w:divBdr>
      <w:divsChild>
        <w:div w:id="899906199">
          <w:marLeft w:val="0"/>
          <w:marRight w:val="0"/>
          <w:marTop w:val="0"/>
          <w:marBottom w:val="0"/>
          <w:divBdr>
            <w:top w:val="none" w:sz="0" w:space="0" w:color="auto"/>
            <w:left w:val="none" w:sz="0" w:space="0" w:color="auto"/>
            <w:bottom w:val="none" w:sz="0" w:space="0" w:color="auto"/>
            <w:right w:val="none" w:sz="0" w:space="0" w:color="auto"/>
          </w:divBdr>
        </w:div>
      </w:divsChild>
    </w:div>
    <w:div w:id="300230895">
      <w:bodyDiv w:val="1"/>
      <w:marLeft w:val="0"/>
      <w:marRight w:val="0"/>
      <w:marTop w:val="0"/>
      <w:marBottom w:val="0"/>
      <w:divBdr>
        <w:top w:val="none" w:sz="0" w:space="0" w:color="auto"/>
        <w:left w:val="none" w:sz="0" w:space="0" w:color="auto"/>
        <w:bottom w:val="none" w:sz="0" w:space="0" w:color="auto"/>
        <w:right w:val="none" w:sz="0" w:space="0" w:color="auto"/>
      </w:divBdr>
    </w:div>
    <w:div w:id="339431986">
      <w:bodyDiv w:val="1"/>
      <w:marLeft w:val="0"/>
      <w:marRight w:val="0"/>
      <w:marTop w:val="0"/>
      <w:marBottom w:val="0"/>
      <w:divBdr>
        <w:top w:val="none" w:sz="0" w:space="0" w:color="auto"/>
        <w:left w:val="none" w:sz="0" w:space="0" w:color="auto"/>
        <w:bottom w:val="none" w:sz="0" w:space="0" w:color="auto"/>
        <w:right w:val="none" w:sz="0" w:space="0" w:color="auto"/>
      </w:divBdr>
    </w:div>
    <w:div w:id="378434510">
      <w:bodyDiv w:val="1"/>
      <w:marLeft w:val="0"/>
      <w:marRight w:val="0"/>
      <w:marTop w:val="0"/>
      <w:marBottom w:val="0"/>
      <w:divBdr>
        <w:top w:val="none" w:sz="0" w:space="0" w:color="auto"/>
        <w:left w:val="none" w:sz="0" w:space="0" w:color="auto"/>
        <w:bottom w:val="none" w:sz="0" w:space="0" w:color="auto"/>
        <w:right w:val="none" w:sz="0" w:space="0" w:color="auto"/>
      </w:divBdr>
    </w:div>
    <w:div w:id="540167597">
      <w:bodyDiv w:val="1"/>
      <w:marLeft w:val="0"/>
      <w:marRight w:val="0"/>
      <w:marTop w:val="0"/>
      <w:marBottom w:val="0"/>
      <w:divBdr>
        <w:top w:val="none" w:sz="0" w:space="0" w:color="auto"/>
        <w:left w:val="none" w:sz="0" w:space="0" w:color="auto"/>
        <w:bottom w:val="none" w:sz="0" w:space="0" w:color="auto"/>
        <w:right w:val="none" w:sz="0" w:space="0" w:color="auto"/>
      </w:divBdr>
      <w:divsChild>
        <w:div w:id="2142919030">
          <w:marLeft w:val="0"/>
          <w:marRight w:val="0"/>
          <w:marTop w:val="0"/>
          <w:marBottom w:val="0"/>
          <w:divBdr>
            <w:top w:val="none" w:sz="0" w:space="0" w:color="auto"/>
            <w:left w:val="none" w:sz="0" w:space="0" w:color="auto"/>
            <w:bottom w:val="none" w:sz="0" w:space="0" w:color="auto"/>
            <w:right w:val="none" w:sz="0" w:space="0" w:color="auto"/>
          </w:divBdr>
        </w:div>
      </w:divsChild>
    </w:div>
    <w:div w:id="768430758">
      <w:bodyDiv w:val="1"/>
      <w:marLeft w:val="0"/>
      <w:marRight w:val="0"/>
      <w:marTop w:val="0"/>
      <w:marBottom w:val="0"/>
      <w:divBdr>
        <w:top w:val="none" w:sz="0" w:space="0" w:color="auto"/>
        <w:left w:val="none" w:sz="0" w:space="0" w:color="auto"/>
        <w:bottom w:val="none" w:sz="0" w:space="0" w:color="auto"/>
        <w:right w:val="none" w:sz="0" w:space="0" w:color="auto"/>
      </w:divBdr>
      <w:divsChild>
        <w:div w:id="4020761">
          <w:marLeft w:val="0"/>
          <w:marRight w:val="0"/>
          <w:marTop w:val="0"/>
          <w:marBottom w:val="0"/>
          <w:divBdr>
            <w:top w:val="none" w:sz="0" w:space="0" w:color="auto"/>
            <w:left w:val="none" w:sz="0" w:space="0" w:color="auto"/>
            <w:bottom w:val="none" w:sz="0" w:space="0" w:color="auto"/>
            <w:right w:val="none" w:sz="0" w:space="0" w:color="auto"/>
          </w:divBdr>
          <w:divsChild>
            <w:div w:id="1342317907">
              <w:marLeft w:val="0"/>
              <w:marRight w:val="0"/>
              <w:marTop w:val="0"/>
              <w:marBottom w:val="0"/>
              <w:divBdr>
                <w:top w:val="none" w:sz="0" w:space="0" w:color="auto"/>
                <w:left w:val="none" w:sz="0" w:space="0" w:color="auto"/>
                <w:bottom w:val="none" w:sz="0" w:space="0" w:color="auto"/>
                <w:right w:val="none" w:sz="0" w:space="0" w:color="auto"/>
              </w:divBdr>
              <w:divsChild>
                <w:div w:id="1464813311">
                  <w:marLeft w:val="0"/>
                  <w:marRight w:val="0"/>
                  <w:marTop w:val="0"/>
                  <w:marBottom w:val="0"/>
                  <w:divBdr>
                    <w:top w:val="none" w:sz="0" w:space="0" w:color="auto"/>
                    <w:left w:val="none" w:sz="0" w:space="0" w:color="auto"/>
                    <w:bottom w:val="none" w:sz="0" w:space="0" w:color="auto"/>
                    <w:right w:val="none" w:sz="0" w:space="0" w:color="auto"/>
                  </w:divBdr>
                  <w:divsChild>
                    <w:div w:id="17996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86744">
          <w:marLeft w:val="0"/>
          <w:marRight w:val="0"/>
          <w:marTop w:val="0"/>
          <w:marBottom w:val="0"/>
          <w:divBdr>
            <w:top w:val="none" w:sz="0" w:space="0" w:color="auto"/>
            <w:left w:val="none" w:sz="0" w:space="0" w:color="auto"/>
            <w:bottom w:val="none" w:sz="0" w:space="0" w:color="auto"/>
            <w:right w:val="none" w:sz="0" w:space="0" w:color="auto"/>
          </w:divBdr>
          <w:divsChild>
            <w:div w:id="910434293">
              <w:marLeft w:val="0"/>
              <w:marRight w:val="0"/>
              <w:marTop w:val="0"/>
              <w:marBottom w:val="0"/>
              <w:divBdr>
                <w:top w:val="none" w:sz="0" w:space="0" w:color="auto"/>
                <w:left w:val="none" w:sz="0" w:space="0" w:color="auto"/>
                <w:bottom w:val="none" w:sz="0" w:space="0" w:color="auto"/>
                <w:right w:val="none" w:sz="0" w:space="0" w:color="auto"/>
              </w:divBdr>
              <w:divsChild>
                <w:div w:id="1713966319">
                  <w:marLeft w:val="0"/>
                  <w:marRight w:val="0"/>
                  <w:marTop w:val="0"/>
                  <w:marBottom w:val="0"/>
                  <w:divBdr>
                    <w:top w:val="none" w:sz="0" w:space="0" w:color="auto"/>
                    <w:left w:val="none" w:sz="0" w:space="0" w:color="auto"/>
                    <w:bottom w:val="none" w:sz="0" w:space="0" w:color="auto"/>
                    <w:right w:val="none" w:sz="0" w:space="0" w:color="auto"/>
                  </w:divBdr>
                  <w:divsChild>
                    <w:div w:id="1564759309">
                      <w:marLeft w:val="0"/>
                      <w:marRight w:val="0"/>
                      <w:marTop w:val="0"/>
                      <w:marBottom w:val="0"/>
                      <w:divBdr>
                        <w:top w:val="single" w:sz="12" w:space="3" w:color="FFFFFF"/>
                        <w:left w:val="single" w:sz="12" w:space="3" w:color="FFFFFF"/>
                        <w:bottom w:val="single" w:sz="12" w:space="3" w:color="FFFFFF"/>
                        <w:right w:val="single" w:sz="12" w:space="3" w:color="FFFFFF"/>
                      </w:divBdr>
                      <w:divsChild>
                        <w:div w:id="171383208">
                          <w:marLeft w:val="0"/>
                          <w:marRight w:val="0"/>
                          <w:marTop w:val="0"/>
                          <w:marBottom w:val="0"/>
                          <w:divBdr>
                            <w:top w:val="none" w:sz="0" w:space="0" w:color="auto"/>
                            <w:left w:val="none" w:sz="0" w:space="0" w:color="auto"/>
                            <w:bottom w:val="none" w:sz="0" w:space="0" w:color="auto"/>
                            <w:right w:val="none" w:sz="0" w:space="0" w:color="auto"/>
                          </w:divBdr>
                        </w:div>
                      </w:divsChild>
                    </w:div>
                    <w:div w:id="2022853843">
                      <w:marLeft w:val="0"/>
                      <w:marRight w:val="0"/>
                      <w:marTop w:val="0"/>
                      <w:marBottom w:val="0"/>
                      <w:divBdr>
                        <w:top w:val="single" w:sz="12" w:space="3" w:color="FFFFFF"/>
                        <w:left w:val="single" w:sz="12" w:space="3" w:color="FFFFFF"/>
                        <w:bottom w:val="single" w:sz="12" w:space="3" w:color="FFFFFF"/>
                        <w:right w:val="single" w:sz="12" w:space="3" w:color="FFFFFF"/>
                      </w:divBdr>
                      <w:divsChild>
                        <w:div w:id="960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0970">
                  <w:marLeft w:val="0"/>
                  <w:marRight w:val="0"/>
                  <w:marTop w:val="0"/>
                  <w:marBottom w:val="0"/>
                  <w:divBdr>
                    <w:top w:val="single" w:sz="12" w:space="2" w:color="FFFFFF"/>
                    <w:left w:val="single" w:sz="12" w:space="3" w:color="FFFFFF"/>
                    <w:bottom w:val="single" w:sz="12" w:space="2" w:color="FFFFFF"/>
                    <w:right w:val="single" w:sz="12" w:space="6" w:color="FFFFFF"/>
                  </w:divBdr>
                  <w:divsChild>
                    <w:div w:id="6657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248267">
          <w:marLeft w:val="0"/>
          <w:marRight w:val="0"/>
          <w:marTop w:val="0"/>
          <w:marBottom w:val="0"/>
          <w:divBdr>
            <w:top w:val="none" w:sz="0" w:space="0" w:color="auto"/>
            <w:left w:val="none" w:sz="0" w:space="0" w:color="auto"/>
            <w:bottom w:val="none" w:sz="0" w:space="0" w:color="auto"/>
            <w:right w:val="none" w:sz="0" w:space="0" w:color="auto"/>
          </w:divBdr>
          <w:divsChild>
            <w:div w:id="2036496556">
              <w:marLeft w:val="0"/>
              <w:marRight w:val="0"/>
              <w:marTop w:val="0"/>
              <w:marBottom w:val="0"/>
              <w:divBdr>
                <w:top w:val="none" w:sz="0" w:space="0" w:color="auto"/>
                <w:left w:val="none" w:sz="0" w:space="0" w:color="auto"/>
                <w:bottom w:val="none" w:sz="0" w:space="0" w:color="auto"/>
                <w:right w:val="none" w:sz="0" w:space="0" w:color="auto"/>
              </w:divBdr>
              <w:divsChild>
                <w:div w:id="1860780650">
                  <w:marLeft w:val="0"/>
                  <w:marRight w:val="0"/>
                  <w:marTop w:val="0"/>
                  <w:marBottom w:val="0"/>
                  <w:divBdr>
                    <w:top w:val="none" w:sz="0" w:space="0" w:color="auto"/>
                    <w:left w:val="none" w:sz="0" w:space="0" w:color="auto"/>
                    <w:bottom w:val="none" w:sz="0" w:space="0" w:color="auto"/>
                    <w:right w:val="none" w:sz="0" w:space="0" w:color="auto"/>
                  </w:divBdr>
                  <w:divsChild>
                    <w:div w:id="7223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25918">
          <w:marLeft w:val="0"/>
          <w:marRight w:val="0"/>
          <w:marTop w:val="0"/>
          <w:marBottom w:val="0"/>
          <w:divBdr>
            <w:top w:val="none" w:sz="0" w:space="0" w:color="auto"/>
            <w:left w:val="none" w:sz="0" w:space="0" w:color="auto"/>
            <w:bottom w:val="none" w:sz="0" w:space="0" w:color="auto"/>
            <w:right w:val="none" w:sz="0" w:space="0" w:color="auto"/>
          </w:divBdr>
          <w:divsChild>
            <w:div w:id="96802869">
              <w:marLeft w:val="0"/>
              <w:marRight w:val="0"/>
              <w:marTop w:val="0"/>
              <w:marBottom w:val="0"/>
              <w:divBdr>
                <w:top w:val="none" w:sz="0" w:space="0" w:color="auto"/>
                <w:left w:val="none" w:sz="0" w:space="0" w:color="auto"/>
                <w:bottom w:val="none" w:sz="0" w:space="0" w:color="auto"/>
                <w:right w:val="none" w:sz="0" w:space="0" w:color="auto"/>
              </w:divBdr>
              <w:divsChild>
                <w:div w:id="1627345816">
                  <w:marLeft w:val="0"/>
                  <w:marRight w:val="0"/>
                  <w:marTop w:val="0"/>
                  <w:marBottom w:val="0"/>
                  <w:divBdr>
                    <w:top w:val="none" w:sz="0" w:space="0" w:color="auto"/>
                    <w:left w:val="none" w:sz="0" w:space="0" w:color="auto"/>
                    <w:bottom w:val="none" w:sz="0" w:space="0" w:color="auto"/>
                    <w:right w:val="none" w:sz="0" w:space="0" w:color="auto"/>
                  </w:divBdr>
                  <w:divsChild>
                    <w:div w:id="12065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4748">
          <w:marLeft w:val="0"/>
          <w:marRight w:val="0"/>
          <w:marTop w:val="0"/>
          <w:marBottom w:val="0"/>
          <w:divBdr>
            <w:top w:val="none" w:sz="0" w:space="0" w:color="auto"/>
            <w:left w:val="none" w:sz="0" w:space="0" w:color="auto"/>
            <w:bottom w:val="none" w:sz="0" w:space="0" w:color="auto"/>
            <w:right w:val="none" w:sz="0" w:space="0" w:color="auto"/>
          </w:divBdr>
          <w:divsChild>
            <w:div w:id="790322612">
              <w:marLeft w:val="0"/>
              <w:marRight w:val="0"/>
              <w:marTop w:val="0"/>
              <w:marBottom w:val="0"/>
              <w:divBdr>
                <w:top w:val="none" w:sz="0" w:space="0" w:color="auto"/>
                <w:left w:val="none" w:sz="0" w:space="0" w:color="auto"/>
                <w:bottom w:val="none" w:sz="0" w:space="0" w:color="auto"/>
                <w:right w:val="none" w:sz="0" w:space="0" w:color="auto"/>
              </w:divBdr>
              <w:divsChild>
                <w:div w:id="704211653">
                  <w:marLeft w:val="0"/>
                  <w:marRight w:val="0"/>
                  <w:marTop w:val="0"/>
                  <w:marBottom w:val="0"/>
                  <w:divBdr>
                    <w:top w:val="none" w:sz="0" w:space="0" w:color="auto"/>
                    <w:left w:val="none" w:sz="0" w:space="0" w:color="auto"/>
                    <w:bottom w:val="none" w:sz="0" w:space="0" w:color="auto"/>
                    <w:right w:val="none" w:sz="0" w:space="0" w:color="auto"/>
                  </w:divBdr>
                  <w:divsChild>
                    <w:div w:id="7834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256622">
      <w:bodyDiv w:val="1"/>
      <w:marLeft w:val="0"/>
      <w:marRight w:val="0"/>
      <w:marTop w:val="0"/>
      <w:marBottom w:val="0"/>
      <w:divBdr>
        <w:top w:val="none" w:sz="0" w:space="0" w:color="auto"/>
        <w:left w:val="none" w:sz="0" w:space="0" w:color="auto"/>
        <w:bottom w:val="none" w:sz="0" w:space="0" w:color="auto"/>
        <w:right w:val="none" w:sz="0" w:space="0" w:color="auto"/>
      </w:divBdr>
      <w:divsChild>
        <w:div w:id="1209998408">
          <w:marLeft w:val="0"/>
          <w:marRight w:val="0"/>
          <w:marTop w:val="0"/>
          <w:marBottom w:val="0"/>
          <w:divBdr>
            <w:top w:val="none" w:sz="0" w:space="0" w:color="auto"/>
            <w:left w:val="none" w:sz="0" w:space="0" w:color="auto"/>
            <w:bottom w:val="none" w:sz="0" w:space="0" w:color="auto"/>
            <w:right w:val="none" w:sz="0" w:space="0" w:color="auto"/>
          </w:divBdr>
        </w:div>
      </w:divsChild>
    </w:div>
    <w:div w:id="1017076683">
      <w:bodyDiv w:val="1"/>
      <w:marLeft w:val="0"/>
      <w:marRight w:val="0"/>
      <w:marTop w:val="0"/>
      <w:marBottom w:val="0"/>
      <w:divBdr>
        <w:top w:val="none" w:sz="0" w:space="0" w:color="auto"/>
        <w:left w:val="none" w:sz="0" w:space="0" w:color="auto"/>
        <w:bottom w:val="none" w:sz="0" w:space="0" w:color="auto"/>
        <w:right w:val="none" w:sz="0" w:space="0" w:color="auto"/>
      </w:divBdr>
    </w:div>
    <w:div w:id="1037895278">
      <w:bodyDiv w:val="1"/>
      <w:marLeft w:val="0"/>
      <w:marRight w:val="0"/>
      <w:marTop w:val="0"/>
      <w:marBottom w:val="0"/>
      <w:divBdr>
        <w:top w:val="none" w:sz="0" w:space="0" w:color="auto"/>
        <w:left w:val="none" w:sz="0" w:space="0" w:color="auto"/>
        <w:bottom w:val="none" w:sz="0" w:space="0" w:color="auto"/>
        <w:right w:val="none" w:sz="0" w:space="0" w:color="auto"/>
      </w:divBdr>
    </w:div>
    <w:div w:id="1045521663">
      <w:bodyDiv w:val="1"/>
      <w:marLeft w:val="0"/>
      <w:marRight w:val="0"/>
      <w:marTop w:val="0"/>
      <w:marBottom w:val="0"/>
      <w:divBdr>
        <w:top w:val="none" w:sz="0" w:space="0" w:color="auto"/>
        <w:left w:val="none" w:sz="0" w:space="0" w:color="auto"/>
        <w:bottom w:val="none" w:sz="0" w:space="0" w:color="auto"/>
        <w:right w:val="none" w:sz="0" w:space="0" w:color="auto"/>
      </w:divBdr>
    </w:div>
    <w:div w:id="1126578703">
      <w:bodyDiv w:val="1"/>
      <w:marLeft w:val="0"/>
      <w:marRight w:val="0"/>
      <w:marTop w:val="0"/>
      <w:marBottom w:val="0"/>
      <w:divBdr>
        <w:top w:val="none" w:sz="0" w:space="0" w:color="auto"/>
        <w:left w:val="none" w:sz="0" w:space="0" w:color="auto"/>
        <w:bottom w:val="none" w:sz="0" w:space="0" w:color="auto"/>
        <w:right w:val="none" w:sz="0" w:space="0" w:color="auto"/>
      </w:divBdr>
    </w:div>
    <w:div w:id="1183206991">
      <w:bodyDiv w:val="1"/>
      <w:marLeft w:val="0"/>
      <w:marRight w:val="0"/>
      <w:marTop w:val="0"/>
      <w:marBottom w:val="0"/>
      <w:divBdr>
        <w:top w:val="none" w:sz="0" w:space="0" w:color="auto"/>
        <w:left w:val="none" w:sz="0" w:space="0" w:color="auto"/>
        <w:bottom w:val="none" w:sz="0" w:space="0" w:color="auto"/>
        <w:right w:val="none" w:sz="0" w:space="0" w:color="auto"/>
      </w:divBdr>
      <w:divsChild>
        <w:div w:id="1503275530">
          <w:marLeft w:val="0"/>
          <w:marRight w:val="0"/>
          <w:marTop w:val="0"/>
          <w:marBottom w:val="0"/>
          <w:divBdr>
            <w:top w:val="none" w:sz="0" w:space="0" w:color="auto"/>
            <w:left w:val="none" w:sz="0" w:space="0" w:color="auto"/>
            <w:bottom w:val="none" w:sz="0" w:space="0" w:color="auto"/>
            <w:right w:val="none" w:sz="0" w:space="0" w:color="auto"/>
          </w:divBdr>
        </w:div>
      </w:divsChild>
    </w:div>
    <w:div w:id="1281641583">
      <w:bodyDiv w:val="1"/>
      <w:marLeft w:val="0"/>
      <w:marRight w:val="0"/>
      <w:marTop w:val="0"/>
      <w:marBottom w:val="0"/>
      <w:divBdr>
        <w:top w:val="none" w:sz="0" w:space="0" w:color="auto"/>
        <w:left w:val="none" w:sz="0" w:space="0" w:color="auto"/>
        <w:bottom w:val="none" w:sz="0" w:space="0" w:color="auto"/>
        <w:right w:val="none" w:sz="0" w:space="0" w:color="auto"/>
      </w:divBdr>
    </w:div>
    <w:div w:id="1296182227">
      <w:bodyDiv w:val="1"/>
      <w:marLeft w:val="0"/>
      <w:marRight w:val="0"/>
      <w:marTop w:val="0"/>
      <w:marBottom w:val="0"/>
      <w:divBdr>
        <w:top w:val="none" w:sz="0" w:space="0" w:color="auto"/>
        <w:left w:val="none" w:sz="0" w:space="0" w:color="auto"/>
        <w:bottom w:val="none" w:sz="0" w:space="0" w:color="auto"/>
        <w:right w:val="none" w:sz="0" w:space="0" w:color="auto"/>
      </w:divBdr>
    </w:div>
    <w:div w:id="1540507446">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624383594">
      <w:bodyDiv w:val="1"/>
      <w:marLeft w:val="0"/>
      <w:marRight w:val="0"/>
      <w:marTop w:val="0"/>
      <w:marBottom w:val="0"/>
      <w:divBdr>
        <w:top w:val="none" w:sz="0" w:space="0" w:color="auto"/>
        <w:left w:val="none" w:sz="0" w:space="0" w:color="auto"/>
        <w:bottom w:val="none" w:sz="0" w:space="0" w:color="auto"/>
        <w:right w:val="none" w:sz="0" w:space="0" w:color="auto"/>
      </w:divBdr>
      <w:divsChild>
        <w:div w:id="132255207">
          <w:marLeft w:val="0"/>
          <w:marRight w:val="0"/>
          <w:marTop w:val="0"/>
          <w:marBottom w:val="0"/>
          <w:divBdr>
            <w:top w:val="none" w:sz="0" w:space="0" w:color="auto"/>
            <w:left w:val="none" w:sz="0" w:space="0" w:color="auto"/>
            <w:bottom w:val="none" w:sz="0" w:space="0" w:color="auto"/>
            <w:right w:val="none" w:sz="0" w:space="0" w:color="auto"/>
          </w:divBdr>
        </w:div>
        <w:div w:id="695739765">
          <w:marLeft w:val="0"/>
          <w:marRight w:val="0"/>
          <w:marTop w:val="0"/>
          <w:marBottom w:val="0"/>
          <w:divBdr>
            <w:top w:val="none" w:sz="0" w:space="0" w:color="auto"/>
            <w:left w:val="none" w:sz="0" w:space="0" w:color="auto"/>
            <w:bottom w:val="none" w:sz="0" w:space="0" w:color="auto"/>
            <w:right w:val="none" w:sz="0" w:space="0" w:color="auto"/>
          </w:divBdr>
        </w:div>
      </w:divsChild>
    </w:div>
    <w:div w:id="1643728884">
      <w:bodyDiv w:val="1"/>
      <w:marLeft w:val="0"/>
      <w:marRight w:val="0"/>
      <w:marTop w:val="0"/>
      <w:marBottom w:val="0"/>
      <w:divBdr>
        <w:top w:val="none" w:sz="0" w:space="0" w:color="auto"/>
        <w:left w:val="none" w:sz="0" w:space="0" w:color="auto"/>
        <w:bottom w:val="none" w:sz="0" w:space="0" w:color="auto"/>
        <w:right w:val="none" w:sz="0" w:space="0" w:color="auto"/>
      </w:divBdr>
      <w:divsChild>
        <w:div w:id="1354769714">
          <w:marLeft w:val="0"/>
          <w:marRight w:val="0"/>
          <w:marTop w:val="0"/>
          <w:marBottom w:val="0"/>
          <w:divBdr>
            <w:top w:val="none" w:sz="0" w:space="0" w:color="auto"/>
            <w:left w:val="none" w:sz="0" w:space="0" w:color="auto"/>
            <w:bottom w:val="none" w:sz="0" w:space="0" w:color="auto"/>
            <w:right w:val="none" w:sz="0" w:space="0" w:color="auto"/>
          </w:divBdr>
          <w:divsChild>
            <w:div w:id="674497338">
              <w:marLeft w:val="0"/>
              <w:marRight w:val="0"/>
              <w:marTop w:val="0"/>
              <w:marBottom w:val="0"/>
              <w:divBdr>
                <w:top w:val="single" w:sz="2" w:space="0" w:color="DFDFDF"/>
                <w:left w:val="single" w:sz="2" w:space="0" w:color="DFDFDF"/>
                <w:bottom w:val="single" w:sz="2" w:space="0" w:color="DFDFDF"/>
                <w:right w:val="single" w:sz="2" w:space="0" w:color="DFDFDF"/>
              </w:divBdr>
              <w:divsChild>
                <w:div w:id="27806063">
                  <w:marLeft w:val="0"/>
                  <w:marRight w:val="0"/>
                  <w:marTop w:val="75"/>
                  <w:marBottom w:val="0"/>
                  <w:divBdr>
                    <w:top w:val="none" w:sz="0" w:space="0" w:color="auto"/>
                    <w:left w:val="none" w:sz="0" w:space="0" w:color="auto"/>
                    <w:bottom w:val="none" w:sz="0" w:space="0" w:color="auto"/>
                    <w:right w:val="none" w:sz="0" w:space="0" w:color="auto"/>
                  </w:divBdr>
                  <w:divsChild>
                    <w:div w:id="1348679807">
                      <w:marLeft w:val="0"/>
                      <w:marRight w:val="0"/>
                      <w:marTop w:val="0"/>
                      <w:marBottom w:val="0"/>
                      <w:divBdr>
                        <w:top w:val="none" w:sz="0" w:space="0" w:color="auto"/>
                        <w:left w:val="none" w:sz="0" w:space="0" w:color="auto"/>
                        <w:bottom w:val="none" w:sz="0" w:space="0" w:color="auto"/>
                        <w:right w:val="none" w:sz="0" w:space="0" w:color="auto"/>
                      </w:divBdr>
                      <w:divsChild>
                        <w:div w:id="152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8219">
                  <w:marLeft w:val="0"/>
                  <w:marRight w:val="0"/>
                  <w:marTop w:val="0"/>
                  <w:marBottom w:val="0"/>
                  <w:divBdr>
                    <w:top w:val="none" w:sz="0" w:space="0" w:color="auto"/>
                    <w:left w:val="none" w:sz="0" w:space="0" w:color="auto"/>
                    <w:bottom w:val="none" w:sz="0" w:space="0" w:color="auto"/>
                    <w:right w:val="none" w:sz="0" w:space="0" w:color="auto"/>
                  </w:divBdr>
                  <w:divsChild>
                    <w:div w:id="1933010195">
                      <w:marLeft w:val="0"/>
                      <w:marRight w:val="0"/>
                      <w:marTop w:val="0"/>
                      <w:marBottom w:val="0"/>
                      <w:divBdr>
                        <w:top w:val="none" w:sz="0" w:space="0" w:color="auto"/>
                        <w:left w:val="none" w:sz="0" w:space="0" w:color="auto"/>
                        <w:bottom w:val="none" w:sz="0" w:space="0" w:color="auto"/>
                        <w:right w:val="none" w:sz="0" w:space="0" w:color="auto"/>
                      </w:divBdr>
                    </w:div>
                  </w:divsChild>
                </w:div>
                <w:div w:id="852500619">
                  <w:marLeft w:val="-219"/>
                  <w:marRight w:val="0"/>
                  <w:marTop w:val="0"/>
                  <w:marBottom w:val="0"/>
                  <w:divBdr>
                    <w:top w:val="none" w:sz="0" w:space="0" w:color="auto"/>
                    <w:left w:val="none" w:sz="0" w:space="0" w:color="auto"/>
                    <w:bottom w:val="none" w:sz="0" w:space="0" w:color="auto"/>
                    <w:right w:val="none" w:sz="0" w:space="0" w:color="auto"/>
                  </w:divBdr>
                  <w:divsChild>
                    <w:div w:id="1946693573">
                      <w:marLeft w:val="0"/>
                      <w:marRight w:val="0"/>
                      <w:marTop w:val="0"/>
                      <w:marBottom w:val="45"/>
                      <w:divBdr>
                        <w:top w:val="single" w:sz="2" w:space="0" w:color="A9A9A9"/>
                        <w:left w:val="single" w:sz="2" w:space="0" w:color="A9A9A9"/>
                        <w:bottom w:val="single" w:sz="2" w:space="0" w:color="A9A9A9"/>
                        <w:right w:val="single" w:sz="2" w:space="0" w:color="A9A9A9"/>
                      </w:divBdr>
                      <w:divsChild>
                        <w:div w:id="1482578012">
                          <w:marLeft w:val="0"/>
                          <w:marRight w:val="0"/>
                          <w:marTop w:val="0"/>
                          <w:marBottom w:val="0"/>
                          <w:divBdr>
                            <w:top w:val="none" w:sz="0" w:space="0" w:color="auto"/>
                            <w:left w:val="none" w:sz="0" w:space="0" w:color="auto"/>
                            <w:bottom w:val="none" w:sz="0" w:space="0" w:color="auto"/>
                            <w:right w:val="none" w:sz="0" w:space="0" w:color="auto"/>
                          </w:divBdr>
                          <w:divsChild>
                            <w:div w:id="1051617773">
                              <w:marLeft w:val="223"/>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 w:id="1931233541">
          <w:marLeft w:val="0"/>
          <w:marRight w:val="0"/>
          <w:marTop w:val="0"/>
          <w:marBottom w:val="240"/>
          <w:divBdr>
            <w:top w:val="none" w:sz="0" w:space="0" w:color="auto"/>
            <w:left w:val="none" w:sz="0" w:space="0" w:color="auto"/>
            <w:bottom w:val="none" w:sz="0" w:space="0" w:color="auto"/>
            <w:right w:val="none" w:sz="0" w:space="0" w:color="auto"/>
          </w:divBdr>
          <w:divsChild>
            <w:div w:id="12659604">
              <w:marLeft w:val="0"/>
              <w:marRight w:val="0"/>
              <w:marTop w:val="0"/>
              <w:marBottom w:val="0"/>
              <w:divBdr>
                <w:top w:val="none" w:sz="0" w:space="0" w:color="auto"/>
                <w:left w:val="none" w:sz="0" w:space="0" w:color="auto"/>
                <w:bottom w:val="none" w:sz="0" w:space="0" w:color="auto"/>
                <w:right w:val="none" w:sz="0" w:space="0" w:color="auto"/>
              </w:divBdr>
              <w:divsChild>
                <w:div w:id="1153569533">
                  <w:marLeft w:val="0"/>
                  <w:marRight w:val="0"/>
                  <w:marTop w:val="0"/>
                  <w:marBottom w:val="0"/>
                  <w:divBdr>
                    <w:top w:val="none" w:sz="0" w:space="0" w:color="auto"/>
                    <w:left w:val="none" w:sz="0" w:space="0" w:color="auto"/>
                    <w:bottom w:val="none" w:sz="0" w:space="0" w:color="auto"/>
                    <w:right w:val="none" w:sz="0" w:space="0" w:color="auto"/>
                  </w:divBdr>
                  <w:divsChild>
                    <w:div w:id="98374048">
                      <w:marLeft w:val="0"/>
                      <w:marRight w:val="0"/>
                      <w:marTop w:val="0"/>
                      <w:marBottom w:val="0"/>
                      <w:divBdr>
                        <w:top w:val="none" w:sz="0" w:space="0" w:color="auto"/>
                        <w:left w:val="none" w:sz="0" w:space="0" w:color="auto"/>
                        <w:bottom w:val="none" w:sz="0" w:space="0" w:color="auto"/>
                        <w:right w:val="none" w:sz="0" w:space="0" w:color="auto"/>
                      </w:divBdr>
                      <w:divsChild>
                        <w:div w:id="1515609018">
                          <w:marLeft w:val="0"/>
                          <w:marRight w:val="0"/>
                          <w:marTop w:val="0"/>
                          <w:marBottom w:val="0"/>
                          <w:divBdr>
                            <w:top w:val="none" w:sz="0" w:space="0" w:color="auto"/>
                            <w:left w:val="none" w:sz="0" w:space="0" w:color="auto"/>
                            <w:bottom w:val="none" w:sz="0" w:space="0" w:color="auto"/>
                            <w:right w:val="none" w:sz="0" w:space="0" w:color="auto"/>
                          </w:divBdr>
                        </w:div>
                        <w:div w:id="1951205824">
                          <w:marLeft w:val="0"/>
                          <w:marRight w:val="0"/>
                          <w:marTop w:val="0"/>
                          <w:marBottom w:val="0"/>
                          <w:divBdr>
                            <w:top w:val="none" w:sz="0" w:space="0" w:color="auto"/>
                            <w:left w:val="none" w:sz="0" w:space="0" w:color="auto"/>
                            <w:bottom w:val="single" w:sz="2" w:space="0" w:color="FFFFFF"/>
                            <w:right w:val="none" w:sz="0" w:space="0" w:color="auto"/>
                          </w:divBdr>
                        </w:div>
                      </w:divsChild>
                    </w:div>
                  </w:divsChild>
                </w:div>
              </w:divsChild>
            </w:div>
          </w:divsChild>
        </w:div>
      </w:divsChild>
    </w:div>
    <w:div w:id="1661077022">
      <w:bodyDiv w:val="1"/>
      <w:marLeft w:val="0"/>
      <w:marRight w:val="0"/>
      <w:marTop w:val="0"/>
      <w:marBottom w:val="0"/>
      <w:divBdr>
        <w:top w:val="none" w:sz="0" w:space="0" w:color="auto"/>
        <w:left w:val="none" w:sz="0" w:space="0" w:color="auto"/>
        <w:bottom w:val="none" w:sz="0" w:space="0" w:color="auto"/>
        <w:right w:val="none" w:sz="0" w:space="0" w:color="auto"/>
      </w:divBdr>
      <w:divsChild>
        <w:div w:id="1794323726">
          <w:marLeft w:val="0"/>
          <w:marRight w:val="0"/>
          <w:marTop w:val="0"/>
          <w:marBottom w:val="0"/>
          <w:divBdr>
            <w:top w:val="none" w:sz="0" w:space="0" w:color="auto"/>
            <w:left w:val="none" w:sz="0" w:space="0" w:color="auto"/>
            <w:bottom w:val="none" w:sz="0" w:space="0" w:color="auto"/>
            <w:right w:val="none" w:sz="0" w:space="0" w:color="auto"/>
          </w:divBdr>
        </w:div>
      </w:divsChild>
    </w:div>
    <w:div w:id="1670138222">
      <w:bodyDiv w:val="1"/>
      <w:marLeft w:val="0"/>
      <w:marRight w:val="0"/>
      <w:marTop w:val="0"/>
      <w:marBottom w:val="0"/>
      <w:divBdr>
        <w:top w:val="none" w:sz="0" w:space="0" w:color="auto"/>
        <w:left w:val="none" w:sz="0" w:space="0" w:color="auto"/>
        <w:bottom w:val="none" w:sz="0" w:space="0" w:color="auto"/>
        <w:right w:val="none" w:sz="0" w:space="0" w:color="auto"/>
      </w:divBdr>
      <w:divsChild>
        <w:div w:id="548613819">
          <w:marLeft w:val="0"/>
          <w:marRight w:val="0"/>
          <w:marTop w:val="0"/>
          <w:marBottom w:val="0"/>
          <w:divBdr>
            <w:top w:val="none" w:sz="0" w:space="0" w:color="auto"/>
            <w:left w:val="none" w:sz="0" w:space="0" w:color="auto"/>
            <w:bottom w:val="none" w:sz="0" w:space="0" w:color="auto"/>
            <w:right w:val="none" w:sz="0" w:space="0" w:color="auto"/>
          </w:divBdr>
          <w:divsChild>
            <w:div w:id="1400592221">
              <w:marLeft w:val="0"/>
              <w:marRight w:val="0"/>
              <w:marTop w:val="0"/>
              <w:marBottom w:val="0"/>
              <w:divBdr>
                <w:top w:val="none" w:sz="0" w:space="0" w:color="auto"/>
                <w:left w:val="none" w:sz="0" w:space="0" w:color="auto"/>
                <w:bottom w:val="none" w:sz="0" w:space="0" w:color="auto"/>
                <w:right w:val="none" w:sz="0" w:space="0" w:color="auto"/>
              </w:divBdr>
              <w:divsChild>
                <w:div w:id="1333678795">
                  <w:marLeft w:val="0"/>
                  <w:marRight w:val="0"/>
                  <w:marTop w:val="0"/>
                  <w:marBottom w:val="0"/>
                  <w:divBdr>
                    <w:top w:val="none" w:sz="0" w:space="0" w:color="auto"/>
                    <w:left w:val="none" w:sz="0" w:space="0" w:color="auto"/>
                    <w:bottom w:val="none" w:sz="0" w:space="0" w:color="auto"/>
                    <w:right w:val="none" w:sz="0" w:space="0" w:color="auto"/>
                  </w:divBdr>
                  <w:divsChild>
                    <w:div w:id="1629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39056">
          <w:marLeft w:val="0"/>
          <w:marRight w:val="0"/>
          <w:marTop w:val="0"/>
          <w:marBottom w:val="0"/>
          <w:divBdr>
            <w:top w:val="none" w:sz="0" w:space="0" w:color="auto"/>
            <w:left w:val="none" w:sz="0" w:space="0" w:color="auto"/>
            <w:bottom w:val="none" w:sz="0" w:space="0" w:color="auto"/>
            <w:right w:val="none" w:sz="0" w:space="0" w:color="auto"/>
          </w:divBdr>
          <w:divsChild>
            <w:div w:id="1598753093">
              <w:marLeft w:val="0"/>
              <w:marRight w:val="0"/>
              <w:marTop w:val="0"/>
              <w:marBottom w:val="0"/>
              <w:divBdr>
                <w:top w:val="none" w:sz="0" w:space="0" w:color="auto"/>
                <w:left w:val="none" w:sz="0" w:space="0" w:color="auto"/>
                <w:bottom w:val="none" w:sz="0" w:space="0" w:color="auto"/>
                <w:right w:val="none" w:sz="0" w:space="0" w:color="auto"/>
              </w:divBdr>
              <w:divsChild>
                <w:div w:id="1606111961">
                  <w:marLeft w:val="0"/>
                  <w:marRight w:val="0"/>
                  <w:marTop w:val="0"/>
                  <w:marBottom w:val="0"/>
                  <w:divBdr>
                    <w:top w:val="none" w:sz="0" w:space="0" w:color="auto"/>
                    <w:left w:val="none" w:sz="0" w:space="0" w:color="auto"/>
                    <w:bottom w:val="none" w:sz="0" w:space="0" w:color="auto"/>
                    <w:right w:val="none" w:sz="0" w:space="0" w:color="auto"/>
                  </w:divBdr>
                  <w:divsChild>
                    <w:div w:id="8884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90281">
          <w:marLeft w:val="0"/>
          <w:marRight w:val="0"/>
          <w:marTop w:val="0"/>
          <w:marBottom w:val="0"/>
          <w:divBdr>
            <w:top w:val="none" w:sz="0" w:space="0" w:color="auto"/>
            <w:left w:val="none" w:sz="0" w:space="0" w:color="auto"/>
            <w:bottom w:val="none" w:sz="0" w:space="0" w:color="auto"/>
            <w:right w:val="none" w:sz="0" w:space="0" w:color="auto"/>
          </w:divBdr>
          <w:divsChild>
            <w:div w:id="211813065">
              <w:marLeft w:val="0"/>
              <w:marRight w:val="0"/>
              <w:marTop w:val="0"/>
              <w:marBottom w:val="0"/>
              <w:divBdr>
                <w:top w:val="none" w:sz="0" w:space="0" w:color="auto"/>
                <w:left w:val="none" w:sz="0" w:space="0" w:color="auto"/>
                <w:bottom w:val="none" w:sz="0" w:space="0" w:color="auto"/>
                <w:right w:val="none" w:sz="0" w:space="0" w:color="auto"/>
              </w:divBdr>
              <w:divsChild>
                <w:div w:id="2010014567">
                  <w:marLeft w:val="0"/>
                  <w:marRight w:val="0"/>
                  <w:marTop w:val="0"/>
                  <w:marBottom w:val="0"/>
                  <w:divBdr>
                    <w:top w:val="none" w:sz="0" w:space="0" w:color="auto"/>
                    <w:left w:val="none" w:sz="0" w:space="0" w:color="auto"/>
                    <w:bottom w:val="none" w:sz="0" w:space="0" w:color="auto"/>
                    <w:right w:val="none" w:sz="0" w:space="0" w:color="auto"/>
                  </w:divBdr>
                  <w:divsChild>
                    <w:div w:id="8660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5410">
              <w:marLeft w:val="0"/>
              <w:marRight w:val="0"/>
              <w:marTop w:val="0"/>
              <w:marBottom w:val="0"/>
              <w:divBdr>
                <w:top w:val="none" w:sz="0" w:space="0" w:color="auto"/>
                <w:left w:val="none" w:sz="0" w:space="0" w:color="auto"/>
                <w:bottom w:val="none" w:sz="0" w:space="0" w:color="auto"/>
                <w:right w:val="none" w:sz="0" w:space="0" w:color="auto"/>
              </w:divBdr>
              <w:divsChild>
                <w:div w:id="2015108675">
                  <w:marLeft w:val="0"/>
                  <w:marRight w:val="0"/>
                  <w:marTop w:val="0"/>
                  <w:marBottom w:val="0"/>
                  <w:divBdr>
                    <w:top w:val="none" w:sz="0" w:space="0" w:color="auto"/>
                    <w:left w:val="none" w:sz="0" w:space="0" w:color="auto"/>
                    <w:bottom w:val="none" w:sz="0" w:space="0" w:color="auto"/>
                    <w:right w:val="none" w:sz="0" w:space="0" w:color="auto"/>
                  </w:divBdr>
                  <w:divsChild>
                    <w:div w:id="16441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5605">
          <w:marLeft w:val="0"/>
          <w:marRight w:val="0"/>
          <w:marTop w:val="0"/>
          <w:marBottom w:val="0"/>
          <w:divBdr>
            <w:top w:val="none" w:sz="0" w:space="0" w:color="auto"/>
            <w:left w:val="none" w:sz="0" w:space="0" w:color="auto"/>
            <w:bottom w:val="none" w:sz="0" w:space="0" w:color="auto"/>
            <w:right w:val="none" w:sz="0" w:space="0" w:color="auto"/>
          </w:divBdr>
          <w:divsChild>
            <w:div w:id="996570550">
              <w:marLeft w:val="0"/>
              <w:marRight w:val="0"/>
              <w:marTop w:val="0"/>
              <w:marBottom w:val="0"/>
              <w:divBdr>
                <w:top w:val="none" w:sz="0" w:space="0" w:color="auto"/>
                <w:left w:val="none" w:sz="0" w:space="0" w:color="auto"/>
                <w:bottom w:val="none" w:sz="0" w:space="0" w:color="auto"/>
                <w:right w:val="none" w:sz="0" w:space="0" w:color="auto"/>
              </w:divBdr>
              <w:divsChild>
                <w:div w:id="501238307">
                  <w:marLeft w:val="0"/>
                  <w:marRight w:val="0"/>
                  <w:marTop w:val="0"/>
                  <w:marBottom w:val="0"/>
                  <w:divBdr>
                    <w:top w:val="none" w:sz="0" w:space="0" w:color="auto"/>
                    <w:left w:val="none" w:sz="0" w:space="0" w:color="auto"/>
                    <w:bottom w:val="none" w:sz="0" w:space="0" w:color="auto"/>
                    <w:right w:val="none" w:sz="0" w:space="0" w:color="auto"/>
                  </w:divBdr>
                  <w:divsChild>
                    <w:div w:id="5816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3411">
      <w:bodyDiv w:val="1"/>
      <w:marLeft w:val="0"/>
      <w:marRight w:val="0"/>
      <w:marTop w:val="0"/>
      <w:marBottom w:val="0"/>
      <w:divBdr>
        <w:top w:val="none" w:sz="0" w:space="0" w:color="auto"/>
        <w:left w:val="none" w:sz="0" w:space="0" w:color="auto"/>
        <w:bottom w:val="none" w:sz="0" w:space="0" w:color="auto"/>
        <w:right w:val="none" w:sz="0" w:space="0" w:color="auto"/>
      </w:divBdr>
      <w:divsChild>
        <w:div w:id="1701317116">
          <w:marLeft w:val="0"/>
          <w:marRight w:val="0"/>
          <w:marTop w:val="0"/>
          <w:marBottom w:val="0"/>
          <w:divBdr>
            <w:top w:val="none" w:sz="0" w:space="0" w:color="auto"/>
            <w:left w:val="none" w:sz="0" w:space="0" w:color="auto"/>
            <w:bottom w:val="none" w:sz="0" w:space="0" w:color="auto"/>
            <w:right w:val="none" w:sz="0" w:space="0" w:color="auto"/>
          </w:divBdr>
          <w:divsChild>
            <w:div w:id="1778794323">
              <w:marLeft w:val="0"/>
              <w:marRight w:val="0"/>
              <w:marTop w:val="0"/>
              <w:marBottom w:val="0"/>
              <w:divBdr>
                <w:top w:val="none" w:sz="0" w:space="0" w:color="auto"/>
                <w:left w:val="none" w:sz="0" w:space="0" w:color="auto"/>
                <w:bottom w:val="none" w:sz="0" w:space="0" w:color="auto"/>
                <w:right w:val="none" w:sz="0" w:space="0" w:color="auto"/>
              </w:divBdr>
              <w:divsChild>
                <w:div w:id="202326507">
                  <w:marLeft w:val="0"/>
                  <w:marRight w:val="0"/>
                  <w:marTop w:val="0"/>
                  <w:marBottom w:val="0"/>
                  <w:divBdr>
                    <w:top w:val="none" w:sz="0" w:space="0" w:color="auto"/>
                    <w:left w:val="none" w:sz="0" w:space="0" w:color="auto"/>
                    <w:bottom w:val="none" w:sz="0" w:space="0" w:color="auto"/>
                    <w:right w:val="none" w:sz="0" w:space="0" w:color="auto"/>
                  </w:divBdr>
                  <w:divsChild>
                    <w:div w:id="752120140">
                      <w:marLeft w:val="0"/>
                      <w:marRight w:val="0"/>
                      <w:marTop w:val="0"/>
                      <w:marBottom w:val="0"/>
                      <w:divBdr>
                        <w:top w:val="none" w:sz="0" w:space="0" w:color="auto"/>
                        <w:left w:val="none" w:sz="0" w:space="0" w:color="auto"/>
                        <w:bottom w:val="single" w:sz="6" w:space="3" w:color="D7D7D7"/>
                        <w:right w:val="none" w:sz="0" w:space="0" w:color="auto"/>
                      </w:divBdr>
                    </w:div>
                    <w:div w:id="1367098391">
                      <w:marLeft w:val="0"/>
                      <w:marRight w:val="0"/>
                      <w:marTop w:val="0"/>
                      <w:marBottom w:val="0"/>
                      <w:divBdr>
                        <w:top w:val="none" w:sz="0" w:space="0" w:color="auto"/>
                        <w:left w:val="none" w:sz="0" w:space="0" w:color="auto"/>
                        <w:bottom w:val="none" w:sz="0" w:space="0" w:color="auto"/>
                        <w:right w:val="none" w:sz="0" w:space="0" w:color="auto"/>
                      </w:divBdr>
                    </w:div>
                    <w:div w:id="996689433">
                      <w:marLeft w:val="0"/>
                      <w:marRight w:val="0"/>
                      <w:marTop w:val="0"/>
                      <w:marBottom w:val="0"/>
                      <w:divBdr>
                        <w:top w:val="none" w:sz="0" w:space="0" w:color="auto"/>
                        <w:left w:val="none" w:sz="0" w:space="0" w:color="auto"/>
                        <w:bottom w:val="single" w:sz="6" w:space="3" w:color="D7D7D7"/>
                        <w:right w:val="none" w:sz="0" w:space="0" w:color="auto"/>
                      </w:divBdr>
                    </w:div>
                  </w:divsChild>
                </w:div>
                <w:div w:id="398676887">
                  <w:marLeft w:val="225"/>
                  <w:marRight w:val="225"/>
                  <w:marTop w:val="225"/>
                  <w:marBottom w:val="225"/>
                  <w:divBdr>
                    <w:top w:val="none" w:sz="0" w:space="0" w:color="auto"/>
                    <w:left w:val="none" w:sz="0" w:space="0" w:color="auto"/>
                    <w:bottom w:val="none" w:sz="0" w:space="0" w:color="auto"/>
                    <w:right w:val="none" w:sz="0" w:space="0" w:color="auto"/>
                  </w:divBdr>
                  <w:divsChild>
                    <w:div w:id="1811709851">
                      <w:marLeft w:val="0"/>
                      <w:marRight w:val="0"/>
                      <w:marTop w:val="0"/>
                      <w:marBottom w:val="0"/>
                      <w:divBdr>
                        <w:top w:val="none" w:sz="0" w:space="0" w:color="auto"/>
                        <w:left w:val="none" w:sz="0" w:space="0" w:color="auto"/>
                        <w:bottom w:val="none" w:sz="0" w:space="0" w:color="auto"/>
                        <w:right w:val="none" w:sz="0" w:space="0" w:color="auto"/>
                      </w:divBdr>
                      <w:divsChild>
                        <w:div w:id="1868836304">
                          <w:marLeft w:val="0"/>
                          <w:marRight w:val="0"/>
                          <w:marTop w:val="0"/>
                          <w:marBottom w:val="0"/>
                          <w:divBdr>
                            <w:top w:val="none" w:sz="0" w:space="0" w:color="auto"/>
                            <w:left w:val="none" w:sz="0" w:space="0" w:color="auto"/>
                            <w:bottom w:val="none" w:sz="0" w:space="0" w:color="auto"/>
                            <w:right w:val="none" w:sz="0" w:space="0" w:color="auto"/>
                          </w:divBdr>
                          <w:divsChild>
                            <w:div w:id="1569342802">
                              <w:marLeft w:val="0"/>
                              <w:marRight w:val="0"/>
                              <w:marTop w:val="0"/>
                              <w:marBottom w:val="0"/>
                              <w:divBdr>
                                <w:top w:val="none" w:sz="0" w:space="0" w:color="auto"/>
                                <w:left w:val="none" w:sz="0" w:space="0" w:color="auto"/>
                                <w:bottom w:val="none" w:sz="0" w:space="0" w:color="auto"/>
                                <w:right w:val="none" w:sz="0" w:space="0" w:color="auto"/>
                              </w:divBdr>
                            </w:div>
                            <w:div w:id="213390968">
                              <w:marLeft w:val="0"/>
                              <w:marRight w:val="0"/>
                              <w:marTop w:val="0"/>
                              <w:marBottom w:val="0"/>
                              <w:divBdr>
                                <w:top w:val="none" w:sz="0" w:space="0" w:color="auto"/>
                                <w:left w:val="none" w:sz="0" w:space="0" w:color="auto"/>
                                <w:bottom w:val="none" w:sz="0" w:space="0" w:color="auto"/>
                                <w:right w:val="none" w:sz="0" w:space="0" w:color="auto"/>
                              </w:divBdr>
                              <w:divsChild>
                                <w:div w:id="1683390013">
                                  <w:marLeft w:val="0"/>
                                  <w:marRight w:val="0"/>
                                  <w:marTop w:val="600"/>
                                  <w:marBottom w:val="0"/>
                                  <w:divBdr>
                                    <w:top w:val="none" w:sz="0" w:space="0" w:color="auto"/>
                                    <w:left w:val="none" w:sz="0" w:space="0" w:color="auto"/>
                                    <w:bottom w:val="none" w:sz="0" w:space="0" w:color="auto"/>
                                    <w:right w:val="none" w:sz="0" w:space="0" w:color="auto"/>
                                  </w:divBdr>
                                </w:div>
                              </w:divsChild>
                            </w:div>
                            <w:div w:id="94062910">
                              <w:marLeft w:val="0"/>
                              <w:marRight w:val="0"/>
                              <w:marTop w:val="0"/>
                              <w:marBottom w:val="0"/>
                              <w:divBdr>
                                <w:top w:val="none" w:sz="0" w:space="0" w:color="auto"/>
                                <w:left w:val="none" w:sz="0" w:space="0" w:color="auto"/>
                                <w:bottom w:val="none" w:sz="0" w:space="0" w:color="auto"/>
                                <w:right w:val="none" w:sz="0" w:space="0" w:color="auto"/>
                              </w:divBdr>
                              <w:divsChild>
                                <w:div w:id="223881456">
                                  <w:marLeft w:val="0"/>
                                  <w:marRight w:val="0"/>
                                  <w:marTop w:val="150"/>
                                  <w:marBottom w:val="150"/>
                                  <w:divBdr>
                                    <w:top w:val="single" w:sz="18" w:space="0" w:color="FFFFFF"/>
                                    <w:left w:val="single" w:sz="18" w:space="0" w:color="FFFFFF"/>
                                    <w:bottom w:val="single" w:sz="18" w:space="0" w:color="FFFFFF"/>
                                    <w:right w:val="single" w:sz="18" w:space="0" w:color="FFFFFF"/>
                                  </w:divBdr>
                                </w:div>
                              </w:divsChild>
                            </w:div>
                          </w:divsChild>
                        </w:div>
                        <w:div w:id="1967345115">
                          <w:marLeft w:val="0"/>
                          <w:marRight w:val="0"/>
                          <w:marTop w:val="450"/>
                          <w:marBottom w:val="450"/>
                          <w:divBdr>
                            <w:top w:val="none" w:sz="0" w:space="0" w:color="auto"/>
                            <w:left w:val="none" w:sz="0" w:space="0" w:color="auto"/>
                            <w:bottom w:val="none" w:sz="0" w:space="0" w:color="auto"/>
                            <w:right w:val="none" w:sz="0" w:space="0" w:color="auto"/>
                          </w:divBdr>
                          <w:divsChild>
                            <w:div w:id="2419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220469">
      <w:bodyDiv w:val="1"/>
      <w:marLeft w:val="0"/>
      <w:marRight w:val="0"/>
      <w:marTop w:val="0"/>
      <w:marBottom w:val="0"/>
      <w:divBdr>
        <w:top w:val="none" w:sz="0" w:space="0" w:color="auto"/>
        <w:left w:val="none" w:sz="0" w:space="0" w:color="auto"/>
        <w:bottom w:val="none" w:sz="0" w:space="0" w:color="auto"/>
        <w:right w:val="none" w:sz="0" w:space="0" w:color="auto"/>
      </w:divBdr>
      <w:divsChild>
        <w:div w:id="699860960">
          <w:marLeft w:val="0"/>
          <w:marRight w:val="0"/>
          <w:marTop w:val="0"/>
          <w:marBottom w:val="0"/>
          <w:divBdr>
            <w:top w:val="none" w:sz="0" w:space="0" w:color="auto"/>
            <w:left w:val="none" w:sz="0" w:space="0" w:color="auto"/>
            <w:bottom w:val="none" w:sz="0" w:space="0" w:color="auto"/>
            <w:right w:val="none" w:sz="0" w:space="0" w:color="auto"/>
          </w:divBdr>
        </w:div>
        <w:div w:id="731123772">
          <w:marLeft w:val="0"/>
          <w:marRight w:val="0"/>
          <w:marTop w:val="0"/>
          <w:marBottom w:val="0"/>
          <w:divBdr>
            <w:top w:val="none" w:sz="0" w:space="0" w:color="auto"/>
            <w:left w:val="none" w:sz="0" w:space="0" w:color="auto"/>
            <w:bottom w:val="none" w:sz="0" w:space="0" w:color="auto"/>
            <w:right w:val="none" w:sz="0" w:space="0" w:color="auto"/>
          </w:divBdr>
        </w:div>
        <w:div w:id="966543371">
          <w:marLeft w:val="0"/>
          <w:marRight w:val="0"/>
          <w:marTop w:val="0"/>
          <w:marBottom w:val="0"/>
          <w:divBdr>
            <w:top w:val="none" w:sz="0" w:space="0" w:color="auto"/>
            <w:left w:val="none" w:sz="0" w:space="0" w:color="auto"/>
            <w:bottom w:val="none" w:sz="0" w:space="0" w:color="auto"/>
            <w:right w:val="none" w:sz="0" w:space="0" w:color="auto"/>
          </w:divBdr>
        </w:div>
        <w:div w:id="976498416">
          <w:marLeft w:val="0"/>
          <w:marRight w:val="0"/>
          <w:marTop w:val="0"/>
          <w:marBottom w:val="0"/>
          <w:divBdr>
            <w:top w:val="none" w:sz="0" w:space="0" w:color="auto"/>
            <w:left w:val="none" w:sz="0" w:space="0" w:color="auto"/>
            <w:bottom w:val="none" w:sz="0" w:space="0" w:color="auto"/>
            <w:right w:val="none" w:sz="0" w:space="0" w:color="auto"/>
          </w:divBdr>
          <w:divsChild>
            <w:div w:id="2083526926">
              <w:marLeft w:val="0"/>
              <w:marRight w:val="0"/>
              <w:marTop w:val="0"/>
              <w:marBottom w:val="0"/>
              <w:divBdr>
                <w:top w:val="none" w:sz="0" w:space="0" w:color="auto"/>
                <w:left w:val="none" w:sz="0" w:space="0" w:color="auto"/>
                <w:bottom w:val="none" w:sz="0" w:space="0" w:color="auto"/>
                <w:right w:val="none" w:sz="0" w:space="0" w:color="auto"/>
              </w:divBdr>
              <w:divsChild>
                <w:div w:id="7682959">
                  <w:marLeft w:val="0"/>
                  <w:marRight w:val="0"/>
                  <w:marTop w:val="0"/>
                  <w:marBottom w:val="0"/>
                  <w:divBdr>
                    <w:top w:val="none" w:sz="0" w:space="0" w:color="auto"/>
                    <w:left w:val="none" w:sz="0" w:space="0" w:color="auto"/>
                    <w:bottom w:val="none" w:sz="0" w:space="0" w:color="auto"/>
                    <w:right w:val="none" w:sz="0" w:space="0" w:color="auto"/>
                  </w:divBdr>
                  <w:divsChild>
                    <w:div w:id="111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74897">
          <w:marLeft w:val="0"/>
          <w:marRight w:val="0"/>
          <w:marTop w:val="0"/>
          <w:marBottom w:val="0"/>
          <w:divBdr>
            <w:top w:val="none" w:sz="0" w:space="0" w:color="auto"/>
            <w:left w:val="none" w:sz="0" w:space="0" w:color="auto"/>
            <w:bottom w:val="none" w:sz="0" w:space="0" w:color="auto"/>
            <w:right w:val="none" w:sz="0" w:space="0" w:color="auto"/>
          </w:divBdr>
        </w:div>
        <w:div w:id="2146507867">
          <w:marLeft w:val="0"/>
          <w:marRight w:val="0"/>
          <w:marTop w:val="0"/>
          <w:marBottom w:val="0"/>
          <w:divBdr>
            <w:top w:val="none" w:sz="0" w:space="0" w:color="auto"/>
            <w:left w:val="none" w:sz="0" w:space="0" w:color="auto"/>
            <w:bottom w:val="none" w:sz="0" w:space="0" w:color="auto"/>
            <w:right w:val="none" w:sz="0" w:space="0" w:color="auto"/>
          </w:divBdr>
        </w:div>
      </w:divsChild>
    </w:div>
    <w:div w:id="1972664585">
      <w:bodyDiv w:val="1"/>
      <w:marLeft w:val="0"/>
      <w:marRight w:val="0"/>
      <w:marTop w:val="0"/>
      <w:marBottom w:val="0"/>
      <w:divBdr>
        <w:top w:val="none" w:sz="0" w:space="0" w:color="auto"/>
        <w:left w:val="none" w:sz="0" w:space="0" w:color="auto"/>
        <w:bottom w:val="none" w:sz="0" w:space="0" w:color="auto"/>
        <w:right w:val="none" w:sz="0" w:space="0" w:color="auto"/>
      </w:divBdr>
    </w:div>
    <w:div w:id="2020043246">
      <w:bodyDiv w:val="1"/>
      <w:marLeft w:val="0"/>
      <w:marRight w:val="0"/>
      <w:marTop w:val="0"/>
      <w:marBottom w:val="0"/>
      <w:divBdr>
        <w:top w:val="none" w:sz="0" w:space="0" w:color="auto"/>
        <w:left w:val="none" w:sz="0" w:space="0" w:color="auto"/>
        <w:bottom w:val="none" w:sz="0" w:space="0" w:color="auto"/>
        <w:right w:val="none" w:sz="0" w:space="0" w:color="auto"/>
      </w:divBdr>
    </w:div>
    <w:div w:id="213008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iscogs.com/fr/artist/20560-Manu-Dibango" TargetMode="External"/><Relationship Id="rId21" Type="http://schemas.openxmlformats.org/officeDocument/2006/relationships/hyperlink" Target="https://www.afrisson.com/makossa-1670/" TargetMode="External"/><Relationship Id="rId42" Type="http://schemas.openxmlformats.org/officeDocument/2006/relationships/hyperlink" Target="https://www.rfi.fr/fr/afrique/20250828-cameroun-disparition-de-l-artiste-ange-ebogo-emerent-l%C3%A9gende-du-bikutsi" TargetMode="External"/><Relationship Id="rId47" Type="http://schemas.openxmlformats.org/officeDocument/2006/relationships/hyperlink" Target="https://www.rfi.fr/fr/afrique/20250828-cameroun-disparition-de-l-artiste-ange-ebogo-emerent-l%C3%A9gende-du-bikutsi" TargetMode="External"/><Relationship Id="rId63" Type="http://schemas.openxmlformats.org/officeDocument/2006/relationships/hyperlink" Target="https://www.discogs.com/artist/1926585-Atebass" TargetMode="External"/><Relationship Id="rId68" Type="http://schemas.openxmlformats.org/officeDocument/2006/relationships/hyperlink" Target="https://www.discogs.com/artist/4698987-Mballa-Rogers" TargetMode="External"/><Relationship Id="rId84" Type="http://schemas.openxmlformats.org/officeDocument/2006/relationships/image" Target="media/image11.png"/><Relationship Id="rId16" Type="http://schemas.openxmlformats.org/officeDocument/2006/relationships/hyperlink" Target="https://esmaparis1.com/2020/12/21/a-la-decouverte-du-makossa-embleme-du-cameroun/" TargetMode="External"/><Relationship Id="rId11" Type="http://schemas.openxmlformats.org/officeDocument/2006/relationships/hyperlink" Target="mailto:essticuy2@yahoo.fr" TargetMode="External"/><Relationship Id="rId32" Type="http://schemas.openxmlformats.org/officeDocument/2006/relationships/hyperlink" Target="https://www.discogs.com/release/23415905-Messi-Martin-Los-Camaroes-Angon-Mana-Nkara-Malingan-Ai-Nnom" TargetMode="External"/><Relationship Id="rId37" Type="http://schemas.openxmlformats.org/officeDocument/2006/relationships/hyperlink" Target="https://www.rfi.fr/fr/afrique/20250828-cameroun-disparition-de-l-artiste-ange-ebogo-emerent-l%C3%A9gende-du-bikutsi" TargetMode="External"/><Relationship Id="rId53" Type="http://schemas.openxmlformats.org/officeDocument/2006/relationships/hyperlink" Target="https://www.rfi.fr/fr/afrique/20250828-cameroun-disparition-de-l-artiste-ange-ebogo-emerent-l%C3%A9gende-du-bikutsi" TargetMode="External"/><Relationship Id="rId58" Type="http://schemas.openxmlformats.org/officeDocument/2006/relationships/hyperlink" Target="https://www.rfi.fr/fr/afrique/20250828-cameroun-disparition-de-l-artiste-ange-ebogo-emerent-l%C3%A9gende-du-bikutsi" TargetMode="External"/><Relationship Id="rId74" Type="http://schemas.openxmlformats.org/officeDocument/2006/relationships/hyperlink" Target="https://actucameroun.com/2021/06/01/culture-focus-sur-la-naissance-du-bend-skin-une-danse-camerounaise/" TargetMode="External"/><Relationship Id="rId79" Type="http://schemas.openxmlformats.org/officeDocument/2006/relationships/hyperlink" Target="https://www.sanzaradio.org/comment-jouer-de-la-sanza-guide-complet-pour-maitriser-cet-instrument-africain/" TargetMode="External"/><Relationship Id="rId5" Type="http://schemas.openxmlformats.org/officeDocument/2006/relationships/webSettings" Target="webSettings.xml"/><Relationship Id="rId1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yperlink" Target="http://www.melodigging.com/genre/makossa-3231" TargetMode="External"/><Relationship Id="rId27" Type="http://schemas.openxmlformats.org/officeDocument/2006/relationships/hyperlink" Target="https://camerounpressagency.com/l'&#233;voloution-de-la-sc&#232;ne-musicale-camerounise-un-regard-sur-le-passe-lepresent-et-l'avenir" TargetMode="External"/><Relationship Id="rId30" Type="http://schemas.openxmlformats.org/officeDocument/2006/relationships/image" Target="media/image5.jpeg"/><Relationship Id="rId35" Type="http://schemas.openxmlformats.org/officeDocument/2006/relationships/hyperlink" Target="https://www.rfi.fr/fr/afrique/20250828-cameroun-disparition-de-l-artiste-ange-ebogo-emerent-l%C3%A9gende-du-bikutsi" TargetMode="External"/><Relationship Id="rId43" Type="http://schemas.openxmlformats.org/officeDocument/2006/relationships/hyperlink" Target="https://www.rfi.fr/fr/afrique/20250828-cameroun-disparition-de-l-artiste-ange-ebogo-emerent-l%C3%A9gende-du-bikutsi" TargetMode="External"/><Relationship Id="rId48" Type="http://schemas.openxmlformats.org/officeDocument/2006/relationships/hyperlink" Target="https://www.rfi.fr/fr/afrique/20250828-cameroun-disparition-de-l-artiste-ange-ebogo-emerent-l%C3%A9gende-du-bikutsi" TargetMode="External"/><Relationship Id="rId56" Type="http://schemas.openxmlformats.org/officeDocument/2006/relationships/hyperlink" Target="https://www.rfi.fr/fr/afrique/20250828-cameroun-disparition-de-l-artiste-ange-ebogo-emerent-l%C3%A9gende-du-bikutsi" TargetMode="External"/><Relationship Id="rId64" Type="http://schemas.openxmlformats.org/officeDocument/2006/relationships/hyperlink" Target="https://www.discogs.com/artist/931265-Les-T%C3%AAtes-Brul%C3%A9es" TargetMode="External"/><Relationship Id="rId69" Type="http://schemas.openxmlformats.org/officeDocument/2006/relationships/hyperlink" Target="https://www.discogs.com/artist/931265-Les-T%C3%AAtes-Brul%C3%A9es" TargetMode="External"/><Relationship Id="rId77" Type="http://schemas.openxmlformats.org/officeDocument/2006/relationships/hyperlink" Target="https://www.discogs.com/artist/748592-Tala-Andr%C3%A9-Marie" TargetMode="External"/><Relationship Id="rId8" Type="http://schemas.openxmlformats.org/officeDocument/2006/relationships/image" Target="media/image1.png"/><Relationship Id="rId51" Type="http://schemas.openxmlformats.org/officeDocument/2006/relationships/hyperlink" Target="https://www.rfi.fr/fr/afrique/20250828-cameroun-disparition-de-l-artiste-ange-ebogo-emerent-l%C3%A9gende-du-bikutsi" TargetMode="External"/><Relationship Id="rId72" Type="http://schemas.openxmlformats.org/officeDocument/2006/relationships/hyperlink" Target="https://123dok.net/document/eqo00kkq-etude-du-syncretisme-de-l-assiko-a-travers-le-geste-et-le-foyer-socioculturel-d-un-guitariste-bassa.html" TargetMode="External"/><Relationship Id="rId80" Type="http://schemas.openxmlformats.org/officeDocument/2006/relationships/hyperlink" Target="https://www.discogs.com/release/10424584-Pierre-Didy-Tchakounte-Chanson-Immortelles" TargetMode="Externa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bing.com/ck/a?!&amp;&amp;p=c90284a5112709fdbdf6466352d7eb3d29fff5353fb26409052f2a6a9df697e9JmltdHM9MTc2MjMwMDgwMA&amp;ptn=3&amp;ver=2&amp;hsh=4&amp;fclid=0abd9f53-e199-6779-136e-893be09f66fc&amp;psq=caract%c3%a9ristiques+du+makossa%2c+qu%27est+ce+qui+diff%c3%a9rencie+ce+rythme+aux+autres&amp;u=a1aHR0cHM6Ly90cmFuc2F0bGFudGljLWN1bHR1cmVzLm9yZy9mci9wZGYvcmVjb3JkL21ha29zc2EucGRm&amp;ntb=1" TargetMode="External"/><Relationship Id="rId25" Type="http://schemas.openxmlformats.org/officeDocument/2006/relationships/hyperlink" Target="https://www.universalis.fr/encyclopedie/orchestre/" TargetMode="External"/><Relationship Id="rId33" Type="http://schemas.openxmlformats.org/officeDocument/2006/relationships/hyperlink" Target="https://www.discogs.com/release/10480134-Los-Camaroes-Avec-Messi-Martin-Bia-Tak-Ayi-Los-Ndeg-Meyok" TargetMode="External"/><Relationship Id="rId38" Type="http://schemas.openxmlformats.org/officeDocument/2006/relationships/hyperlink" Target="https://www.rfi.fr/fr/afrique/20250828-cameroun-disparition-de-l-artiste-ange-ebogo-emerent-l%C3%A9gende-du-bikutsi" TargetMode="External"/><Relationship Id="rId46" Type="http://schemas.openxmlformats.org/officeDocument/2006/relationships/hyperlink" Target="https://www.rfi.fr/fr/afrique/20250828-cameroun-disparition-de-l-artiste-ange-ebogo-emerent-l%C3%A9gende-du-bikutsi" TargetMode="External"/><Relationship Id="rId59" Type="http://schemas.openxmlformats.org/officeDocument/2006/relationships/hyperlink" Target="https://www.rfi.fr/fr/afrique/20250828-cameroun-disparition-de-l-artiste-ange-ebogo-emerent-l%C3%A9gende-du-bikutsi" TargetMode="External"/><Relationship Id="rId67" Type="http://schemas.openxmlformats.org/officeDocument/2006/relationships/hyperlink" Target="https://www.discogs.com/artist/4698974-Etienne-Ohandja" TargetMode="External"/><Relationship Id="rId20" Type="http://schemas.openxmlformats.org/officeDocument/2006/relationships/image" Target="media/image4.jpeg"/><Relationship Id="rId41" Type="http://schemas.openxmlformats.org/officeDocument/2006/relationships/hyperlink" Target="https://www.rfi.fr/fr/afrique/20250828-cameroun-disparition-de-l-artiste-ange-ebogo-emerent-l%C3%A9gende-du-bikutsi" TargetMode="External"/><Relationship Id="rId54" Type="http://schemas.openxmlformats.org/officeDocument/2006/relationships/hyperlink" Target="https://www.rfi.fr/fr/afrique/20250828-cameroun-disparition-de-l-artiste-ange-ebogo-emerent-l%C3%A9gende-du-bikutsi" TargetMode="External"/><Relationship Id="rId62" Type="http://schemas.openxmlformats.org/officeDocument/2006/relationships/hyperlink" Target="https://www.discogs.com/master/1024441-Les-T%C3%AAtes-Brul%C3%A9es-Bikutsi-Rock" TargetMode="External"/><Relationship Id="rId70" Type="http://schemas.openxmlformats.org/officeDocument/2006/relationships/hyperlink" Target="https://www.discogs.com/release/11454760-Les-T%C3%AAtes-Br%C3%BBl%C3%A9es-Bikutsi-Fever-Best-Of" TargetMode="External"/><Relationship Id="rId75" Type="http://schemas.openxmlformats.org/officeDocument/2006/relationships/image" Target="media/image8.png"/><Relationship Id="rId83" Type="http://schemas.openxmlformats.org/officeDocument/2006/relationships/hyperlink" Target="https://www.discogs.com/artist/1949029-Salle-John"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amtamdumboa.com/la-genese-du-makosa-camerounais-devoilee/" TargetMode="External"/><Relationship Id="rId23" Type="http://schemas.openxmlformats.org/officeDocument/2006/relationships/hyperlink" Target="https://www.universalis.fr/encyclopedie/jazz/" TargetMode="External"/><Relationship Id="rId28" Type="http://schemas.openxmlformats.org/officeDocument/2006/relationships/hyperlink" Target="https://Jounales.openedition.org/ethnomusiologie/5178" TargetMode="External"/><Relationship Id="rId36" Type="http://schemas.openxmlformats.org/officeDocument/2006/relationships/hyperlink" Target="https://www.rfi.fr/fr/afrique/20250828-cameroun-disparition-de-l-artiste-ange-ebogo-emerent-l%C3%A9gende-du-bikutsi" TargetMode="External"/><Relationship Id="rId49" Type="http://schemas.openxmlformats.org/officeDocument/2006/relationships/hyperlink" Target="https://www.rfi.fr/fr/afrique/20250828-cameroun-disparition-de-l-artiste-ange-ebogo-emerent-l%C3%A9gende-du-bikutsi" TargetMode="External"/><Relationship Id="rId57" Type="http://schemas.openxmlformats.org/officeDocument/2006/relationships/hyperlink" Target="https://www.rfi.fr/fr/afrique/20250828-cameroun-disparition-de-l-artiste-ange-ebogo-emerent-l%C3%A9gende-du-bikutsi" TargetMode="External"/><Relationship Id="rId10" Type="http://schemas.openxmlformats.org/officeDocument/2006/relationships/hyperlink" Target="mailto:essticuy2@yahoo.fr" TargetMode="External"/><Relationship Id="rId31" Type="http://schemas.openxmlformats.org/officeDocument/2006/relationships/hyperlink" Target="https://kamerlyrics.net/media/5780/messi-martin.jpg" TargetMode="External"/><Relationship Id="rId44" Type="http://schemas.openxmlformats.org/officeDocument/2006/relationships/hyperlink" Target="https://www.rfi.fr/fr/afrique/20250828-cameroun-disparition-de-l-artiste-ange-ebogo-emerent-l%C3%A9gende-du-bikutsi" TargetMode="External"/><Relationship Id="rId52" Type="http://schemas.openxmlformats.org/officeDocument/2006/relationships/hyperlink" Target="https://www.rfi.fr/fr/afrique/20250828-cameroun-disparition-de-l-artiste-ange-ebogo-emerent-l%C3%A9gende-du-bikutsi" TargetMode="External"/><Relationship Id="rId60" Type="http://schemas.openxmlformats.org/officeDocument/2006/relationships/image" Target="media/image6.jpeg"/><Relationship Id="rId65" Type="http://schemas.openxmlformats.org/officeDocument/2006/relationships/hyperlink" Target="https://www.discogs.com/artist/3890248-Zanzibar-12" TargetMode="External"/><Relationship Id="rId73" Type="http://schemas.openxmlformats.org/officeDocument/2006/relationships/image" Target="media/image7.jpeg"/><Relationship Id="rId78" Type="http://schemas.openxmlformats.org/officeDocument/2006/relationships/image" Target="media/image10.jpeg"/><Relationship Id="rId81" Type="http://schemas.openxmlformats.org/officeDocument/2006/relationships/hyperlink" Target="https://tamtamdumboa.com/ambass-bey-lune-des-danses-traditionnelles-les-plus-stylee-dans-le-monde/"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yperlink" Target="https://www.bing.com/ck/a?!&amp;&amp;p=408c36a148292308fe0c07a2136508695d72c32039b177b79e71a80ad990bb23JmltdHM9MTc2MjMwMDgwMA&amp;ptn=3&amp;ver=2&amp;hsh=4&amp;fclid=0abd9f53-e199-6779-136e-893be09f66fc&amp;psq=caract%c3%a9ristiques+du+makossa%2c+qu%27est+ce+qui+diff%c3%a9rencie+ce+rythme+aux+autres&amp;u=a1aHR0cHM6Ly9mci53aWtpcGVkaWEub3JnL3dpa2kvTWFrb3NzYQ&amp;ntb=1" TargetMode="External"/><Relationship Id="rId39" Type="http://schemas.openxmlformats.org/officeDocument/2006/relationships/hyperlink" Target="https://www.rfi.fr/fr/afrique/20250828-cameroun-disparition-de-l-artiste-ange-ebogo-emerent-l%C3%A9gende-du-bikutsi" TargetMode="External"/><Relationship Id="rId34" Type="http://schemas.openxmlformats.org/officeDocument/2006/relationships/hyperlink" Target="https://share.google/" TargetMode="External"/><Relationship Id="rId50" Type="http://schemas.openxmlformats.org/officeDocument/2006/relationships/hyperlink" Target="https://www.rfi.fr/fr/afrique/20250828-cameroun-disparition-de-l-artiste-ange-ebogo-emerent-l%C3%A9gende-du-bikutsi" TargetMode="External"/><Relationship Id="rId55" Type="http://schemas.openxmlformats.org/officeDocument/2006/relationships/hyperlink" Target="https://www.rfi.fr/fr/afrique/20250828-cameroun-disparition-de-l-artiste-ange-ebogo-emerent-l%C3%A9gende-du-bikutsi" TargetMode="External"/><Relationship Id="rId76" Type="http://schemas.openxmlformats.org/officeDocument/2006/relationships/image" Target="media/image9.jpeg"/><Relationship Id="rId7" Type="http://schemas.openxmlformats.org/officeDocument/2006/relationships/endnotes" Target="endnotes.xml"/><Relationship Id="rId71" Type="http://schemas.openxmlformats.org/officeDocument/2006/relationships/hyperlink" Target="https://www.discogs.com/artist/931265-Les-Tetes-Brul&#233;es" TargetMode="External"/><Relationship Id="rId2" Type="http://schemas.openxmlformats.org/officeDocument/2006/relationships/numbering" Target="numbering.xml"/><Relationship Id="rId29" Type="http://schemas.openxmlformats.org/officeDocument/2006/relationships/hyperlink" Target="http://wmic.net/beti-mendzang-balafon/" TargetMode="External"/><Relationship Id="rId24" Type="http://schemas.openxmlformats.org/officeDocument/2006/relationships/hyperlink" Target="https://www.universalis.fr/encyclopedie/francis-bebey/" TargetMode="External"/><Relationship Id="rId40" Type="http://schemas.openxmlformats.org/officeDocument/2006/relationships/hyperlink" Target="https://www.rfi.fr/fr/afrique/20250828-cameroun-disparition-de-l-artiste-ange-ebogo-emerent-l%C3%A9gende-du-bikutsi" TargetMode="External"/><Relationship Id="rId45" Type="http://schemas.openxmlformats.org/officeDocument/2006/relationships/hyperlink" Target="https://www.rfi.fr/fr/afrique/20250828-cameroun-disparition-de-l-artiste-ange-ebogo-emerent-l%C3%A9gende-du-bikutsi" TargetMode="External"/><Relationship Id="rId66" Type="http://schemas.openxmlformats.org/officeDocument/2006/relationships/hyperlink" Target="https://www.discogs.com/artist/931265-Les-T%C3%AAtes-Brul%C3%A9es" TargetMode="External"/><Relationship Id="rId87" Type="http://schemas.microsoft.com/office/2011/relationships/people" Target="people.xml"/><Relationship Id="rId61" Type="http://schemas.openxmlformats.org/officeDocument/2006/relationships/hyperlink" Target="https://esmaparis1.com/2022/05/19" TargetMode="External"/><Relationship Id="rId82" Type="http://schemas.openxmlformats.org/officeDocument/2006/relationships/hyperlink" Target="https://alchetron.com/Ambasse-be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19666-0743-4F87-9A7B-B4DBC858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16842</Words>
  <Characters>92633</Characters>
  <Application>Microsoft Office Word</Application>
  <DocSecurity>0</DocSecurity>
  <Lines>771</Lines>
  <Paragraphs>218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UnOrdiS</dc:creator>
  <cp:keywords/>
  <dc:description/>
  <cp:lastModifiedBy>ADMIN</cp:lastModifiedBy>
  <cp:revision>2</cp:revision>
  <cp:lastPrinted>2025-11-16T12:35:00Z</cp:lastPrinted>
  <dcterms:created xsi:type="dcterms:W3CDTF">2025-12-30T13:33:00Z</dcterms:created>
  <dcterms:modified xsi:type="dcterms:W3CDTF">2025-12-30T13:33:00Z</dcterms:modified>
</cp:coreProperties>
</file>